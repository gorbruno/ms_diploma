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62BD" w14:textId="77777777" w:rsidR="008547ED" w:rsidRPr="000B656B" w:rsidRDefault="008547ED" w:rsidP="004877F9">
      <w:pPr>
        <w:pStyle w:val="NoSpacing"/>
        <w:spacing w:line="360" w:lineRule="auto"/>
        <w:jc w:val="center"/>
        <w:rPr>
          <w:rFonts w:cs="Times New Roman"/>
        </w:rPr>
      </w:pPr>
      <w:r w:rsidRPr="000B656B">
        <w:rPr>
          <w:rFonts w:cs="Times New Roman"/>
        </w:rPr>
        <w:t>МИНИСТЕРСТВО НАУКИ И ВЫСШЕГО ОБРАЗОВАНИЯ РОССИЙСКОЙ ФЕДЕРАЦИИ</w:t>
      </w:r>
    </w:p>
    <w:p w14:paraId="7D27F061" w14:textId="77777777" w:rsidR="008547ED" w:rsidRPr="000B656B" w:rsidRDefault="008547ED" w:rsidP="004877F9">
      <w:pPr>
        <w:pStyle w:val="NoSpacing"/>
        <w:spacing w:line="360" w:lineRule="auto"/>
        <w:jc w:val="center"/>
        <w:rPr>
          <w:rFonts w:cs="Times New Roman"/>
        </w:rPr>
      </w:pPr>
      <w:r w:rsidRPr="000B656B">
        <w:rPr>
          <w:rFonts w:cs="Times New Roman"/>
        </w:rPr>
        <w:t>ФЕДЕРАЛЬНОЕ ГОСУДАРСТВЕННОЕ АВТОНОМНОЕ ОБРАЗОВАТЕЛЬНОЕУЧРЕЖДЕНИЕ ВЫСШЕГО ОБРАЗОВАНИЯ</w:t>
      </w:r>
    </w:p>
    <w:p w14:paraId="003DC5E2" w14:textId="77777777" w:rsidR="008547ED" w:rsidRPr="000B656B" w:rsidRDefault="008547ED" w:rsidP="004877F9">
      <w:pPr>
        <w:pStyle w:val="NoSpacing"/>
        <w:spacing w:line="360" w:lineRule="auto"/>
        <w:jc w:val="center"/>
        <w:rPr>
          <w:rFonts w:cs="Times New Roman"/>
        </w:rPr>
      </w:pPr>
      <w:r w:rsidRPr="000B656B">
        <w:rPr>
          <w:rFonts w:cs="Times New Roman"/>
        </w:rPr>
        <w:t>«НОВОСИБИРСКИЙ НАЦИОНАЛЬНЫЙ ИССЛЕДОВАТЕЛЬСКИЙ ГОСУДАРСТВЕННЫЙ УНИВЕРСИТЕТ» (НОВОСИБИРСКИЙ ГОСУДАРСТВЕННЫЙ УНИВЕРСИТЕТ, НГУ)</w:t>
      </w:r>
    </w:p>
    <w:p w14:paraId="5CDD2054" w14:textId="77777777" w:rsidR="008547ED" w:rsidRPr="000B656B" w:rsidRDefault="008547ED" w:rsidP="004877F9">
      <w:pPr>
        <w:pStyle w:val="NoSpacing"/>
        <w:spacing w:line="360" w:lineRule="auto"/>
        <w:rPr>
          <w:rFonts w:cs="Times New Roman"/>
        </w:rPr>
      </w:pPr>
    </w:p>
    <w:p w14:paraId="2A2E1D52" w14:textId="77777777" w:rsidR="008547ED" w:rsidRPr="000B656B" w:rsidRDefault="008547ED" w:rsidP="004877F9">
      <w:pPr>
        <w:jc w:val="center"/>
        <w:rPr>
          <w:rFonts w:cs="Times New Roman"/>
          <w:lang w:val="ru-RU"/>
        </w:rPr>
      </w:pPr>
      <w:r w:rsidRPr="000B656B">
        <w:rPr>
          <w:rFonts w:cs="Times New Roman"/>
          <w:lang w:val="ru-RU"/>
        </w:rPr>
        <w:t>Факультет Естественных наук</w:t>
      </w:r>
    </w:p>
    <w:p w14:paraId="46279CBE" w14:textId="6A85A24A" w:rsidR="008547ED" w:rsidRPr="000B656B" w:rsidRDefault="008547ED" w:rsidP="004877F9">
      <w:pPr>
        <w:spacing w:after="480"/>
        <w:jc w:val="center"/>
        <w:rPr>
          <w:rFonts w:cs="Times New Roman"/>
          <w:lang w:val="ru-RU"/>
        </w:rPr>
      </w:pPr>
      <w:r w:rsidRPr="000B656B">
        <w:rPr>
          <w:rFonts w:cs="Times New Roman"/>
          <w:lang w:val="ru-RU"/>
        </w:rPr>
        <w:t>Кафедра информационной биологии</w:t>
      </w:r>
    </w:p>
    <w:p w14:paraId="78B50993" w14:textId="5D97FA26" w:rsidR="008547ED" w:rsidRPr="000B656B" w:rsidRDefault="008547ED" w:rsidP="004877F9">
      <w:pPr>
        <w:spacing w:after="240"/>
        <w:jc w:val="center"/>
        <w:rPr>
          <w:rFonts w:cs="Times New Roman"/>
          <w:lang w:val="ru-RU"/>
        </w:rPr>
      </w:pPr>
      <w:r w:rsidRPr="000B656B">
        <w:rPr>
          <w:rFonts w:cs="Times New Roman"/>
          <w:lang w:val="ru-RU"/>
        </w:rPr>
        <w:t>06.04.01 Биология, магистратура</w:t>
      </w:r>
    </w:p>
    <w:p w14:paraId="543D4376" w14:textId="77777777" w:rsidR="008547ED" w:rsidRPr="000B656B" w:rsidRDefault="008547ED" w:rsidP="004877F9">
      <w:pPr>
        <w:spacing w:after="240"/>
        <w:jc w:val="center"/>
        <w:rPr>
          <w:rFonts w:cs="Times New Roman"/>
          <w:caps/>
          <w:lang w:val="ru-RU"/>
        </w:rPr>
      </w:pPr>
    </w:p>
    <w:p w14:paraId="5C9D8AC8" w14:textId="28276DDD" w:rsidR="008547ED" w:rsidRPr="000B656B" w:rsidRDefault="008547ED" w:rsidP="004877F9">
      <w:pPr>
        <w:spacing w:after="240"/>
        <w:jc w:val="center"/>
        <w:rPr>
          <w:rFonts w:cs="Times New Roman"/>
          <w:b/>
          <w:lang w:val="ru-RU"/>
        </w:rPr>
      </w:pPr>
      <w:r w:rsidRPr="000B656B">
        <w:rPr>
          <w:rFonts w:cs="Times New Roman"/>
          <w:b/>
          <w:lang w:val="ru-RU"/>
        </w:rPr>
        <w:t>КУРСОВАЯ РАБОТА МАГИСТРА</w:t>
      </w:r>
    </w:p>
    <w:p w14:paraId="22E203C8" w14:textId="77777777" w:rsidR="008547ED" w:rsidRPr="000B656B" w:rsidRDefault="008547ED" w:rsidP="004877F9">
      <w:pPr>
        <w:spacing w:after="0"/>
        <w:jc w:val="center"/>
        <w:rPr>
          <w:rFonts w:cs="Times New Roman"/>
          <w:lang w:val="ru-RU"/>
        </w:rPr>
      </w:pPr>
      <w:r w:rsidRPr="000B656B">
        <w:rPr>
          <w:rFonts w:cs="Times New Roman"/>
          <w:lang w:val="ru-RU"/>
        </w:rPr>
        <w:t>ГОРБУНОВА АЛЕКСЕЯ АЛЕКСАНДРОВИЧА</w:t>
      </w:r>
    </w:p>
    <w:p w14:paraId="53B7E36D" w14:textId="77777777" w:rsidR="008547ED" w:rsidRPr="000B656B" w:rsidRDefault="008547ED" w:rsidP="004877F9">
      <w:pPr>
        <w:autoSpaceDE w:val="0"/>
        <w:autoSpaceDN w:val="0"/>
        <w:adjustRightInd w:val="0"/>
        <w:spacing w:after="200"/>
        <w:ind w:firstLine="0"/>
        <w:rPr>
          <w:rFonts w:cs="Times New Roman"/>
          <w:lang w:val="ru-RU"/>
        </w:rPr>
      </w:pPr>
    </w:p>
    <w:p w14:paraId="25172372" w14:textId="437EF409" w:rsidR="008547ED" w:rsidRPr="00A33C4E" w:rsidRDefault="00A33C4E" w:rsidP="004877F9">
      <w:pPr>
        <w:spacing w:after="120"/>
        <w:ind w:firstLine="0"/>
        <w:jc w:val="center"/>
        <w:rPr>
          <w:rFonts w:cs="Times New Roman"/>
          <w:lang w:val="ru-RU"/>
        </w:rPr>
      </w:pPr>
      <w:bookmarkStart w:id="0" w:name="OLE_LINK1"/>
      <w:bookmarkStart w:id="1" w:name="OLE_LINK2"/>
      <w:r>
        <w:rPr>
          <w:rFonts w:cs="Times New Roman"/>
          <w:color w:val="000000" w:themeColor="text1"/>
          <w:lang w:val="ru-RU"/>
        </w:rPr>
        <w:t>Молекулярно-генетический состав В-хромосом малой вечерницы (</w:t>
      </w:r>
      <w:r>
        <w:rPr>
          <w:rFonts w:cs="Times New Roman"/>
          <w:i/>
          <w:iCs/>
          <w:color w:val="000000" w:themeColor="text1"/>
        </w:rPr>
        <w:t>Nyctalus</w:t>
      </w:r>
      <w:r w:rsidRPr="000368B4">
        <w:rPr>
          <w:rFonts w:cs="Times New Roman"/>
          <w:i/>
          <w:iCs/>
          <w:color w:val="000000" w:themeColor="text1"/>
          <w:lang w:val="ru-RU"/>
        </w:rPr>
        <w:t xml:space="preserve"> </w:t>
      </w:r>
      <w:r>
        <w:rPr>
          <w:rFonts w:cs="Times New Roman"/>
          <w:i/>
          <w:iCs/>
          <w:color w:val="000000" w:themeColor="text1"/>
        </w:rPr>
        <w:t>leisleri</w:t>
      </w:r>
      <w:r w:rsidRPr="000368B4">
        <w:rPr>
          <w:rFonts w:cs="Times New Roman"/>
          <w:i/>
          <w:iCs/>
          <w:color w:val="000000" w:themeColor="text1"/>
          <w:lang w:val="ru-RU"/>
        </w:rPr>
        <w:t xml:space="preserve">, </w:t>
      </w:r>
      <w:r w:rsidRPr="00A33C4E">
        <w:rPr>
          <w:rFonts w:cs="Times New Roman"/>
          <w:color w:val="000000" w:themeColor="text1"/>
        </w:rPr>
        <w:t>Vespertilionidae</w:t>
      </w:r>
      <w:r w:rsidRPr="000368B4">
        <w:rPr>
          <w:rFonts w:cs="Times New Roman"/>
          <w:color w:val="000000" w:themeColor="text1"/>
          <w:lang w:val="ru-RU"/>
        </w:rPr>
        <w:t xml:space="preserve">, </w:t>
      </w:r>
      <w:r>
        <w:rPr>
          <w:rFonts w:cs="Times New Roman"/>
          <w:color w:val="000000" w:themeColor="text1"/>
        </w:rPr>
        <w:t>Chirioptera</w:t>
      </w:r>
      <w:r>
        <w:rPr>
          <w:rFonts w:cs="Times New Roman"/>
          <w:color w:val="000000" w:themeColor="text1"/>
          <w:lang w:val="ru-RU"/>
        </w:rPr>
        <w:t>)</w:t>
      </w:r>
    </w:p>
    <w:bookmarkEnd w:id="0"/>
    <w:bookmarkEnd w:id="1"/>
    <w:p w14:paraId="36E7E37E" w14:textId="77777777" w:rsidR="008547ED" w:rsidRPr="000B656B" w:rsidRDefault="008547ED" w:rsidP="00796D54">
      <w:pPr>
        <w:spacing w:after="120"/>
        <w:ind w:firstLine="0"/>
        <w:rPr>
          <w:rFonts w:cs="Times New Roman"/>
          <w:lang w:val="ru-RU"/>
        </w:rPr>
      </w:pPr>
    </w:p>
    <w:p w14:paraId="790F3827" w14:textId="77777777" w:rsidR="008547ED" w:rsidRPr="000B656B" w:rsidRDefault="008547ED" w:rsidP="004877F9">
      <w:pPr>
        <w:spacing w:after="120"/>
        <w:rPr>
          <w:rFonts w:cs="Times New Roman"/>
          <w:lang w:val="ru-RU"/>
        </w:rPr>
      </w:pPr>
    </w:p>
    <w:p w14:paraId="4F9ECF0D" w14:textId="5B11BED9" w:rsidR="008547ED" w:rsidRPr="00796D54" w:rsidRDefault="008547ED" w:rsidP="001C5119">
      <w:pPr>
        <w:pStyle w:val="NoSpacing"/>
        <w:tabs>
          <w:tab w:val="clear" w:pos="6379"/>
          <w:tab w:val="left" w:pos="5812"/>
        </w:tabs>
        <w:spacing w:line="360" w:lineRule="auto"/>
        <w:rPr>
          <w:rFonts w:cs="Times New Roman"/>
          <w:b/>
          <w:bCs w:val="0"/>
        </w:rPr>
      </w:pPr>
      <w:r w:rsidRPr="000B656B">
        <w:rPr>
          <w:rFonts w:cs="Times New Roman"/>
          <w:b/>
          <w:bCs w:val="0"/>
        </w:rPr>
        <w:tab/>
        <w:t>Научный руководитель</w:t>
      </w:r>
    </w:p>
    <w:p w14:paraId="1A7A0FAD" w14:textId="69DFA395" w:rsidR="008547ED" w:rsidRPr="000B656B" w:rsidRDefault="008547ED" w:rsidP="001C5119">
      <w:pPr>
        <w:pStyle w:val="NoSpacing"/>
        <w:tabs>
          <w:tab w:val="clear" w:pos="6379"/>
          <w:tab w:val="left" w:pos="5812"/>
        </w:tabs>
        <w:spacing w:line="360" w:lineRule="auto"/>
        <w:rPr>
          <w:rFonts w:cs="Times New Roman"/>
        </w:rPr>
      </w:pPr>
      <w:r w:rsidRPr="000B656B">
        <w:rPr>
          <w:rFonts w:cs="Times New Roman"/>
        </w:rPr>
        <w:tab/>
      </w:r>
      <w:r w:rsidR="009B3678" w:rsidRPr="000B656B">
        <w:rPr>
          <w:rFonts w:cs="Times New Roman"/>
        </w:rPr>
        <w:t>д</w:t>
      </w:r>
      <w:r w:rsidRPr="000B656B">
        <w:rPr>
          <w:rFonts w:cs="Times New Roman"/>
        </w:rPr>
        <w:t>.</w:t>
      </w:r>
      <w:r w:rsidR="006A6EF2" w:rsidRPr="000B656B">
        <w:rPr>
          <w:rFonts w:cs="Times New Roman"/>
        </w:rPr>
        <w:t>б</w:t>
      </w:r>
      <w:r w:rsidRPr="000B656B">
        <w:rPr>
          <w:rFonts w:cs="Times New Roman"/>
        </w:rPr>
        <w:t xml:space="preserve">.н., </w:t>
      </w:r>
      <w:r w:rsidR="00A33C4E">
        <w:rPr>
          <w:rFonts w:cs="Times New Roman"/>
        </w:rPr>
        <w:t xml:space="preserve">зав. лаб. ЛРЭГ ИМКБ </w:t>
      </w:r>
      <w:r w:rsidR="00A33C4E" w:rsidRPr="00350953">
        <w:rPr>
          <w:rFonts w:cs="Times New Roman"/>
        </w:rPr>
        <w:t>СО</w:t>
      </w:r>
      <w:r w:rsidR="000358F0" w:rsidRPr="00350953">
        <w:rPr>
          <w:rFonts w:cs="Times New Roman"/>
        </w:rPr>
        <w:t xml:space="preserve"> </w:t>
      </w:r>
      <w:r w:rsidR="00A33C4E" w:rsidRPr="00350953">
        <w:rPr>
          <w:rFonts w:cs="Times New Roman"/>
        </w:rPr>
        <w:t>РАН</w:t>
      </w:r>
    </w:p>
    <w:p w14:paraId="57B80D2E" w14:textId="3F9DDAC6" w:rsidR="008547ED" w:rsidRPr="000B656B" w:rsidRDefault="008547ED" w:rsidP="001C5119">
      <w:pPr>
        <w:pStyle w:val="NoSpacing"/>
        <w:tabs>
          <w:tab w:val="clear" w:pos="6379"/>
          <w:tab w:val="left" w:pos="5812"/>
        </w:tabs>
        <w:spacing w:after="0" w:line="360" w:lineRule="auto"/>
        <w:rPr>
          <w:rFonts w:cs="Times New Roman"/>
        </w:rPr>
      </w:pPr>
      <w:r w:rsidRPr="000B656B">
        <w:rPr>
          <w:rFonts w:cs="Times New Roman"/>
        </w:rPr>
        <w:tab/>
      </w:r>
      <w:r w:rsidR="008A0CC0" w:rsidRPr="000B656B">
        <w:rPr>
          <w:rFonts w:cs="Times New Roman"/>
        </w:rPr>
        <w:t xml:space="preserve">Романенко </w:t>
      </w:r>
      <w:r w:rsidR="00A07D5B" w:rsidRPr="000B656B">
        <w:rPr>
          <w:rFonts w:cs="Times New Roman"/>
        </w:rPr>
        <w:t>С</w:t>
      </w:r>
      <w:r w:rsidRPr="000B656B">
        <w:rPr>
          <w:rFonts w:cs="Times New Roman"/>
        </w:rPr>
        <w:t>.</w:t>
      </w:r>
      <w:r w:rsidR="00A07D5B" w:rsidRPr="000B656B">
        <w:rPr>
          <w:rFonts w:cs="Times New Roman"/>
        </w:rPr>
        <w:t>А</w:t>
      </w:r>
      <w:r w:rsidRPr="000B656B">
        <w:rPr>
          <w:rFonts w:cs="Times New Roman"/>
        </w:rPr>
        <w:t>./………...</w:t>
      </w:r>
    </w:p>
    <w:p w14:paraId="4ADE736E" w14:textId="01A2544A" w:rsidR="008547ED" w:rsidRPr="000B656B" w:rsidRDefault="008547ED" w:rsidP="001C5119">
      <w:pPr>
        <w:pStyle w:val="NoSpacing"/>
        <w:tabs>
          <w:tab w:val="clear" w:pos="6379"/>
          <w:tab w:val="left" w:pos="5812"/>
        </w:tabs>
        <w:spacing w:line="360" w:lineRule="auto"/>
        <w:rPr>
          <w:rFonts w:cs="Times New Roman"/>
          <w:sz w:val="18"/>
          <w:szCs w:val="18"/>
        </w:rPr>
      </w:pPr>
      <w:r w:rsidRPr="000B656B">
        <w:rPr>
          <w:rFonts w:cs="Times New Roman"/>
          <w:sz w:val="18"/>
          <w:szCs w:val="18"/>
        </w:rPr>
        <w:tab/>
        <w:t>(фамилия, И. О.) / (подпись)</w:t>
      </w:r>
    </w:p>
    <w:p w14:paraId="343A8C1A" w14:textId="451D9105" w:rsidR="003B5E62" w:rsidRPr="003B5E62" w:rsidRDefault="008547ED" w:rsidP="001C5119">
      <w:pPr>
        <w:pStyle w:val="NoSpacing"/>
        <w:tabs>
          <w:tab w:val="clear" w:pos="6379"/>
          <w:tab w:val="left" w:pos="5812"/>
        </w:tabs>
        <w:spacing w:line="360" w:lineRule="auto"/>
        <w:rPr>
          <w:rFonts w:cs="Times New Roman"/>
        </w:rPr>
      </w:pPr>
      <w:r w:rsidRPr="000B656B">
        <w:rPr>
          <w:rFonts w:cs="Times New Roman"/>
        </w:rPr>
        <w:tab/>
        <w:t xml:space="preserve">«……» ……………… </w:t>
      </w:r>
    </w:p>
    <w:p w14:paraId="3BDEC59D" w14:textId="1E0C7525" w:rsidR="008547ED" w:rsidRPr="000B656B" w:rsidRDefault="008547ED" w:rsidP="004877F9">
      <w:pPr>
        <w:ind w:firstLine="0"/>
        <w:jc w:val="center"/>
        <w:rPr>
          <w:rFonts w:cs="Times New Roman"/>
          <w:lang w:val="ru-RU"/>
        </w:rPr>
      </w:pPr>
      <w:r w:rsidRPr="000B656B">
        <w:rPr>
          <w:rFonts w:cs="Times New Roman"/>
          <w:lang w:val="ru-RU"/>
        </w:rPr>
        <w:t>Новосибирск, 202</w:t>
      </w:r>
      <w:r w:rsidR="00793BCE" w:rsidRPr="000B656B">
        <w:rPr>
          <w:rFonts w:cs="Times New Roman"/>
          <w:lang w:val="ru-RU"/>
        </w:rPr>
        <w:t>5</w:t>
      </w:r>
      <w:r w:rsidRPr="000B656B">
        <w:rPr>
          <w:rFonts w:cs="Times New Roman"/>
          <w:lang w:val="ru-RU"/>
        </w:rPr>
        <w:br w:type="page"/>
      </w:r>
    </w:p>
    <w:sdt>
      <w:sdtPr>
        <w:rPr>
          <w:rFonts w:cs="Times New Roman"/>
          <w:b/>
          <w:bCs/>
          <w:i/>
          <w:iCs/>
        </w:rPr>
        <w:id w:val="1108161981"/>
        <w:docPartObj>
          <w:docPartGallery w:val="Table of Contents"/>
          <w:docPartUnique/>
        </w:docPartObj>
      </w:sdtPr>
      <w:sdtEndPr>
        <w:rPr>
          <w:i w:val="0"/>
          <w:iCs w:val="0"/>
          <w:noProof/>
        </w:rPr>
      </w:sdtEndPr>
      <w:sdtContent>
        <w:commentRangeStart w:id="2" w:displacedByCustomXml="prev"/>
        <w:commentRangeStart w:id="3" w:displacedByCustomXml="prev"/>
        <w:commentRangeStart w:id="4" w:displacedByCustomXml="prev"/>
        <w:p w14:paraId="00FAB0F6" w14:textId="66049E43" w:rsidR="00A136E0" w:rsidRPr="00116066" w:rsidRDefault="00A136E0" w:rsidP="004877F9">
          <w:pPr>
            <w:jc w:val="center"/>
            <w:rPr>
              <w:rFonts w:cs="Times New Roman"/>
              <w:b/>
              <w:bCs/>
              <w:i/>
              <w:iCs/>
              <w:lang w:val="ru-RU"/>
            </w:rPr>
          </w:pPr>
          <w:r w:rsidRPr="00116066">
            <w:rPr>
              <w:rFonts w:cs="Times New Roman"/>
              <w:b/>
              <w:bCs/>
              <w:i/>
              <w:iCs/>
              <w:lang w:val="ru-RU"/>
            </w:rPr>
            <w:t>С</w:t>
          </w:r>
          <w:commentRangeEnd w:id="4"/>
          <w:r w:rsidR="009843AF" w:rsidRPr="00116066">
            <w:rPr>
              <w:rStyle w:val="CommentReference"/>
              <w:rFonts w:cs="Times New Roman"/>
              <w:b/>
              <w:bCs/>
              <w:i/>
              <w:iCs/>
              <w:sz w:val="24"/>
              <w:szCs w:val="24"/>
              <w:lang w:val="ru-RU"/>
            </w:rPr>
            <w:commentReference w:id="4"/>
          </w:r>
          <w:commentRangeEnd w:id="3"/>
          <w:r w:rsidR="00726F87" w:rsidRPr="00116066">
            <w:rPr>
              <w:rStyle w:val="CommentReference"/>
              <w:rFonts w:cs="Times New Roman"/>
              <w:b/>
              <w:bCs/>
              <w:i/>
              <w:iCs/>
              <w:sz w:val="24"/>
              <w:szCs w:val="24"/>
              <w:lang w:val="ru-RU"/>
            </w:rPr>
            <w:commentReference w:id="3"/>
          </w:r>
          <w:commentRangeEnd w:id="2"/>
          <w:r w:rsidR="00051A4D" w:rsidRPr="00116066">
            <w:rPr>
              <w:rStyle w:val="CommentReference"/>
              <w:rFonts w:cs="Times New Roman"/>
              <w:b/>
              <w:bCs/>
              <w:i/>
              <w:iCs/>
              <w:sz w:val="24"/>
              <w:szCs w:val="24"/>
              <w:lang w:val="ru-RU"/>
            </w:rPr>
            <w:commentReference w:id="2"/>
          </w:r>
          <w:r w:rsidRPr="00116066">
            <w:rPr>
              <w:rFonts w:cs="Times New Roman"/>
              <w:b/>
              <w:bCs/>
              <w:i/>
              <w:iCs/>
              <w:lang w:val="ru-RU"/>
            </w:rPr>
            <w:t>одержание</w:t>
          </w:r>
        </w:p>
        <w:p w14:paraId="67DD1C55" w14:textId="1347538C" w:rsidR="00A5304C" w:rsidRPr="00116066" w:rsidRDefault="00A136E0">
          <w:pPr>
            <w:pStyle w:val="TOC1"/>
            <w:tabs>
              <w:tab w:val="right" w:leader="dot" w:pos="9350"/>
            </w:tabs>
            <w:rPr>
              <w:rFonts w:ascii="Times New Roman" w:eastAsiaTheme="minorEastAsia" w:hAnsi="Times New Roman" w:cs="Times New Roman"/>
              <w:b w:val="0"/>
              <w:bCs w:val="0"/>
              <w:i w:val="0"/>
              <w:iCs w:val="0"/>
              <w:noProof/>
            </w:rPr>
          </w:pPr>
          <w:r w:rsidRPr="00116066">
            <w:rPr>
              <w:rFonts w:ascii="Times New Roman" w:hAnsi="Times New Roman" w:cs="Times New Roman"/>
              <w:b w:val="0"/>
              <w:bCs w:val="0"/>
              <w:caps/>
              <w:sz w:val="20"/>
              <w:szCs w:val="20"/>
            </w:rPr>
            <w:fldChar w:fldCharType="begin"/>
          </w:r>
          <w:r w:rsidRPr="00116066">
            <w:rPr>
              <w:rFonts w:ascii="Times New Roman" w:hAnsi="Times New Roman" w:cs="Times New Roman"/>
              <w:b w:val="0"/>
              <w:bCs w:val="0"/>
              <w:caps/>
              <w:sz w:val="20"/>
              <w:szCs w:val="20"/>
            </w:rPr>
            <w:instrText xml:space="preserve"> TOC \o "1-3" \h \z \u </w:instrText>
          </w:r>
          <w:r w:rsidRPr="00116066">
            <w:rPr>
              <w:rFonts w:ascii="Times New Roman" w:hAnsi="Times New Roman" w:cs="Times New Roman"/>
              <w:b w:val="0"/>
              <w:bCs w:val="0"/>
              <w:caps/>
              <w:sz w:val="20"/>
              <w:szCs w:val="20"/>
            </w:rPr>
            <w:fldChar w:fldCharType="separate"/>
          </w:r>
          <w:hyperlink w:anchor="_Toc217408978" w:history="1">
            <w:r w:rsidR="00A5304C" w:rsidRPr="00116066">
              <w:rPr>
                <w:rStyle w:val="Hyperlink"/>
                <w:rFonts w:ascii="Times New Roman" w:hAnsi="Times New Roman" w:cs="Times New Roman"/>
                <w:noProof/>
              </w:rPr>
              <w:t>Список сокращений</w:t>
            </w:r>
            <w:r w:rsidR="00A5304C" w:rsidRPr="00116066">
              <w:rPr>
                <w:rFonts w:ascii="Times New Roman" w:hAnsi="Times New Roman" w:cs="Times New Roman"/>
                <w:noProof/>
                <w:webHidden/>
              </w:rPr>
              <w:tab/>
            </w:r>
            <w:r w:rsidR="00A5304C" w:rsidRPr="00116066">
              <w:rPr>
                <w:rFonts w:ascii="Times New Roman" w:hAnsi="Times New Roman" w:cs="Times New Roman"/>
                <w:noProof/>
                <w:webHidden/>
              </w:rPr>
              <w:fldChar w:fldCharType="begin"/>
            </w:r>
            <w:r w:rsidR="00A5304C" w:rsidRPr="00116066">
              <w:rPr>
                <w:rFonts w:ascii="Times New Roman" w:hAnsi="Times New Roman" w:cs="Times New Roman"/>
                <w:noProof/>
                <w:webHidden/>
              </w:rPr>
              <w:instrText xml:space="preserve"> PAGEREF _Toc217408978 \h </w:instrText>
            </w:r>
            <w:r w:rsidR="00A5304C" w:rsidRPr="00116066">
              <w:rPr>
                <w:rFonts w:ascii="Times New Roman" w:hAnsi="Times New Roman" w:cs="Times New Roman"/>
                <w:noProof/>
                <w:webHidden/>
              </w:rPr>
            </w:r>
            <w:r w:rsidR="00A5304C" w:rsidRPr="00116066">
              <w:rPr>
                <w:rFonts w:ascii="Times New Roman" w:hAnsi="Times New Roman" w:cs="Times New Roman"/>
                <w:noProof/>
                <w:webHidden/>
              </w:rPr>
              <w:fldChar w:fldCharType="separate"/>
            </w:r>
            <w:r w:rsidR="00A5304C" w:rsidRPr="00116066">
              <w:rPr>
                <w:rFonts w:ascii="Times New Roman" w:hAnsi="Times New Roman" w:cs="Times New Roman"/>
                <w:noProof/>
                <w:webHidden/>
              </w:rPr>
              <w:t>4</w:t>
            </w:r>
            <w:r w:rsidR="00A5304C" w:rsidRPr="00116066">
              <w:rPr>
                <w:rFonts w:ascii="Times New Roman" w:hAnsi="Times New Roman" w:cs="Times New Roman"/>
                <w:noProof/>
                <w:webHidden/>
              </w:rPr>
              <w:fldChar w:fldCharType="end"/>
            </w:r>
          </w:hyperlink>
        </w:p>
        <w:p w14:paraId="2894E650" w14:textId="30FF087E" w:rsidR="00A5304C" w:rsidRPr="00116066" w:rsidRDefault="00A5304C">
          <w:pPr>
            <w:pStyle w:val="TOC1"/>
            <w:tabs>
              <w:tab w:val="left" w:pos="1200"/>
              <w:tab w:val="right" w:leader="dot" w:pos="9350"/>
            </w:tabs>
            <w:rPr>
              <w:rFonts w:ascii="Times New Roman" w:eastAsiaTheme="minorEastAsia" w:hAnsi="Times New Roman" w:cs="Times New Roman"/>
              <w:b w:val="0"/>
              <w:bCs w:val="0"/>
              <w:i w:val="0"/>
              <w:iCs w:val="0"/>
              <w:noProof/>
            </w:rPr>
          </w:pPr>
          <w:hyperlink w:anchor="_Toc217408979" w:history="1">
            <w:r w:rsidRPr="00116066">
              <w:rPr>
                <w:rStyle w:val="Hyperlink"/>
                <w:rFonts w:ascii="Times New Roman" w:hAnsi="Times New Roman" w:cs="Times New Roman"/>
                <w:noProof/>
              </w:rPr>
              <w:t>1.</w:t>
            </w:r>
            <w:r w:rsidRPr="00116066">
              <w:rPr>
                <w:rFonts w:ascii="Times New Roman" w:eastAsiaTheme="minorEastAsia" w:hAnsi="Times New Roman" w:cs="Times New Roman"/>
                <w:b w:val="0"/>
                <w:bCs w:val="0"/>
                <w:i w:val="0"/>
                <w:iCs w:val="0"/>
                <w:noProof/>
              </w:rPr>
              <w:tab/>
            </w:r>
            <w:r w:rsidRPr="00116066">
              <w:rPr>
                <w:rStyle w:val="Hyperlink"/>
                <w:rFonts w:ascii="Times New Roman" w:hAnsi="Times New Roman" w:cs="Times New Roman"/>
                <w:noProof/>
              </w:rPr>
              <w:t>ВВЕДЕНИЕ</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_Toc217408979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5</w:t>
            </w:r>
            <w:r w:rsidRPr="00116066">
              <w:rPr>
                <w:rFonts w:ascii="Times New Roman" w:hAnsi="Times New Roman" w:cs="Times New Roman"/>
                <w:noProof/>
                <w:webHidden/>
              </w:rPr>
              <w:fldChar w:fldCharType="end"/>
            </w:r>
          </w:hyperlink>
        </w:p>
        <w:p w14:paraId="73544115" w14:textId="64DBDC68" w:rsidR="00A5304C" w:rsidRPr="00116066" w:rsidRDefault="00A5304C">
          <w:pPr>
            <w:pStyle w:val="TOC1"/>
            <w:tabs>
              <w:tab w:val="left" w:pos="1200"/>
              <w:tab w:val="right" w:leader="dot" w:pos="9350"/>
            </w:tabs>
            <w:rPr>
              <w:rFonts w:ascii="Times New Roman" w:eastAsiaTheme="minorEastAsia" w:hAnsi="Times New Roman" w:cs="Times New Roman"/>
              <w:b w:val="0"/>
              <w:bCs w:val="0"/>
              <w:i w:val="0"/>
              <w:iCs w:val="0"/>
              <w:noProof/>
            </w:rPr>
          </w:pPr>
          <w:hyperlink w:anchor="_Toc217408980" w:history="1">
            <w:r w:rsidRPr="00116066">
              <w:rPr>
                <w:rStyle w:val="Hyperlink"/>
                <w:rFonts w:ascii="Times New Roman" w:hAnsi="Times New Roman" w:cs="Times New Roman"/>
                <w:noProof/>
              </w:rPr>
              <w:t>2.</w:t>
            </w:r>
            <w:r w:rsidRPr="00116066">
              <w:rPr>
                <w:rFonts w:ascii="Times New Roman" w:eastAsiaTheme="minorEastAsia" w:hAnsi="Times New Roman" w:cs="Times New Roman"/>
                <w:b w:val="0"/>
                <w:bCs w:val="0"/>
                <w:i w:val="0"/>
                <w:iCs w:val="0"/>
                <w:noProof/>
              </w:rPr>
              <w:tab/>
            </w:r>
            <w:r w:rsidRPr="00116066">
              <w:rPr>
                <w:rStyle w:val="Hyperlink"/>
                <w:rFonts w:ascii="Times New Roman" w:hAnsi="Times New Roman" w:cs="Times New Roman"/>
                <w:noProof/>
              </w:rPr>
              <w:t>ОБЗОР ЛИТЕРАТУРЫ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_Toc217408980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7</w:t>
            </w:r>
            <w:r w:rsidRPr="00116066">
              <w:rPr>
                <w:rFonts w:ascii="Times New Roman" w:hAnsi="Times New Roman" w:cs="Times New Roman"/>
                <w:noProof/>
                <w:webHidden/>
              </w:rPr>
              <w:fldChar w:fldCharType="end"/>
            </w:r>
          </w:hyperlink>
        </w:p>
        <w:p w14:paraId="0251C169" w14:textId="574E82C5"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8981" w:history="1">
            <w:r w:rsidRPr="00116066">
              <w:rPr>
                <w:rStyle w:val="Hyperlink"/>
                <w:rFonts w:ascii="Times New Roman" w:hAnsi="Times New Roman" w:cs="Times New Roman"/>
                <w:noProof/>
              </w:rPr>
              <w:t>2.1.</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Эгоистичные генетические элементы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_Toc217408981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7</w:t>
            </w:r>
            <w:r w:rsidRPr="00116066">
              <w:rPr>
                <w:rFonts w:ascii="Times New Roman" w:hAnsi="Times New Roman" w:cs="Times New Roman"/>
                <w:noProof/>
                <w:webHidden/>
              </w:rPr>
              <w:fldChar w:fldCharType="end"/>
            </w:r>
          </w:hyperlink>
        </w:p>
        <w:p w14:paraId="15759983" w14:textId="48778B91"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82" w:history="1">
            <w:r w:rsidRPr="00116066">
              <w:rPr>
                <w:rStyle w:val="Hyperlink"/>
                <w:rFonts w:ascii="Times New Roman" w:hAnsi="Times New Roman" w:cs="Times New Roman"/>
                <w:noProof/>
              </w:rPr>
              <w:t>2.1.1.</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Транспонируемые элементы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_Toc217408982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8</w:t>
            </w:r>
            <w:r w:rsidRPr="00116066">
              <w:rPr>
                <w:rFonts w:ascii="Times New Roman" w:hAnsi="Times New Roman" w:cs="Times New Roman"/>
                <w:noProof/>
                <w:webHidden/>
              </w:rPr>
              <w:fldChar w:fldCharType="end"/>
            </w:r>
          </w:hyperlink>
        </w:p>
        <w:p w14:paraId="5B8EEB31" w14:textId="7756E746"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83" w:history="1">
            <w:r w:rsidRPr="00116066">
              <w:rPr>
                <w:rStyle w:val="Hyperlink"/>
                <w:rFonts w:ascii="Times New Roman" w:hAnsi="Times New Roman" w:cs="Times New Roman"/>
                <w:noProof/>
              </w:rPr>
              <w:t>2.1.2.</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Мейотические драйверы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_Toc217408983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8</w:t>
            </w:r>
            <w:r w:rsidRPr="00116066">
              <w:rPr>
                <w:rFonts w:ascii="Times New Roman" w:hAnsi="Times New Roman" w:cs="Times New Roman"/>
                <w:noProof/>
                <w:webHidden/>
              </w:rPr>
              <w:fldChar w:fldCharType="end"/>
            </w:r>
          </w:hyperlink>
        </w:p>
        <w:p w14:paraId="14E194EA" w14:textId="23A024FF"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8984" w:history="1">
            <w:r w:rsidRPr="00116066">
              <w:rPr>
                <w:rStyle w:val="Hyperlink"/>
                <w:rFonts w:ascii="Times New Roman" w:hAnsi="Times New Roman" w:cs="Times New Roman"/>
                <w:noProof/>
              </w:rPr>
              <w:t>2.2.</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B-хромосомы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_Toc217408984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9</w:t>
            </w:r>
            <w:r w:rsidRPr="00116066">
              <w:rPr>
                <w:rFonts w:ascii="Times New Roman" w:hAnsi="Times New Roman" w:cs="Times New Roman"/>
                <w:noProof/>
                <w:webHidden/>
              </w:rPr>
              <w:fldChar w:fldCharType="end"/>
            </w:r>
          </w:hyperlink>
        </w:p>
        <w:p w14:paraId="2D1A8DE1" w14:textId="1F5699C3"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85" w:history="1">
            <w:r w:rsidRPr="00116066">
              <w:rPr>
                <w:rStyle w:val="Hyperlink"/>
                <w:rFonts w:ascii="Times New Roman" w:hAnsi="Times New Roman" w:cs="Times New Roman"/>
                <w:noProof/>
              </w:rPr>
              <w:t>2.2.1.</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Происхождение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_Toc217408985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9</w:t>
            </w:r>
            <w:r w:rsidRPr="00116066">
              <w:rPr>
                <w:rFonts w:ascii="Times New Roman" w:hAnsi="Times New Roman" w:cs="Times New Roman"/>
                <w:noProof/>
                <w:webHidden/>
              </w:rPr>
              <w:fldChar w:fldCharType="end"/>
            </w:r>
          </w:hyperlink>
        </w:p>
        <w:p w14:paraId="6EC1C568" w14:textId="67B2BF87"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86" w:history="1">
            <w:r w:rsidRPr="00116066">
              <w:rPr>
                <w:rStyle w:val="Hyperlink"/>
                <w:rFonts w:ascii="Times New Roman" w:hAnsi="Times New Roman" w:cs="Times New Roman"/>
                <w:noProof/>
              </w:rPr>
              <w:t>2.2.2.</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Молекулярная эволюция и структурные особенности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_Toc217408986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10</w:t>
            </w:r>
            <w:r w:rsidRPr="00116066">
              <w:rPr>
                <w:rFonts w:ascii="Times New Roman" w:hAnsi="Times New Roman" w:cs="Times New Roman"/>
                <w:noProof/>
                <w:webHidden/>
              </w:rPr>
              <w:fldChar w:fldCharType="end"/>
            </w:r>
          </w:hyperlink>
        </w:p>
        <w:p w14:paraId="1ABF0A5D" w14:textId="48318977"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87" w:history="1">
            <w:r w:rsidRPr="00116066">
              <w:rPr>
                <w:rStyle w:val="Hyperlink"/>
                <w:rFonts w:ascii="Times New Roman" w:hAnsi="Times New Roman" w:cs="Times New Roman"/>
                <w:noProof/>
              </w:rPr>
              <w:t>2.2.3.</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Динамика и эволюционные модели существования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_Toc217408987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10</w:t>
            </w:r>
            <w:r w:rsidRPr="00116066">
              <w:rPr>
                <w:rFonts w:ascii="Times New Roman" w:hAnsi="Times New Roman" w:cs="Times New Roman"/>
                <w:noProof/>
                <w:webHidden/>
              </w:rPr>
              <w:fldChar w:fldCharType="end"/>
            </w:r>
          </w:hyperlink>
        </w:p>
        <w:p w14:paraId="2DFD54B3" w14:textId="79BA5968"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88" w:history="1">
            <w:r w:rsidRPr="00116066">
              <w:rPr>
                <w:rStyle w:val="Hyperlink"/>
                <w:rFonts w:ascii="Times New Roman" w:hAnsi="Times New Roman" w:cs="Times New Roman"/>
                <w:noProof/>
              </w:rPr>
              <w:t>2.2.4.</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B-хромосомы в популяции млекопитающих</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_Toc217408988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11</w:t>
            </w:r>
            <w:r w:rsidRPr="00116066">
              <w:rPr>
                <w:rFonts w:ascii="Times New Roman" w:hAnsi="Times New Roman" w:cs="Times New Roman"/>
                <w:noProof/>
                <w:webHidden/>
              </w:rPr>
              <w:fldChar w:fldCharType="end"/>
            </w:r>
          </w:hyperlink>
        </w:p>
        <w:p w14:paraId="6AA7125E" w14:textId="424CE4FC"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8989" w:history="1">
            <w:r w:rsidRPr="00116066">
              <w:rPr>
                <w:rStyle w:val="Hyperlink"/>
                <w:rFonts w:ascii="Times New Roman" w:hAnsi="Times New Roman" w:cs="Times New Roman"/>
                <w:noProof/>
              </w:rPr>
              <w:t>2.3.</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B-хромосомы рукокрылых</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_Toc217408989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12</w:t>
            </w:r>
            <w:r w:rsidRPr="00116066">
              <w:rPr>
                <w:rFonts w:ascii="Times New Roman" w:hAnsi="Times New Roman" w:cs="Times New Roman"/>
                <w:noProof/>
                <w:webHidden/>
              </w:rPr>
              <w:fldChar w:fldCharType="end"/>
            </w:r>
          </w:hyperlink>
        </w:p>
        <w:p w14:paraId="26789AF5" w14:textId="6D99BEFB"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0" w:history="1">
            <w:r w:rsidRPr="00116066">
              <w:rPr>
                <w:rStyle w:val="Hyperlink"/>
                <w:rFonts w:ascii="Times New Roman" w:hAnsi="Times New Roman" w:cs="Times New Roman"/>
                <w:noProof/>
              </w:rPr>
              <w:t>2.3.1.</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Краткая характеристика рукокрылых</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_Toc217408990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12</w:t>
            </w:r>
            <w:r w:rsidRPr="00116066">
              <w:rPr>
                <w:rFonts w:ascii="Times New Roman" w:hAnsi="Times New Roman" w:cs="Times New Roman"/>
                <w:noProof/>
                <w:webHidden/>
              </w:rPr>
              <w:fldChar w:fldCharType="end"/>
            </w:r>
          </w:hyperlink>
        </w:p>
        <w:p w14:paraId="7BDD77AD" w14:textId="4E61BA63"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1" w:history="1">
            <w:r w:rsidRPr="00116066">
              <w:rPr>
                <w:rStyle w:val="Hyperlink"/>
                <w:rFonts w:ascii="Times New Roman" w:hAnsi="Times New Roman" w:cs="Times New Roman"/>
                <w:noProof/>
              </w:rPr>
              <w:t>2.3.2.</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Гипотеза редукции генома</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_Toc217408991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13</w:t>
            </w:r>
            <w:r w:rsidRPr="00116066">
              <w:rPr>
                <w:rFonts w:ascii="Times New Roman" w:hAnsi="Times New Roman" w:cs="Times New Roman"/>
                <w:noProof/>
                <w:webHidden/>
              </w:rPr>
              <w:fldChar w:fldCharType="end"/>
            </w:r>
          </w:hyperlink>
        </w:p>
        <w:p w14:paraId="7A451D68" w14:textId="082A2309"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2" w:history="1">
            <w:r w:rsidRPr="00116066">
              <w:rPr>
                <w:rStyle w:val="Hyperlink"/>
                <w:rFonts w:ascii="Times New Roman" w:hAnsi="Times New Roman" w:cs="Times New Roman"/>
                <w:noProof/>
              </w:rPr>
              <w:t>2.3.3.</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B-хромосомы Nyctalus leisleri</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_Toc217408992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13</w:t>
            </w:r>
            <w:r w:rsidRPr="00116066">
              <w:rPr>
                <w:rFonts w:ascii="Times New Roman" w:hAnsi="Times New Roman" w:cs="Times New Roman"/>
                <w:noProof/>
                <w:webHidden/>
              </w:rPr>
              <w:fldChar w:fldCharType="end"/>
            </w:r>
          </w:hyperlink>
        </w:p>
        <w:p w14:paraId="48861ED5" w14:textId="289ED50D"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8993" w:history="1">
            <w:r w:rsidRPr="00116066">
              <w:rPr>
                <w:rStyle w:val="Hyperlink"/>
                <w:rFonts w:ascii="Times New Roman" w:hAnsi="Times New Roman" w:cs="Times New Roman"/>
                <w:noProof/>
              </w:rPr>
              <w:t>2.4.</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Методы изучения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_Toc217408993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14</w:t>
            </w:r>
            <w:r w:rsidRPr="00116066">
              <w:rPr>
                <w:rFonts w:ascii="Times New Roman" w:hAnsi="Times New Roman" w:cs="Times New Roman"/>
                <w:noProof/>
                <w:webHidden/>
              </w:rPr>
              <w:fldChar w:fldCharType="end"/>
            </w:r>
          </w:hyperlink>
        </w:p>
        <w:p w14:paraId="5C59BB8D" w14:textId="30235423"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4" w:history="1">
            <w:r w:rsidRPr="00116066">
              <w:rPr>
                <w:rStyle w:val="Hyperlink"/>
                <w:rFonts w:ascii="Times New Roman" w:hAnsi="Times New Roman" w:cs="Times New Roman"/>
                <w:noProof/>
              </w:rPr>
              <w:t>2.4.1.</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Цитогенетические методы изучения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_Toc217408994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14</w:t>
            </w:r>
            <w:r w:rsidRPr="00116066">
              <w:rPr>
                <w:rFonts w:ascii="Times New Roman" w:hAnsi="Times New Roman" w:cs="Times New Roman"/>
                <w:noProof/>
                <w:webHidden/>
              </w:rPr>
              <w:fldChar w:fldCharType="end"/>
            </w:r>
          </w:hyperlink>
        </w:p>
        <w:p w14:paraId="797CF8D2" w14:textId="2DD4BBF3"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5" w:history="1">
            <w:r w:rsidRPr="00116066">
              <w:rPr>
                <w:rStyle w:val="Hyperlink"/>
                <w:rFonts w:ascii="Times New Roman" w:hAnsi="Times New Roman" w:cs="Times New Roman"/>
                <w:noProof/>
              </w:rPr>
              <w:t>2.4.2.</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Микродиссекция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_Toc217408995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15</w:t>
            </w:r>
            <w:r w:rsidRPr="00116066">
              <w:rPr>
                <w:rFonts w:ascii="Times New Roman" w:hAnsi="Times New Roman" w:cs="Times New Roman"/>
                <w:noProof/>
                <w:webHidden/>
              </w:rPr>
              <w:fldChar w:fldCharType="end"/>
            </w:r>
          </w:hyperlink>
        </w:p>
        <w:p w14:paraId="4A628002" w14:textId="56DAC8F9"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6" w:history="1">
            <w:r w:rsidRPr="00116066">
              <w:rPr>
                <w:rStyle w:val="Hyperlink"/>
                <w:rFonts w:ascii="Times New Roman" w:hAnsi="Times New Roman" w:cs="Times New Roman"/>
                <w:noProof/>
              </w:rPr>
              <w:t>2.4.3.</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Проточная сортировка хромосом (flow-sorting)</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_Toc217408996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16</w:t>
            </w:r>
            <w:r w:rsidRPr="00116066">
              <w:rPr>
                <w:rFonts w:ascii="Times New Roman" w:hAnsi="Times New Roman" w:cs="Times New Roman"/>
                <w:noProof/>
                <w:webHidden/>
              </w:rPr>
              <w:fldChar w:fldCharType="end"/>
            </w:r>
          </w:hyperlink>
        </w:p>
        <w:p w14:paraId="3FD59FF9" w14:textId="5E1EFDBA"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7" w:history="1">
            <w:r w:rsidRPr="00116066">
              <w:rPr>
                <w:rStyle w:val="Hyperlink"/>
                <w:rFonts w:ascii="Times New Roman" w:hAnsi="Times New Roman" w:cs="Times New Roman"/>
                <w:noProof/>
              </w:rPr>
              <w:t>2.4.4.</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Секвенирование нового поколения (NGS) в исследованиях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_Toc217408997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16</w:t>
            </w:r>
            <w:r w:rsidRPr="00116066">
              <w:rPr>
                <w:rFonts w:ascii="Times New Roman" w:hAnsi="Times New Roman" w:cs="Times New Roman"/>
                <w:noProof/>
                <w:webHidden/>
              </w:rPr>
              <w:fldChar w:fldCharType="end"/>
            </w:r>
          </w:hyperlink>
        </w:p>
        <w:p w14:paraId="0166E5BC" w14:textId="12807985"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8998" w:history="1">
            <w:r w:rsidRPr="00116066">
              <w:rPr>
                <w:rStyle w:val="Hyperlink"/>
                <w:rFonts w:ascii="Times New Roman" w:hAnsi="Times New Roman" w:cs="Times New Roman"/>
                <w:noProof/>
              </w:rPr>
              <w:t>2.4.5.</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Биоинформатические методы анализа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_Toc217408998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17</w:t>
            </w:r>
            <w:r w:rsidRPr="00116066">
              <w:rPr>
                <w:rFonts w:ascii="Times New Roman" w:hAnsi="Times New Roman" w:cs="Times New Roman"/>
                <w:noProof/>
                <w:webHidden/>
              </w:rPr>
              <w:fldChar w:fldCharType="end"/>
            </w:r>
          </w:hyperlink>
        </w:p>
        <w:p w14:paraId="6387FB57" w14:textId="782D983D"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8999" w:history="1">
            <w:r w:rsidRPr="00116066">
              <w:rPr>
                <w:rStyle w:val="Hyperlink"/>
                <w:rFonts w:ascii="Times New Roman" w:hAnsi="Times New Roman" w:cs="Times New Roman"/>
                <w:noProof/>
              </w:rPr>
              <w:t>2.5.</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Резюме</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_Toc217408999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18</w:t>
            </w:r>
            <w:r w:rsidRPr="00116066">
              <w:rPr>
                <w:rFonts w:ascii="Times New Roman" w:hAnsi="Times New Roman" w:cs="Times New Roman"/>
                <w:noProof/>
                <w:webHidden/>
              </w:rPr>
              <w:fldChar w:fldCharType="end"/>
            </w:r>
          </w:hyperlink>
        </w:p>
        <w:p w14:paraId="72C23296" w14:textId="272EFCCB" w:rsidR="00A5304C" w:rsidRPr="00116066" w:rsidRDefault="00A5304C">
          <w:pPr>
            <w:pStyle w:val="TOC1"/>
            <w:tabs>
              <w:tab w:val="left" w:pos="1200"/>
              <w:tab w:val="right" w:leader="dot" w:pos="9350"/>
            </w:tabs>
            <w:rPr>
              <w:rFonts w:ascii="Times New Roman" w:eastAsiaTheme="minorEastAsia" w:hAnsi="Times New Roman" w:cs="Times New Roman"/>
              <w:b w:val="0"/>
              <w:bCs w:val="0"/>
              <w:i w:val="0"/>
              <w:iCs w:val="0"/>
              <w:noProof/>
            </w:rPr>
          </w:pPr>
          <w:hyperlink w:anchor="_Toc217409000" w:history="1">
            <w:r w:rsidRPr="00116066">
              <w:rPr>
                <w:rStyle w:val="Hyperlink"/>
                <w:rFonts w:ascii="Times New Roman" w:hAnsi="Times New Roman" w:cs="Times New Roman"/>
                <w:noProof/>
              </w:rPr>
              <w:t>3.</w:t>
            </w:r>
            <w:r w:rsidRPr="00116066">
              <w:rPr>
                <w:rFonts w:ascii="Times New Roman" w:eastAsiaTheme="minorEastAsia" w:hAnsi="Times New Roman" w:cs="Times New Roman"/>
                <w:b w:val="0"/>
                <w:bCs w:val="0"/>
                <w:i w:val="0"/>
                <w:iCs w:val="0"/>
                <w:noProof/>
              </w:rPr>
              <w:tab/>
            </w:r>
            <w:r w:rsidRPr="00116066">
              <w:rPr>
                <w:rStyle w:val="Hyperlink"/>
                <w:rFonts w:ascii="Times New Roman" w:hAnsi="Times New Roman" w:cs="Times New Roman"/>
                <w:noProof/>
              </w:rPr>
              <w:t>МАТЕРИАЛЫ И МЕТОДЫ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_Toc217409000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20</w:t>
            </w:r>
            <w:r w:rsidRPr="00116066">
              <w:rPr>
                <w:rFonts w:ascii="Times New Roman" w:hAnsi="Times New Roman" w:cs="Times New Roman"/>
                <w:noProof/>
                <w:webHidden/>
              </w:rPr>
              <w:fldChar w:fldCharType="end"/>
            </w:r>
          </w:hyperlink>
        </w:p>
        <w:p w14:paraId="1F1BA512" w14:textId="5D262361"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9001" w:history="1">
            <w:r w:rsidRPr="00116066">
              <w:rPr>
                <w:rStyle w:val="Hyperlink"/>
                <w:rFonts w:ascii="Times New Roman" w:hAnsi="Times New Roman" w:cs="Times New Roman"/>
                <w:noProof/>
              </w:rPr>
              <w:t>3.1.</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 xml:space="preserve">ДНК-библиотеки отдельных хромосом </w:t>
            </w:r>
            <w:r w:rsidRPr="00116066">
              <w:rPr>
                <w:rStyle w:val="Hyperlink"/>
                <w:rFonts w:ascii="Times New Roman" w:hAnsi="Times New Roman" w:cs="Times New Roman"/>
                <w:i/>
                <w:iCs/>
                <w:noProof/>
              </w:rPr>
              <w:t>Nyctalus leisleri</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_Toc217409001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20</w:t>
            </w:r>
            <w:r w:rsidRPr="00116066">
              <w:rPr>
                <w:rFonts w:ascii="Times New Roman" w:hAnsi="Times New Roman" w:cs="Times New Roman"/>
                <w:noProof/>
                <w:webHidden/>
              </w:rPr>
              <w:fldChar w:fldCharType="end"/>
            </w:r>
          </w:hyperlink>
        </w:p>
        <w:p w14:paraId="029871B1" w14:textId="6F37C382"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9002" w:history="1">
            <w:r w:rsidRPr="00116066">
              <w:rPr>
                <w:rStyle w:val="Hyperlink"/>
                <w:rFonts w:ascii="Times New Roman" w:hAnsi="Times New Roman" w:cs="Times New Roman"/>
                <w:noProof/>
              </w:rPr>
              <w:t>3.2.</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Биоинформатический анализ</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_Toc217409002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21</w:t>
            </w:r>
            <w:r w:rsidRPr="00116066">
              <w:rPr>
                <w:rFonts w:ascii="Times New Roman" w:hAnsi="Times New Roman" w:cs="Times New Roman"/>
                <w:noProof/>
                <w:webHidden/>
              </w:rPr>
              <w:fldChar w:fldCharType="end"/>
            </w:r>
          </w:hyperlink>
        </w:p>
        <w:p w14:paraId="2D4E5816" w14:textId="42417F43" w:rsidR="00A5304C" w:rsidRPr="00116066" w:rsidRDefault="00A5304C">
          <w:pPr>
            <w:pStyle w:val="TOC3"/>
            <w:tabs>
              <w:tab w:val="left" w:pos="1920"/>
              <w:tab w:val="right" w:leader="dot" w:pos="9350"/>
            </w:tabs>
            <w:rPr>
              <w:rFonts w:ascii="Times New Roman" w:eastAsiaTheme="minorEastAsia" w:hAnsi="Times New Roman" w:cs="Times New Roman"/>
              <w:noProof/>
              <w:sz w:val="24"/>
              <w:szCs w:val="24"/>
            </w:rPr>
          </w:pPr>
          <w:hyperlink w:anchor="_Toc217409003" w:history="1">
            <w:r w:rsidRPr="00116066">
              <w:rPr>
                <w:rStyle w:val="Hyperlink"/>
                <w:rFonts w:ascii="Times New Roman" w:hAnsi="Times New Roman" w:cs="Times New Roman"/>
                <w:noProof/>
              </w:rPr>
              <w:t>3.2.1.</w:t>
            </w:r>
            <w:r w:rsidRPr="00116066">
              <w:rPr>
                <w:rFonts w:ascii="Times New Roman" w:eastAsiaTheme="minorEastAsia" w:hAnsi="Times New Roman" w:cs="Times New Roman"/>
                <w:noProof/>
                <w:sz w:val="24"/>
                <w:szCs w:val="24"/>
              </w:rPr>
              <w:tab/>
            </w:r>
            <w:r w:rsidRPr="00116066">
              <w:rPr>
                <w:rStyle w:val="Hyperlink"/>
                <w:rFonts w:ascii="Times New Roman" w:hAnsi="Times New Roman" w:cs="Times New Roman"/>
                <w:noProof/>
              </w:rPr>
              <w:t>Выделение целевых районов B-хромосом</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_Toc217409003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21</w:t>
            </w:r>
            <w:r w:rsidRPr="00116066">
              <w:rPr>
                <w:rFonts w:ascii="Times New Roman" w:hAnsi="Times New Roman" w:cs="Times New Roman"/>
                <w:noProof/>
                <w:webHidden/>
              </w:rPr>
              <w:fldChar w:fldCharType="end"/>
            </w:r>
          </w:hyperlink>
        </w:p>
        <w:p w14:paraId="31961418" w14:textId="7B4C4BC8" w:rsidR="00A5304C" w:rsidRPr="00116066" w:rsidRDefault="00A5304C">
          <w:pPr>
            <w:pStyle w:val="TOC1"/>
            <w:tabs>
              <w:tab w:val="left" w:pos="1200"/>
              <w:tab w:val="right" w:leader="dot" w:pos="9350"/>
            </w:tabs>
            <w:rPr>
              <w:rFonts w:ascii="Times New Roman" w:eastAsiaTheme="minorEastAsia" w:hAnsi="Times New Roman" w:cs="Times New Roman"/>
              <w:b w:val="0"/>
              <w:bCs w:val="0"/>
              <w:i w:val="0"/>
              <w:iCs w:val="0"/>
              <w:noProof/>
            </w:rPr>
          </w:pPr>
          <w:hyperlink w:anchor="_Toc217409004" w:history="1">
            <w:r w:rsidRPr="00116066">
              <w:rPr>
                <w:rStyle w:val="Hyperlink"/>
                <w:rFonts w:ascii="Times New Roman" w:hAnsi="Times New Roman" w:cs="Times New Roman"/>
                <w:noProof/>
              </w:rPr>
              <w:t>4.</w:t>
            </w:r>
            <w:r w:rsidRPr="00116066">
              <w:rPr>
                <w:rFonts w:ascii="Times New Roman" w:eastAsiaTheme="minorEastAsia" w:hAnsi="Times New Roman" w:cs="Times New Roman"/>
                <w:b w:val="0"/>
                <w:bCs w:val="0"/>
                <w:i w:val="0"/>
                <w:iCs w:val="0"/>
                <w:noProof/>
              </w:rPr>
              <w:tab/>
            </w:r>
            <w:r w:rsidRPr="00116066">
              <w:rPr>
                <w:rStyle w:val="Hyperlink"/>
                <w:rFonts w:ascii="Times New Roman" w:hAnsi="Times New Roman" w:cs="Times New Roman"/>
                <w:noProof/>
              </w:rPr>
              <w:t>РЕЗУЛЬТАТЫ И ОБСУЖДЕНИЕ</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_Toc217409004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23</w:t>
            </w:r>
            <w:r w:rsidRPr="00116066">
              <w:rPr>
                <w:rFonts w:ascii="Times New Roman" w:hAnsi="Times New Roman" w:cs="Times New Roman"/>
                <w:noProof/>
                <w:webHidden/>
              </w:rPr>
              <w:fldChar w:fldCharType="end"/>
            </w:r>
          </w:hyperlink>
        </w:p>
        <w:p w14:paraId="658DADDD" w14:textId="7227A15C" w:rsidR="00A5304C" w:rsidRPr="00116066" w:rsidRDefault="00A5304C">
          <w:pPr>
            <w:pStyle w:val="TOC1"/>
            <w:tabs>
              <w:tab w:val="left" w:pos="1200"/>
              <w:tab w:val="right" w:leader="dot" w:pos="9350"/>
            </w:tabs>
            <w:rPr>
              <w:rFonts w:ascii="Times New Roman" w:eastAsiaTheme="minorEastAsia" w:hAnsi="Times New Roman" w:cs="Times New Roman"/>
              <w:b w:val="0"/>
              <w:bCs w:val="0"/>
              <w:i w:val="0"/>
              <w:iCs w:val="0"/>
              <w:noProof/>
            </w:rPr>
          </w:pPr>
          <w:hyperlink w:anchor="_Toc217409005" w:history="1">
            <w:r w:rsidRPr="00116066">
              <w:rPr>
                <w:rStyle w:val="Hyperlink"/>
                <w:rFonts w:ascii="Times New Roman" w:hAnsi="Times New Roman" w:cs="Times New Roman"/>
                <w:noProof/>
              </w:rPr>
              <w:t>5.</w:t>
            </w:r>
            <w:r w:rsidRPr="00116066">
              <w:rPr>
                <w:rFonts w:ascii="Times New Roman" w:eastAsiaTheme="minorEastAsia" w:hAnsi="Times New Roman" w:cs="Times New Roman"/>
                <w:b w:val="0"/>
                <w:bCs w:val="0"/>
                <w:i w:val="0"/>
                <w:iCs w:val="0"/>
                <w:noProof/>
              </w:rPr>
              <w:tab/>
            </w:r>
            <w:r w:rsidRPr="00116066">
              <w:rPr>
                <w:rStyle w:val="Hyperlink"/>
                <w:rFonts w:ascii="Times New Roman" w:hAnsi="Times New Roman" w:cs="Times New Roman"/>
                <w:noProof/>
              </w:rPr>
              <w:t>ТЕКУЩИЕ ВЫВОДЫ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_Toc217409005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26</w:t>
            </w:r>
            <w:r w:rsidRPr="00116066">
              <w:rPr>
                <w:rFonts w:ascii="Times New Roman" w:hAnsi="Times New Roman" w:cs="Times New Roman"/>
                <w:noProof/>
                <w:webHidden/>
              </w:rPr>
              <w:fldChar w:fldCharType="end"/>
            </w:r>
          </w:hyperlink>
        </w:p>
        <w:p w14:paraId="0753ECA0" w14:textId="6BAE07F7" w:rsidR="00A5304C" w:rsidRPr="00116066" w:rsidRDefault="00A5304C">
          <w:pPr>
            <w:pStyle w:val="TOC1"/>
            <w:tabs>
              <w:tab w:val="left" w:pos="1200"/>
              <w:tab w:val="right" w:leader="dot" w:pos="9350"/>
            </w:tabs>
            <w:rPr>
              <w:rFonts w:ascii="Times New Roman" w:eastAsiaTheme="minorEastAsia" w:hAnsi="Times New Roman" w:cs="Times New Roman"/>
              <w:b w:val="0"/>
              <w:bCs w:val="0"/>
              <w:i w:val="0"/>
              <w:iCs w:val="0"/>
              <w:noProof/>
            </w:rPr>
          </w:pPr>
          <w:hyperlink w:anchor="_Toc217409006" w:history="1">
            <w:r w:rsidRPr="00116066">
              <w:rPr>
                <w:rStyle w:val="Hyperlink"/>
                <w:rFonts w:ascii="Times New Roman" w:hAnsi="Times New Roman" w:cs="Times New Roman"/>
                <w:noProof/>
              </w:rPr>
              <w:t>6.</w:t>
            </w:r>
            <w:r w:rsidRPr="00116066">
              <w:rPr>
                <w:rFonts w:ascii="Times New Roman" w:eastAsiaTheme="minorEastAsia" w:hAnsi="Times New Roman" w:cs="Times New Roman"/>
                <w:b w:val="0"/>
                <w:bCs w:val="0"/>
                <w:i w:val="0"/>
                <w:iCs w:val="0"/>
                <w:noProof/>
              </w:rPr>
              <w:tab/>
            </w:r>
            <w:r w:rsidRPr="00116066">
              <w:rPr>
                <w:rStyle w:val="Hyperlink"/>
                <w:rFonts w:ascii="Times New Roman" w:hAnsi="Times New Roman" w:cs="Times New Roman"/>
                <w:noProof/>
              </w:rPr>
              <w:t>ПЛАН ДАЛЬНЕЙШЕЙ РАБОТЫ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_Toc217409006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26</w:t>
            </w:r>
            <w:r w:rsidRPr="00116066">
              <w:rPr>
                <w:rFonts w:ascii="Times New Roman" w:hAnsi="Times New Roman" w:cs="Times New Roman"/>
                <w:noProof/>
                <w:webHidden/>
              </w:rPr>
              <w:fldChar w:fldCharType="end"/>
            </w:r>
          </w:hyperlink>
        </w:p>
        <w:p w14:paraId="39A97AD6" w14:textId="24D0A449"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9007" w:history="1">
            <w:r w:rsidRPr="00116066">
              <w:rPr>
                <w:rStyle w:val="Hyperlink"/>
                <w:rFonts w:ascii="Times New Roman" w:hAnsi="Times New Roman" w:cs="Times New Roman"/>
                <w:noProof/>
              </w:rPr>
              <w:t>6.1.</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Анализ повторяющихся последовательностей</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_Toc217409007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26</w:t>
            </w:r>
            <w:r w:rsidRPr="00116066">
              <w:rPr>
                <w:rFonts w:ascii="Times New Roman" w:hAnsi="Times New Roman" w:cs="Times New Roman"/>
                <w:noProof/>
                <w:webHidden/>
              </w:rPr>
              <w:fldChar w:fldCharType="end"/>
            </w:r>
          </w:hyperlink>
        </w:p>
        <w:p w14:paraId="35DA2CE0" w14:textId="44A043A0" w:rsidR="00A5304C" w:rsidRPr="00116066" w:rsidRDefault="00A5304C">
          <w:pPr>
            <w:pStyle w:val="TOC2"/>
            <w:tabs>
              <w:tab w:val="left" w:pos="1440"/>
              <w:tab w:val="right" w:leader="dot" w:pos="9350"/>
            </w:tabs>
            <w:rPr>
              <w:rFonts w:ascii="Times New Roman" w:eastAsiaTheme="minorEastAsia" w:hAnsi="Times New Roman" w:cs="Times New Roman"/>
              <w:b w:val="0"/>
              <w:bCs w:val="0"/>
              <w:noProof/>
              <w:sz w:val="24"/>
              <w:szCs w:val="24"/>
            </w:rPr>
          </w:pPr>
          <w:hyperlink w:anchor="_Toc217409008" w:history="1">
            <w:r w:rsidRPr="00116066">
              <w:rPr>
                <w:rStyle w:val="Hyperlink"/>
                <w:rFonts w:ascii="Times New Roman" w:hAnsi="Times New Roman" w:cs="Times New Roman"/>
                <w:noProof/>
              </w:rPr>
              <w:t>6.2.</w:t>
            </w:r>
            <w:r w:rsidRPr="00116066">
              <w:rPr>
                <w:rFonts w:ascii="Times New Roman" w:eastAsiaTheme="minorEastAsia" w:hAnsi="Times New Roman" w:cs="Times New Roman"/>
                <w:b w:val="0"/>
                <w:bCs w:val="0"/>
                <w:noProof/>
                <w:sz w:val="24"/>
                <w:szCs w:val="24"/>
              </w:rPr>
              <w:tab/>
            </w:r>
            <w:r w:rsidRPr="00116066">
              <w:rPr>
                <w:rStyle w:val="Hyperlink"/>
                <w:rFonts w:ascii="Times New Roman" w:hAnsi="Times New Roman" w:cs="Times New Roman"/>
                <w:noProof/>
              </w:rPr>
              <w:t>Функциональное обогащение наборов генов</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_Toc217409008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27</w:t>
            </w:r>
            <w:r w:rsidRPr="00116066">
              <w:rPr>
                <w:rFonts w:ascii="Times New Roman" w:hAnsi="Times New Roman" w:cs="Times New Roman"/>
                <w:noProof/>
                <w:webHidden/>
              </w:rPr>
              <w:fldChar w:fldCharType="end"/>
            </w:r>
          </w:hyperlink>
        </w:p>
        <w:p w14:paraId="0DF84BA5" w14:textId="1D4D2D22" w:rsidR="00A5304C" w:rsidRPr="00116066" w:rsidRDefault="00A5304C">
          <w:pPr>
            <w:pStyle w:val="TOC1"/>
            <w:tabs>
              <w:tab w:val="left" w:pos="1200"/>
              <w:tab w:val="right" w:leader="dot" w:pos="9350"/>
            </w:tabs>
            <w:rPr>
              <w:rFonts w:ascii="Times New Roman" w:eastAsiaTheme="minorEastAsia" w:hAnsi="Times New Roman" w:cs="Times New Roman"/>
              <w:b w:val="0"/>
              <w:bCs w:val="0"/>
              <w:i w:val="0"/>
              <w:iCs w:val="0"/>
              <w:noProof/>
            </w:rPr>
          </w:pPr>
          <w:hyperlink w:anchor="_Toc217409009" w:history="1">
            <w:r w:rsidRPr="00116066">
              <w:rPr>
                <w:rStyle w:val="Hyperlink"/>
                <w:rFonts w:ascii="Times New Roman" w:hAnsi="Times New Roman" w:cs="Times New Roman"/>
                <w:noProof/>
              </w:rPr>
              <w:t>7.</w:t>
            </w:r>
            <w:r w:rsidRPr="00116066">
              <w:rPr>
                <w:rFonts w:ascii="Times New Roman" w:eastAsiaTheme="minorEastAsia" w:hAnsi="Times New Roman" w:cs="Times New Roman"/>
                <w:b w:val="0"/>
                <w:bCs w:val="0"/>
                <w:i w:val="0"/>
                <w:iCs w:val="0"/>
                <w:noProof/>
              </w:rPr>
              <w:tab/>
            </w:r>
            <w:r w:rsidRPr="00116066">
              <w:rPr>
                <w:rStyle w:val="Hyperlink"/>
                <w:rFonts w:ascii="Times New Roman" w:hAnsi="Times New Roman" w:cs="Times New Roman"/>
                <w:noProof/>
              </w:rPr>
              <w:t>СПИСОК ЛИТЕРАТУРЫ</w:t>
            </w:r>
            <w:r w:rsidRPr="00116066">
              <w:rPr>
                <w:rFonts w:ascii="Times New Roman" w:hAnsi="Times New Roman" w:cs="Times New Roman"/>
                <w:noProof/>
                <w:webHidden/>
              </w:rPr>
              <w:tab/>
            </w:r>
            <w:r w:rsidRPr="00116066">
              <w:rPr>
                <w:rFonts w:ascii="Times New Roman" w:hAnsi="Times New Roman" w:cs="Times New Roman"/>
                <w:noProof/>
                <w:webHidden/>
              </w:rPr>
              <w:fldChar w:fldCharType="begin"/>
            </w:r>
            <w:r w:rsidRPr="00116066">
              <w:rPr>
                <w:rFonts w:ascii="Times New Roman" w:hAnsi="Times New Roman" w:cs="Times New Roman"/>
                <w:noProof/>
                <w:webHidden/>
              </w:rPr>
              <w:instrText xml:space="preserve"> PAGEREF _Toc217409009 \h </w:instrText>
            </w:r>
            <w:r w:rsidRPr="00116066">
              <w:rPr>
                <w:rFonts w:ascii="Times New Roman" w:hAnsi="Times New Roman" w:cs="Times New Roman"/>
                <w:noProof/>
                <w:webHidden/>
              </w:rPr>
            </w:r>
            <w:r w:rsidRPr="00116066">
              <w:rPr>
                <w:rFonts w:ascii="Times New Roman" w:hAnsi="Times New Roman" w:cs="Times New Roman"/>
                <w:noProof/>
                <w:webHidden/>
              </w:rPr>
              <w:fldChar w:fldCharType="separate"/>
            </w:r>
            <w:r w:rsidRPr="00116066">
              <w:rPr>
                <w:rFonts w:ascii="Times New Roman" w:hAnsi="Times New Roman" w:cs="Times New Roman"/>
                <w:noProof/>
                <w:webHidden/>
              </w:rPr>
              <w:t>28</w:t>
            </w:r>
            <w:r w:rsidRPr="00116066">
              <w:rPr>
                <w:rFonts w:ascii="Times New Roman" w:hAnsi="Times New Roman" w:cs="Times New Roman"/>
                <w:noProof/>
                <w:webHidden/>
              </w:rPr>
              <w:fldChar w:fldCharType="end"/>
            </w:r>
          </w:hyperlink>
        </w:p>
        <w:p w14:paraId="42E12EDA" w14:textId="097AAA3F" w:rsidR="00A136E0" w:rsidRPr="00116066" w:rsidRDefault="00A136E0" w:rsidP="004877F9">
          <w:pPr>
            <w:ind w:firstLine="0"/>
            <w:rPr>
              <w:rFonts w:cs="Times New Roman"/>
              <w:b/>
              <w:bCs/>
              <w:noProof/>
            </w:rPr>
          </w:pPr>
          <w:r w:rsidRPr="00116066">
            <w:rPr>
              <w:rFonts w:eastAsiaTheme="majorEastAsia" w:cs="Times New Roman"/>
              <w:b/>
              <w:bCs/>
              <w:caps/>
              <w:sz w:val="20"/>
              <w:szCs w:val="20"/>
            </w:rPr>
            <w:fldChar w:fldCharType="end"/>
          </w:r>
        </w:p>
      </w:sdtContent>
    </w:sdt>
    <w:p w14:paraId="45B7AE8C" w14:textId="522492D3" w:rsidR="00763662" w:rsidRDefault="008547ED" w:rsidP="004877F9">
      <w:pPr>
        <w:pStyle w:val="Heading1"/>
        <w:numPr>
          <w:ilvl w:val="0"/>
          <w:numId w:val="0"/>
        </w:numPr>
        <w:ind w:left="360"/>
        <w:rPr>
          <w:rFonts w:cs="Times New Roman"/>
          <w:caps w:val="0"/>
        </w:rPr>
      </w:pPr>
      <w:r w:rsidRPr="000B656B">
        <w:rPr>
          <w:rFonts w:cs="Times New Roman"/>
        </w:rPr>
        <w:br w:type="page"/>
      </w:r>
      <w:bookmarkStart w:id="5" w:name="_Toc167927202"/>
      <w:bookmarkStart w:id="6" w:name="_Toc167959325"/>
      <w:bookmarkStart w:id="7" w:name="_Toc217408978"/>
      <w:r w:rsidR="008A6C71" w:rsidRPr="000B656B">
        <w:rPr>
          <w:rFonts w:cs="Times New Roman"/>
          <w:caps w:val="0"/>
        </w:rPr>
        <w:lastRenderedPageBreak/>
        <w:t>Список сокращений</w:t>
      </w:r>
      <w:bookmarkEnd w:id="5"/>
      <w:bookmarkEnd w:id="6"/>
      <w:bookmarkEnd w:id="7"/>
    </w:p>
    <w:p w14:paraId="42C6B833" w14:textId="65BDC13C" w:rsidR="00F31639" w:rsidRDefault="00F31639" w:rsidP="00F31639">
      <w:pPr>
        <w:ind w:firstLine="0"/>
        <w:jc w:val="left"/>
        <w:rPr>
          <w:rFonts w:cs="Times New Roman"/>
          <w:lang w:val="ru-RU"/>
        </w:rPr>
      </w:pPr>
      <w:r w:rsidRPr="00866B92">
        <w:rPr>
          <w:rFonts w:cs="Times New Roman"/>
          <w:lang w:val="ru-RU"/>
        </w:rPr>
        <w:t>АТ — Аденин-Тимин</w:t>
      </w:r>
    </w:p>
    <w:p w14:paraId="5C3E89DC" w14:textId="77777777" w:rsidR="00F31639" w:rsidRDefault="00F31639" w:rsidP="00F31639">
      <w:pPr>
        <w:ind w:firstLine="0"/>
        <w:jc w:val="left"/>
        <w:rPr>
          <w:rFonts w:cs="Times New Roman"/>
          <w:lang w:val="ru-RU"/>
        </w:rPr>
      </w:pPr>
      <w:r w:rsidRPr="00994E1C">
        <w:rPr>
          <w:rFonts w:cs="Times New Roman"/>
          <w:lang w:val="ru-RU"/>
        </w:rPr>
        <w:t>ГЦ — Гуанин-Цитозин</w:t>
      </w:r>
    </w:p>
    <w:p w14:paraId="1A293C18" w14:textId="19F9F317" w:rsidR="00F31639" w:rsidRPr="00994E1C" w:rsidRDefault="00F31639" w:rsidP="00F31639">
      <w:pPr>
        <w:ind w:firstLine="0"/>
        <w:jc w:val="left"/>
        <w:rPr>
          <w:rFonts w:cs="Times New Roman"/>
          <w:lang w:val="ru-RU"/>
        </w:rPr>
      </w:pPr>
      <w:r w:rsidRPr="00E050E5">
        <w:rPr>
          <w:rFonts w:cs="Times New Roman"/>
          <w:lang w:val="ru-RU"/>
        </w:rPr>
        <w:t>ДНК — ДезоксирибоНуклеиновая Кислота</w:t>
      </w:r>
    </w:p>
    <w:p w14:paraId="198D4937" w14:textId="24EF79A5" w:rsidR="00F31639" w:rsidRPr="00F31639" w:rsidRDefault="00F31639" w:rsidP="00F31639">
      <w:pPr>
        <w:ind w:firstLine="0"/>
        <w:jc w:val="left"/>
        <w:rPr>
          <w:rFonts w:cs="Times New Roman"/>
          <w:lang w:val="ru-RU"/>
        </w:rPr>
      </w:pPr>
      <w:r>
        <w:rPr>
          <w:rFonts w:cs="Times New Roman"/>
          <w:lang w:val="ru-RU"/>
        </w:rPr>
        <w:t>ТЭ — транспонируемые элементы</w:t>
      </w:r>
    </w:p>
    <w:p w14:paraId="7A57C8EC" w14:textId="77777777" w:rsidR="00E050E5" w:rsidRDefault="00E050E5" w:rsidP="004877F9">
      <w:pPr>
        <w:ind w:firstLine="0"/>
        <w:jc w:val="left"/>
        <w:rPr>
          <w:rFonts w:cs="Times New Roman"/>
          <w:lang w:val="ru-RU"/>
        </w:rPr>
      </w:pPr>
      <w:r w:rsidRPr="00E050E5">
        <w:rPr>
          <w:rFonts w:cs="Times New Roman"/>
          <w:lang w:val="ru-RU"/>
        </w:rPr>
        <w:t>ЭГЭ</w:t>
      </w:r>
      <w:r>
        <w:rPr>
          <w:rFonts w:cs="Times New Roman"/>
          <w:lang w:val="ru-RU"/>
        </w:rPr>
        <w:t xml:space="preserve"> — эгоистичные генетические элементы</w:t>
      </w:r>
    </w:p>
    <w:p w14:paraId="7F69566E" w14:textId="4D04D332" w:rsidR="00F31639" w:rsidRDefault="00F31639" w:rsidP="004877F9">
      <w:pPr>
        <w:ind w:firstLine="0"/>
        <w:jc w:val="left"/>
        <w:rPr>
          <w:rFonts w:cs="Times New Roman"/>
          <w:lang w:val="ru-RU"/>
        </w:rPr>
      </w:pPr>
      <w:r w:rsidRPr="00C932E3">
        <w:rPr>
          <w:rFonts w:cs="Times New Roman"/>
        </w:rPr>
        <w:t>ABBlast</w:t>
      </w:r>
      <w:r w:rsidRPr="00C932E3">
        <w:rPr>
          <w:rFonts w:cs="Times New Roman"/>
          <w:lang w:val="ru-RU"/>
        </w:rPr>
        <w:t>/</w:t>
      </w:r>
      <w:r w:rsidRPr="00C932E3">
        <w:rPr>
          <w:rFonts w:cs="Times New Roman"/>
        </w:rPr>
        <w:t>WUBlast</w:t>
      </w:r>
      <w:r w:rsidRPr="00C932E3">
        <w:rPr>
          <w:rFonts w:cs="Times New Roman"/>
          <w:lang w:val="ru-RU"/>
        </w:rPr>
        <w:t xml:space="preserve"> — </w:t>
      </w:r>
      <w:r w:rsidRPr="00C932E3">
        <w:rPr>
          <w:rFonts w:cs="Times New Roman"/>
        </w:rPr>
        <w:t>Advanced</w:t>
      </w:r>
      <w:r w:rsidRPr="00C932E3">
        <w:rPr>
          <w:rFonts w:cs="Times New Roman"/>
          <w:lang w:val="ru-RU"/>
        </w:rPr>
        <w:t>/</w:t>
      </w:r>
      <w:r w:rsidRPr="00C932E3">
        <w:rPr>
          <w:rFonts w:cs="Times New Roman"/>
        </w:rPr>
        <w:t>Washington</w:t>
      </w:r>
      <w:r w:rsidRPr="00C932E3">
        <w:rPr>
          <w:rFonts w:cs="Times New Roman"/>
          <w:lang w:val="ru-RU"/>
        </w:rPr>
        <w:t xml:space="preserve"> </w:t>
      </w:r>
      <w:r w:rsidRPr="00C932E3">
        <w:rPr>
          <w:rFonts w:cs="Times New Roman"/>
        </w:rPr>
        <w:t>University</w:t>
      </w:r>
      <w:r w:rsidRPr="00C932E3">
        <w:rPr>
          <w:rFonts w:cs="Times New Roman"/>
          <w:lang w:val="ru-RU"/>
        </w:rPr>
        <w:t xml:space="preserve"> </w:t>
      </w:r>
      <w:r w:rsidRPr="00C932E3">
        <w:rPr>
          <w:rFonts w:cs="Times New Roman"/>
        </w:rPr>
        <w:t>BLAST</w:t>
      </w:r>
      <w:r w:rsidRPr="00C932E3">
        <w:rPr>
          <w:rFonts w:cs="Times New Roman"/>
          <w:lang w:val="ru-RU"/>
        </w:rPr>
        <w:t xml:space="preserve">, версия </w:t>
      </w:r>
      <w:r w:rsidRPr="00C932E3">
        <w:rPr>
          <w:rFonts w:cs="Times New Roman"/>
        </w:rPr>
        <w:t>BLAST</w:t>
      </w:r>
      <w:r w:rsidRPr="00C932E3">
        <w:rPr>
          <w:rFonts w:cs="Times New Roman"/>
          <w:lang w:val="ru-RU"/>
        </w:rPr>
        <w:t xml:space="preserve"> от Университета Вашингтона, ориентированная на ускоренное локальное выравнивание нуклеотидных и белковых последовательностей</w:t>
      </w:r>
    </w:p>
    <w:p w14:paraId="6C0BCF7E" w14:textId="2DC45DE6" w:rsidR="00F31639" w:rsidRDefault="00F31639" w:rsidP="004877F9">
      <w:pPr>
        <w:ind w:firstLine="0"/>
        <w:jc w:val="left"/>
        <w:rPr>
          <w:rFonts w:cs="Times New Roman"/>
          <w:lang w:val="ru-RU"/>
        </w:rPr>
      </w:pPr>
      <w:r>
        <w:rPr>
          <w:rFonts w:cs="Times New Roman"/>
        </w:rPr>
        <w:t>BLAST</w:t>
      </w:r>
      <w:r w:rsidRPr="00994E1C">
        <w:rPr>
          <w:rFonts w:cs="Times New Roman"/>
          <w:lang w:val="ru-RU"/>
        </w:rPr>
        <w:t xml:space="preserve"> — </w:t>
      </w:r>
      <w:r w:rsidRPr="00DA4816">
        <w:rPr>
          <w:rFonts w:cs="Times New Roman"/>
        </w:rPr>
        <w:t>Basic</w:t>
      </w:r>
      <w:r w:rsidRPr="00994E1C">
        <w:rPr>
          <w:rFonts w:cs="Times New Roman"/>
          <w:lang w:val="ru-RU"/>
        </w:rPr>
        <w:t xml:space="preserve"> </w:t>
      </w:r>
      <w:r w:rsidRPr="00DA4816">
        <w:rPr>
          <w:rFonts w:cs="Times New Roman"/>
        </w:rPr>
        <w:t>Local</w:t>
      </w:r>
      <w:r w:rsidRPr="00994E1C">
        <w:rPr>
          <w:rFonts w:cs="Times New Roman"/>
          <w:lang w:val="ru-RU"/>
        </w:rPr>
        <w:t xml:space="preserve"> </w:t>
      </w:r>
      <w:r w:rsidRPr="00DA4816">
        <w:rPr>
          <w:rFonts w:cs="Times New Roman"/>
        </w:rPr>
        <w:t>Alignment</w:t>
      </w:r>
      <w:r w:rsidRPr="00994E1C">
        <w:rPr>
          <w:rFonts w:cs="Times New Roman"/>
          <w:lang w:val="ru-RU"/>
        </w:rPr>
        <w:t xml:space="preserve"> </w:t>
      </w:r>
      <w:r w:rsidRPr="00DA4816">
        <w:rPr>
          <w:rFonts w:cs="Times New Roman"/>
        </w:rPr>
        <w:t>Search</w:t>
      </w:r>
      <w:r w:rsidRPr="00994E1C">
        <w:rPr>
          <w:rFonts w:cs="Times New Roman"/>
          <w:lang w:val="ru-RU"/>
        </w:rPr>
        <w:t xml:space="preserve"> </w:t>
      </w:r>
      <w:r w:rsidRPr="00DA4816">
        <w:rPr>
          <w:rFonts w:cs="Times New Roman"/>
        </w:rPr>
        <w:t>Tool</w:t>
      </w:r>
      <w:r w:rsidRPr="00994E1C">
        <w:rPr>
          <w:rFonts w:cs="Times New Roman"/>
          <w:lang w:val="ru-RU"/>
        </w:rPr>
        <w:t xml:space="preserve">, </w:t>
      </w:r>
      <w:r w:rsidRPr="00DA4816">
        <w:rPr>
          <w:rFonts w:cs="Times New Roman"/>
          <w:lang w:val="ru-RU"/>
        </w:rPr>
        <w:t>инструмент</w:t>
      </w:r>
      <w:r w:rsidRPr="00994E1C">
        <w:rPr>
          <w:rFonts w:cs="Times New Roman"/>
          <w:lang w:val="ru-RU"/>
        </w:rPr>
        <w:t xml:space="preserve"> </w:t>
      </w:r>
      <w:r w:rsidRPr="00DA4816">
        <w:rPr>
          <w:rFonts w:cs="Times New Roman"/>
          <w:lang w:val="ru-RU"/>
        </w:rPr>
        <w:t>базового</w:t>
      </w:r>
      <w:r w:rsidRPr="00994E1C">
        <w:rPr>
          <w:rFonts w:cs="Times New Roman"/>
          <w:lang w:val="ru-RU"/>
        </w:rPr>
        <w:t xml:space="preserve"> </w:t>
      </w:r>
      <w:r w:rsidRPr="00DA4816">
        <w:rPr>
          <w:rFonts w:cs="Times New Roman"/>
          <w:lang w:val="ru-RU"/>
        </w:rPr>
        <w:t>локального</w:t>
      </w:r>
      <w:r w:rsidRPr="00994E1C">
        <w:rPr>
          <w:rFonts w:cs="Times New Roman"/>
          <w:lang w:val="ru-RU"/>
        </w:rPr>
        <w:t xml:space="preserve"> </w:t>
      </w:r>
      <w:r w:rsidRPr="00DA4816">
        <w:rPr>
          <w:rFonts w:cs="Times New Roman"/>
          <w:lang w:val="ru-RU"/>
        </w:rPr>
        <w:t>выравнивания</w:t>
      </w:r>
    </w:p>
    <w:p w14:paraId="23AF9F12" w14:textId="77777777" w:rsidR="00E050E5" w:rsidRPr="00B23A77" w:rsidRDefault="00E050E5" w:rsidP="00E050E5">
      <w:pPr>
        <w:ind w:firstLine="0"/>
        <w:jc w:val="left"/>
        <w:rPr>
          <w:rFonts w:cs="Times New Roman"/>
        </w:rPr>
      </w:pPr>
      <w:r w:rsidRPr="00F31639">
        <w:rPr>
          <w:rFonts w:cs="Times New Roman"/>
        </w:rPr>
        <w:t xml:space="preserve">FISH — Fluorescence in situ Hybridization, </w:t>
      </w:r>
      <w:r w:rsidRPr="00E050E5">
        <w:rPr>
          <w:rFonts w:cs="Times New Roman"/>
          <w:lang w:val="ru-RU"/>
        </w:rPr>
        <w:t>флуоресцентная</w:t>
      </w:r>
      <w:r w:rsidRPr="00F31639">
        <w:rPr>
          <w:rFonts w:cs="Times New Roman"/>
        </w:rPr>
        <w:t xml:space="preserve"> in situ </w:t>
      </w:r>
      <w:r w:rsidRPr="00E050E5">
        <w:rPr>
          <w:rFonts w:cs="Times New Roman"/>
          <w:lang w:val="ru-RU"/>
        </w:rPr>
        <w:t>гибридизация</w:t>
      </w:r>
    </w:p>
    <w:p w14:paraId="138C6DD0" w14:textId="57E99140" w:rsidR="00F31639" w:rsidRPr="00B23A77" w:rsidRDefault="00F31639" w:rsidP="00E050E5">
      <w:pPr>
        <w:ind w:firstLine="0"/>
        <w:jc w:val="left"/>
        <w:rPr>
          <w:rFonts w:cs="Times New Roman"/>
        </w:rPr>
      </w:pPr>
      <w:r>
        <w:rPr>
          <w:rFonts w:cs="Times New Roman"/>
        </w:rPr>
        <w:t xml:space="preserve">GCA — </w:t>
      </w:r>
      <w:r w:rsidRPr="00DA4816">
        <w:rPr>
          <w:rFonts w:cs="Times New Roman"/>
        </w:rPr>
        <w:t xml:space="preserve">Genome Collection Assembly, </w:t>
      </w:r>
      <w:r w:rsidRPr="00DA4816">
        <w:rPr>
          <w:rFonts w:cs="Times New Roman"/>
          <w:lang w:val="ru-RU"/>
        </w:rPr>
        <w:t>сборка</w:t>
      </w:r>
      <w:r w:rsidRPr="00DA4816">
        <w:rPr>
          <w:rFonts w:cs="Times New Roman"/>
        </w:rPr>
        <w:t xml:space="preserve"> </w:t>
      </w:r>
      <w:r w:rsidRPr="00DA4816">
        <w:rPr>
          <w:rFonts w:cs="Times New Roman"/>
          <w:lang w:val="ru-RU"/>
        </w:rPr>
        <w:t>хромосом</w:t>
      </w:r>
      <w:r w:rsidRPr="00DA4816">
        <w:rPr>
          <w:rFonts w:cs="Times New Roman"/>
        </w:rPr>
        <w:t xml:space="preserve"> </w:t>
      </w:r>
      <w:r w:rsidRPr="00DA4816">
        <w:rPr>
          <w:rFonts w:cs="Times New Roman"/>
          <w:lang w:val="ru-RU"/>
        </w:rPr>
        <w:t>или</w:t>
      </w:r>
      <w:r w:rsidRPr="00DA4816">
        <w:rPr>
          <w:rFonts w:cs="Times New Roman"/>
        </w:rPr>
        <w:t xml:space="preserve"> </w:t>
      </w:r>
      <w:r w:rsidRPr="00DA4816">
        <w:rPr>
          <w:rFonts w:cs="Times New Roman"/>
          <w:lang w:val="ru-RU"/>
        </w:rPr>
        <w:t>контигов</w:t>
      </w:r>
      <w:r w:rsidRPr="00DA4816">
        <w:rPr>
          <w:rFonts w:cs="Times New Roman"/>
        </w:rPr>
        <w:t xml:space="preserve"> </w:t>
      </w:r>
      <w:r w:rsidRPr="00DA4816">
        <w:rPr>
          <w:rFonts w:cs="Times New Roman"/>
          <w:lang w:val="ru-RU"/>
        </w:rPr>
        <w:t>в</w:t>
      </w:r>
      <w:r w:rsidRPr="00DA4816">
        <w:rPr>
          <w:rFonts w:cs="Times New Roman"/>
        </w:rPr>
        <w:t xml:space="preserve"> GenBank</w:t>
      </w:r>
    </w:p>
    <w:p w14:paraId="2DC849AB" w14:textId="70C48007" w:rsidR="00F31639" w:rsidRPr="00F31639" w:rsidRDefault="00F31639" w:rsidP="00E050E5">
      <w:pPr>
        <w:ind w:firstLine="0"/>
        <w:jc w:val="left"/>
        <w:rPr>
          <w:rFonts w:cs="Times New Roman"/>
          <w:lang w:val="ru-RU"/>
        </w:rPr>
      </w:pPr>
      <w:r w:rsidRPr="00994E1C">
        <w:rPr>
          <w:rFonts w:cs="Times New Roman"/>
        </w:rPr>
        <w:t>HMM</w:t>
      </w:r>
      <w:r w:rsidRPr="00F31639">
        <w:rPr>
          <w:rFonts w:cs="Times New Roman"/>
          <w:lang w:val="ru-RU"/>
        </w:rPr>
        <w:t xml:space="preserve"> — </w:t>
      </w:r>
      <w:r w:rsidRPr="00994E1C">
        <w:rPr>
          <w:rFonts w:cs="Times New Roman"/>
        </w:rPr>
        <w:t>Hidden</w:t>
      </w:r>
      <w:r w:rsidRPr="00F31639">
        <w:rPr>
          <w:rFonts w:cs="Times New Roman"/>
          <w:lang w:val="ru-RU"/>
        </w:rPr>
        <w:t xml:space="preserve"> </w:t>
      </w:r>
      <w:r w:rsidRPr="00994E1C">
        <w:rPr>
          <w:rFonts w:cs="Times New Roman"/>
        </w:rPr>
        <w:t>Markov</w:t>
      </w:r>
      <w:r w:rsidRPr="00F31639">
        <w:rPr>
          <w:rFonts w:cs="Times New Roman"/>
          <w:lang w:val="ru-RU"/>
        </w:rPr>
        <w:t xml:space="preserve"> </w:t>
      </w:r>
      <w:r w:rsidRPr="00994E1C">
        <w:rPr>
          <w:rFonts w:cs="Times New Roman"/>
        </w:rPr>
        <w:t>Model</w:t>
      </w:r>
      <w:r w:rsidRPr="00F31639">
        <w:rPr>
          <w:rFonts w:cs="Times New Roman"/>
          <w:lang w:val="ru-RU"/>
        </w:rPr>
        <w:t xml:space="preserve">, </w:t>
      </w:r>
      <w:r>
        <w:rPr>
          <w:rFonts w:cs="Times New Roman"/>
          <w:lang w:val="ru-RU"/>
        </w:rPr>
        <w:t>скрытая</w:t>
      </w:r>
      <w:r w:rsidRPr="00F31639">
        <w:rPr>
          <w:rFonts w:cs="Times New Roman"/>
          <w:lang w:val="ru-RU"/>
        </w:rPr>
        <w:t xml:space="preserve"> </w:t>
      </w:r>
      <w:r>
        <w:rPr>
          <w:rFonts w:cs="Times New Roman"/>
          <w:lang w:val="ru-RU"/>
        </w:rPr>
        <w:t>марковская</w:t>
      </w:r>
      <w:r w:rsidRPr="00F31639">
        <w:rPr>
          <w:rFonts w:cs="Times New Roman"/>
          <w:lang w:val="ru-RU"/>
        </w:rPr>
        <w:t xml:space="preserve"> </w:t>
      </w:r>
      <w:r>
        <w:rPr>
          <w:rFonts w:cs="Times New Roman"/>
          <w:lang w:val="ru-RU"/>
        </w:rPr>
        <w:t>модель</w:t>
      </w:r>
    </w:p>
    <w:p w14:paraId="4CFA5ABE" w14:textId="77777777" w:rsidR="00E050E5" w:rsidRDefault="00E050E5" w:rsidP="00E050E5">
      <w:pPr>
        <w:ind w:firstLine="0"/>
        <w:jc w:val="left"/>
        <w:rPr>
          <w:rFonts w:cs="Times New Roman"/>
          <w:lang w:val="ru-RU"/>
        </w:rPr>
      </w:pPr>
      <w:r w:rsidRPr="00E050E5">
        <w:rPr>
          <w:rFonts w:cs="Times New Roman"/>
          <w:lang w:val="ru-RU"/>
        </w:rPr>
        <w:t xml:space="preserve">NGS — Next Generation Sequencing, (высокопроизводительное) секвенирование следующего поколения </w:t>
      </w:r>
    </w:p>
    <w:p w14:paraId="1FD2B536" w14:textId="20697407" w:rsidR="00F31639" w:rsidRPr="00F31639" w:rsidRDefault="00F31639" w:rsidP="00E050E5">
      <w:pPr>
        <w:ind w:firstLine="0"/>
        <w:jc w:val="left"/>
        <w:rPr>
          <w:rFonts w:cs="Times New Roman"/>
          <w:lang w:val="ru-RU"/>
        </w:rPr>
      </w:pPr>
      <w:r w:rsidRPr="00DA4816">
        <w:rPr>
          <w:rFonts w:cs="Times New Roman"/>
        </w:rPr>
        <w:t>nhmmer</w:t>
      </w:r>
      <w:r w:rsidRPr="00B23A77">
        <w:rPr>
          <w:rFonts w:cs="Times New Roman"/>
          <w:lang w:val="ru-RU"/>
        </w:rPr>
        <w:t xml:space="preserve"> — </w:t>
      </w:r>
      <w:r w:rsidRPr="00DA4816">
        <w:rPr>
          <w:rFonts w:cs="Times New Roman"/>
        </w:rPr>
        <w:t>nucleotide</w:t>
      </w:r>
      <w:r w:rsidRPr="00B23A77">
        <w:rPr>
          <w:rFonts w:cs="Times New Roman"/>
          <w:lang w:val="ru-RU"/>
        </w:rPr>
        <w:t xml:space="preserve"> </w:t>
      </w:r>
      <w:r w:rsidRPr="00DA4816">
        <w:rPr>
          <w:rFonts w:cs="Times New Roman"/>
        </w:rPr>
        <w:t>HMM</w:t>
      </w:r>
      <w:r w:rsidRPr="00B23A77">
        <w:rPr>
          <w:rFonts w:cs="Times New Roman"/>
          <w:lang w:val="ru-RU"/>
        </w:rPr>
        <w:t xml:space="preserve"> </w:t>
      </w:r>
      <w:r w:rsidRPr="00DA4816">
        <w:rPr>
          <w:rFonts w:cs="Times New Roman"/>
        </w:rPr>
        <w:t>search</w:t>
      </w:r>
    </w:p>
    <w:p w14:paraId="3B780CE1" w14:textId="77777777" w:rsidR="00E050E5" w:rsidRPr="00E050E5" w:rsidRDefault="00E050E5" w:rsidP="00E050E5">
      <w:pPr>
        <w:ind w:firstLine="0"/>
        <w:jc w:val="left"/>
        <w:rPr>
          <w:rFonts w:cs="Times New Roman"/>
          <w:lang w:val="ru-RU"/>
        </w:rPr>
      </w:pPr>
      <w:r w:rsidRPr="00E050E5">
        <w:rPr>
          <w:rFonts w:cs="Times New Roman"/>
          <w:lang w:val="ru-RU"/>
        </w:rPr>
        <w:t>PSR — Parental Sex Ratio, хромосомы родительского соотношения полов</w:t>
      </w:r>
    </w:p>
    <w:p w14:paraId="078F55BB" w14:textId="4B671C46" w:rsidR="00DA4816" w:rsidRPr="00C932E3" w:rsidRDefault="00DA4816" w:rsidP="00DA4816">
      <w:pPr>
        <w:ind w:firstLine="0"/>
        <w:jc w:val="left"/>
        <w:rPr>
          <w:rFonts w:cs="Times New Roman"/>
          <w:lang w:val="ru-RU"/>
        </w:rPr>
      </w:pPr>
      <w:r w:rsidRPr="00DA4816">
        <w:rPr>
          <w:rFonts w:cs="Times New Roman"/>
        </w:rPr>
        <w:t>RMBlast</w:t>
      </w:r>
      <w:r w:rsidRPr="00C932E3">
        <w:rPr>
          <w:rFonts w:cs="Times New Roman"/>
          <w:lang w:val="ru-RU"/>
        </w:rPr>
        <w:t xml:space="preserve"> — </w:t>
      </w:r>
      <w:r w:rsidRPr="00DA4816">
        <w:rPr>
          <w:rFonts w:cs="Times New Roman"/>
        </w:rPr>
        <w:t>RepeatMasker</w:t>
      </w:r>
      <w:r w:rsidRPr="00C932E3">
        <w:rPr>
          <w:rFonts w:cs="Times New Roman"/>
          <w:lang w:val="ru-RU"/>
        </w:rPr>
        <w:t xml:space="preserve"> </w:t>
      </w:r>
      <w:r>
        <w:rPr>
          <w:rFonts w:cs="Times New Roman"/>
        </w:rPr>
        <w:t>Blast</w:t>
      </w:r>
      <w:r w:rsidR="00C932E3" w:rsidRPr="00C932E3">
        <w:rPr>
          <w:rFonts w:cs="Times New Roman"/>
          <w:lang w:val="ru-RU"/>
        </w:rPr>
        <w:t>, модифицированная версия BLAST для поиска повторяющихся элементов в ДНК</w:t>
      </w:r>
    </w:p>
    <w:p w14:paraId="3595998F" w14:textId="0C9A47CF" w:rsidR="00F31639" w:rsidRPr="00F31639" w:rsidRDefault="00F31639" w:rsidP="00DA4816">
      <w:pPr>
        <w:ind w:firstLine="0"/>
        <w:jc w:val="left"/>
        <w:rPr>
          <w:rFonts w:cs="Times New Roman"/>
          <w:lang w:val="ru-RU"/>
        </w:rPr>
      </w:pPr>
      <w:r w:rsidRPr="00E050E5">
        <w:rPr>
          <w:rFonts w:cs="Times New Roman"/>
          <w:lang w:val="ru-RU"/>
        </w:rPr>
        <w:t>WGA — Whole-Genome Amplification, полногеномная амплификация с φ29-полимеразой и случайными гексапраймерами</w:t>
      </w:r>
    </w:p>
    <w:p w14:paraId="51458FFB" w14:textId="0693C0CB" w:rsidR="008547ED" w:rsidRPr="00F31639" w:rsidRDefault="00763662" w:rsidP="004877F9">
      <w:pPr>
        <w:ind w:firstLine="0"/>
        <w:jc w:val="left"/>
        <w:rPr>
          <w:rFonts w:cs="Times New Roman"/>
          <w:lang w:val="ru-RU"/>
        </w:rPr>
      </w:pPr>
      <w:r w:rsidRPr="00F31639">
        <w:rPr>
          <w:rFonts w:cs="Times New Roman"/>
          <w:lang w:val="ru-RU"/>
        </w:rPr>
        <w:br w:type="page"/>
      </w:r>
    </w:p>
    <w:p w14:paraId="5795E0C4" w14:textId="4B59A5CF" w:rsidR="000B2276" w:rsidRPr="000B656B" w:rsidRDefault="007B27BD" w:rsidP="004877F9">
      <w:pPr>
        <w:pStyle w:val="Heading1"/>
        <w:rPr>
          <w:rFonts w:cs="Times New Roman"/>
        </w:rPr>
      </w:pPr>
      <w:bookmarkStart w:id="8" w:name="_Toc217408979"/>
      <w:r w:rsidRPr="000B656B">
        <w:rPr>
          <w:rFonts w:cs="Times New Roman"/>
        </w:rPr>
        <w:lastRenderedPageBreak/>
        <w:t>ВВЕДЕНИЕ</w:t>
      </w:r>
      <w:bookmarkEnd w:id="8"/>
    </w:p>
    <w:p w14:paraId="0A469D06" w14:textId="0A70B2C1" w:rsidR="007B74F0" w:rsidRPr="000B656B" w:rsidRDefault="007B74F0" w:rsidP="004877F9">
      <w:pPr>
        <w:rPr>
          <w:rFonts w:cs="Times New Roman"/>
          <w:lang w:val="ru-RU"/>
        </w:rPr>
      </w:pPr>
      <w:r w:rsidRPr="000B656B">
        <w:rPr>
          <w:rFonts w:cs="Times New Roman"/>
          <w:lang w:val="ru-RU"/>
        </w:rPr>
        <w:t>Эукариотические геномы состоят не только из генов, локализованных в стандартных A-хромосомах, но и включают многочисленные эгоистичные генетические элементы, не подчиняющиеся менделевским законам наследования</w:t>
      </w:r>
      <w:r w:rsidR="00990DBC">
        <w:rPr>
          <w:rFonts w:cs="Times New Roman"/>
          <w:lang w:val="ru-RU"/>
        </w:rPr>
        <w:t xml:space="preserve"> </w:t>
      </w:r>
      <w:sdt>
        <w:sdtPr>
          <w:rPr>
            <w:rFonts w:cs="Times New Roman"/>
            <w:color w:val="000000"/>
            <w:lang w:val="ru-RU"/>
          </w:rPr>
          <w:tag w:val="MENDELEY_CITATION_v3_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"/>
          <w:id w:val="1526520342"/>
          <w:placeholder>
            <w:docPart w:val="DefaultPlaceholder_-1854013440"/>
          </w:placeholder>
        </w:sdtPr>
        <w:sdtContent>
          <w:r w:rsidR="00FF2667" w:rsidRPr="00FF2667">
            <w:rPr>
              <w:rFonts w:cs="Times New Roman"/>
              <w:color w:val="000000"/>
              <w:lang w:val="ru-RU"/>
            </w:rPr>
            <w:t>[1]</w:t>
          </w:r>
        </w:sdtContent>
      </w:sdt>
      <w:r w:rsidRPr="000B656B">
        <w:rPr>
          <w:rFonts w:cs="Times New Roman"/>
          <w:lang w:val="ru-RU"/>
        </w:rPr>
        <w:t xml:space="preserve">. К таким элементам </w:t>
      </w:r>
      <w:r w:rsidR="00440FFF" w:rsidRPr="000B656B">
        <w:rPr>
          <w:rFonts w:cs="Times New Roman"/>
          <w:lang w:val="ru-RU"/>
        </w:rPr>
        <w:t xml:space="preserve">относятся и </w:t>
      </w:r>
      <w:r w:rsidRPr="000B656B">
        <w:rPr>
          <w:rFonts w:cs="Times New Roman"/>
          <w:lang w:val="ru-RU"/>
        </w:rPr>
        <w:t>B-хромосомы</w:t>
      </w:r>
      <w:r w:rsidR="00440FFF" w:rsidRPr="000B656B">
        <w:rPr>
          <w:rFonts w:cs="Times New Roman"/>
          <w:lang w:val="ru-RU"/>
        </w:rPr>
        <w:t xml:space="preserve">, обнаруженные ещё до введения самого понятия эгоистичных генетических элементов </w:t>
      </w:r>
      <w:sdt>
        <w:sdtPr>
          <w:rPr>
            <w:rFonts w:cs="Times New Roman"/>
            <w:color w:val="000000"/>
            <w:lang w:val="ru-RU"/>
          </w:rPr>
          <w:tag w:val="MENDELEY_CITATION_v3_eyJjaXRhdGlvbklEIjoiTUVOREVMRVlfQ0lUQVRJT05fNWI5MGQ2MTQtZjI0ZS00N2NkLWE1OGMtMjMxNDdjZmZjYjZm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590286221"/>
          <w:placeholder>
            <w:docPart w:val="DefaultPlaceholder_-1854013440"/>
          </w:placeholder>
        </w:sdtPr>
        <w:sdtContent>
          <w:r w:rsidR="00FF2667" w:rsidRPr="00FF2667">
            <w:rPr>
              <w:rFonts w:cs="Times New Roman"/>
              <w:color w:val="000000"/>
              <w:lang w:val="ru-RU"/>
            </w:rPr>
            <w:t>[2]</w:t>
          </w:r>
        </w:sdtContent>
      </w:sdt>
      <w:r w:rsidR="00440FFF" w:rsidRPr="000B656B">
        <w:rPr>
          <w:rFonts w:cs="Times New Roman"/>
          <w:lang w:val="ru-RU"/>
        </w:rPr>
        <w:t>.</w:t>
      </w:r>
    </w:p>
    <w:p w14:paraId="48A7A08A" w14:textId="265A8B6D" w:rsidR="00440FFF" w:rsidRPr="000B656B" w:rsidRDefault="007B74F0" w:rsidP="004877F9">
      <w:pPr>
        <w:rPr>
          <w:rFonts w:cs="Times New Roman"/>
          <w:lang w:val="ru-RU"/>
        </w:rPr>
      </w:pPr>
      <w:r w:rsidRPr="000B656B">
        <w:rPr>
          <w:rFonts w:cs="Times New Roman"/>
          <w:lang w:val="ru-RU"/>
        </w:rPr>
        <w:t>Долгое время B-хромосомы считались преимущественно гетерохроматиновыми структурами, обогащёнными повторяющимися последовательностями ДНК</w:t>
      </w:r>
      <w:r w:rsidR="000B0722">
        <w:rPr>
          <w:rFonts w:cs="Times New Roman"/>
          <w:lang w:val="ru-RU"/>
        </w:rPr>
        <w:t xml:space="preserve"> </w:t>
      </w:r>
      <w:sdt>
        <w:sdtPr>
          <w:rPr>
            <w:rFonts w:cs="Times New Roman"/>
            <w:color w:val="000000"/>
            <w:lang w:val="ru-RU"/>
          </w:rPr>
          <w:tag w:val="MENDELEY_CITATION_v3_eyJjaXRhdGlvbklEIjoiTUVOREVMRVlfQ0lUQVRJT05fMmFhOTRjMTMtYWU0YS00NGE5LWIwZDgtM2Q4NWZjYjUyODd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804696644"/>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 Однако развитие молекулярно-генетических методов, включая высокопроизводительное секвенирование и современные варианты гибридизации</w:t>
      </w:r>
      <w:r w:rsidR="00A028BB" w:rsidRPr="00A028BB">
        <w:rPr>
          <w:rFonts w:cs="Times New Roman"/>
          <w:i/>
          <w:iCs/>
          <w:lang w:val="ru-RU"/>
        </w:rPr>
        <w:t xml:space="preserve"> </w:t>
      </w:r>
      <w:r w:rsidR="00A028BB" w:rsidRPr="000B656B">
        <w:rPr>
          <w:rFonts w:cs="Times New Roman"/>
          <w:i/>
          <w:iCs/>
          <w:lang w:val="ru-RU"/>
        </w:rPr>
        <w:t>in situ</w:t>
      </w:r>
      <w:r w:rsidRPr="000B656B">
        <w:rPr>
          <w:rFonts w:cs="Times New Roman"/>
          <w:lang w:val="ru-RU"/>
        </w:rPr>
        <w:t>, существенно изменило эти представления. Было показано, что B-хромосомы различных видов содержат уникальные участки, включая белок-кодирующие гены</w:t>
      </w:r>
      <w:r w:rsidR="00440FFF" w:rsidRPr="000B656B">
        <w:rPr>
          <w:rFonts w:cs="Times New Roman"/>
          <w:lang w:val="ru-RU"/>
        </w:rPr>
        <w:t xml:space="preserve"> </w:t>
      </w:r>
      <w:sdt>
        <w:sdtPr>
          <w:rPr>
            <w:rFonts w:cs="Times New Roman"/>
            <w:color w:val="000000"/>
            <w:lang w:val="ru-RU"/>
          </w:rPr>
          <w:tag w:val="MENDELEY_CITATION_v3_eyJjaXRhdGlvbklEIjoiTUVOREVMRVlfQ0lUQVRJT05fNDZmN2ZiNTYtMDQzMi00MjUyLTk5ZjAtYzAxYjcwN2NmZGQz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430861367"/>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w:t>
      </w:r>
      <w:r w:rsidR="00F20117">
        <w:rPr>
          <w:rFonts w:cs="Times New Roman"/>
          <w:lang w:val="ru-RU"/>
        </w:rPr>
        <w:t xml:space="preserve"> </w:t>
      </w:r>
      <w:r w:rsidR="00F20117" w:rsidRPr="00F20117">
        <w:rPr>
          <w:rFonts w:cs="Times New Roman"/>
          <w:lang w:val="ru-RU"/>
        </w:rPr>
        <w:t>Несмотря на то что структура и состав B-хромосом достаточно подробно изучены у растений и насекомых, где показана их насыщенность повторяющимися элементами и фрагментами генов, у позвоночных животных молекулярная организация B-хромосом остаётся изученной крайне фрагментарно и ограничивается небольшим числом модельных и немодельных видов</w:t>
      </w:r>
      <w:r w:rsidR="00F20117">
        <w:rPr>
          <w:rFonts w:cs="Times New Roman"/>
          <w:lang w:val="ru-RU"/>
        </w:rPr>
        <w:t xml:space="preserve"> </w:t>
      </w:r>
      <w:sdt>
        <w:sdtPr>
          <w:rPr>
            <w:rFonts w:cs="Times New Roman"/>
            <w:color w:val="000000"/>
            <w:lang w:val="ru-RU"/>
          </w:rPr>
          <w:tag w:val="MENDELEY_CITATION_v3_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"/>
          <w:id w:val="533163490"/>
          <w:placeholder>
            <w:docPart w:val="DefaultPlaceholder_-1854013440"/>
          </w:placeholder>
        </w:sdtPr>
        <w:sdtContent>
          <w:r w:rsidR="00FF2667" w:rsidRPr="00FF2667">
            <w:rPr>
              <w:rFonts w:cs="Times New Roman"/>
              <w:color w:val="000000"/>
              <w:lang w:val="ru-RU"/>
            </w:rPr>
            <w:t>[3]</w:t>
          </w:r>
        </w:sdtContent>
      </w:sdt>
      <w:r w:rsidR="00F20117" w:rsidRPr="00F20117">
        <w:rPr>
          <w:rFonts w:cs="Times New Roman"/>
          <w:lang w:val="ru-RU"/>
        </w:rPr>
        <w:t>.</w:t>
      </w:r>
    </w:p>
    <w:p w14:paraId="6BA3B306" w14:textId="77F5E6DC" w:rsidR="00373858" w:rsidRPr="000B656B" w:rsidRDefault="007B74F0" w:rsidP="004877F9">
      <w:pPr>
        <w:rPr>
          <w:rFonts w:cs="Times New Roman"/>
          <w:lang w:val="ru-RU"/>
        </w:rPr>
      </w:pPr>
      <w:r w:rsidRPr="000B656B">
        <w:rPr>
          <w:rFonts w:cs="Times New Roman"/>
          <w:lang w:val="ru-RU"/>
        </w:rPr>
        <w:t xml:space="preserve">Особый интерес в этом контексте представляют </w:t>
      </w:r>
      <w:r w:rsidR="00894C06" w:rsidRPr="000B656B">
        <w:rPr>
          <w:rFonts w:cs="Times New Roman"/>
          <w:lang w:val="ru-RU"/>
        </w:rPr>
        <w:t xml:space="preserve">птицы и </w:t>
      </w:r>
      <w:r w:rsidRPr="000B656B">
        <w:rPr>
          <w:rFonts w:cs="Times New Roman"/>
          <w:lang w:val="ru-RU"/>
        </w:rPr>
        <w:t>рукокрылые, для которых была выдвинута гипотеза редукции генома у видов, приспособленных к активному полёту</w:t>
      </w:r>
      <w:r w:rsidR="00373858" w:rsidRPr="000B656B">
        <w:rPr>
          <w:rFonts w:cs="Times New Roman"/>
          <w:color w:val="000000"/>
          <w:lang w:val="ru-RU"/>
        </w:rPr>
        <w:t xml:space="preserve"> </w:t>
      </w:r>
      <w:sdt>
        <w:sdtPr>
          <w:rPr>
            <w:rFonts w:cs="Times New Roman"/>
            <w:color w:val="000000"/>
            <w:lang w:val="ru-RU"/>
          </w:rPr>
          <w:tag w:val="MENDELEY_CITATION_v3_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"/>
          <w:id w:val="-1674254112"/>
          <w:placeholder>
            <w:docPart w:val="80B82F14FC698F45895DF33E4667E7D5"/>
          </w:placeholder>
        </w:sdtPr>
        <w:sdtContent>
          <w:r w:rsidR="00FF2667" w:rsidRPr="00FF2667">
            <w:rPr>
              <w:rFonts w:cs="Times New Roman"/>
              <w:color w:val="000000"/>
              <w:lang w:val="ru-RU"/>
            </w:rPr>
            <w:t>[4]</w:t>
          </w:r>
        </w:sdtContent>
      </w:sdt>
      <w:r w:rsidRPr="000B656B">
        <w:rPr>
          <w:rFonts w:cs="Times New Roman"/>
          <w:lang w:val="ru-RU"/>
        </w:rPr>
        <w:t xml:space="preserve">. </w:t>
      </w:r>
      <w:r w:rsidR="00440FFF" w:rsidRPr="000B656B">
        <w:rPr>
          <w:rFonts w:cs="Times New Roman"/>
          <w:lang w:val="ru-RU"/>
        </w:rPr>
        <w:t>О</w:t>
      </w:r>
      <w:r w:rsidR="00373858" w:rsidRPr="000B656B">
        <w:rPr>
          <w:rFonts w:cs="Times New Roman"/>
          <w:lang w:val="ru-RU"/>
        </w:rPr>
        <w:t>бнаружение B-хромосом у ряда видов рукокрылых ставит под сомнение универсальность данной концепции.</w:t>
      </w:r>
    </w:p>
    <w:p w14:paraId="2897C93A" w14:textId="7484D504" w:rsidR="007B74F0" w:rsidRPr="000B656B" w:rsidRDefault="001527C0" w:rsidP="004877F9">
      <w:pPr>
        <w:rPr>
          <w:rFonts w:cs="Times New Roman"/>
          <w:lang w:val="ru-RU"/>
        </w:rPr>
      </w:pPr>
      <w:r w:rsidRPr="000B656B">
        <w:rPr>
          <w:rFonts w:cs="Times New Roman"/>
          <w:lang w:val="ru-RU"/>
        </w:rPr>
        <w:t>Малая вечерница (или вечерница</w:t>
      </w:r>
      <w:r w:rsidR="007B74F0" w:rsidRPr="000B656B">
        <w:rPr>
          <w:rFonts w:cs="Times New Roman"/>
          <w:lang w:val="ru-RU"/>
        </w:rPr>
        <w:t xml:space="preserve"> Лейслера</w:t>
      </w:r>
      <w:r w:rsidRPr="000B656B">
        <w:rPr>
          <w:rFonts w:cs="Times New Roman"/>
          <w:lang w:val="ru-RU"/>
        </w:rPr>
        <w:t>)</w:t>
      </w:r>
      <w:r w:rsidR="007B74F0" w:rsidRPr="000B656B">
        <w:rPr>
          <w:rFonts w:cs="Times New Roman"/>
          <w:lang w:val="ru-RU"/>
        </w:rPr>
        <w:t xml:space="preserve"> </w:t>
      </w:r>
      <w:r w:rsidR="007B74F0" w:rsidRPr="003A07E0">
        <w:rPr>
          <w:rFonts w:cs="Times New Roman"/>
          <w:i/>
          <w:iCs/>
          <w:lang w:val="ru-RU"/>
        </w:rPr>
        <w:t>Nyctalus leisleri</w:t>
      </w:r>
      <w:r w:rsidR="007B74F0" w:rsidRPr="000B656B">
        <w:rPr>
          <w:rFonts w:cs="Times New Roman"/>
          <w:lang w:val="ru-RU"/>
        </w:rPr>
        <w:t xml:space="preserve"> является </w:t>
      </w:r>
      <w:r w:rsidR="00440FFF" w:rsidRPr="000B656B">
        <w:rPr>
          <w:rFonts w:cs="Times New Roman"/>
          <w:lang w:val="ru-RU"/>
        </w:rPr>
        <w:t>примером</w:t>
      </w:r>
      <w:r w:rsidR="007B74F0" w:rsidRPr="000B656B">
        <w:rPr>
          <w:rFonts w:cs="Times New Roman"/>
          <w:lang w:val="ru-RU"/>
        </w:rPr>
        <w:t xml:space="preserve"> летуч</w:t>
      </w:r>
      <w:r w:rsidR="00440FFF" w:rsidRPr="000B656B">
        <w:rPr>
          <w:rFonts w:cs="Times New Roman"/>
          <w:lang w:val="ru-RU"/>
        </w:rPr>
        <w:t>ей</w:t>
      </w:r>
      <w:r w:rsidR="007B74F0" w:rsidRPr="000B656B">
        <w:rPr>
          <w:rFonts w:cs="Times New Roman"/>
          <w:lang w:val="ru-RU"/>
        </w:rPr>
        <w:t xml:space="preserve"> мыш</w:t>
      </w:r>
      <w:r w:rsidR="00440FFF" w:rsidRPr="000B656B">
        <w:rPr>
          <w:rFonts w:cs="Times New Roman"/>
          <w:lang w:val="ru-RU"/>
        </w:rPr>
        <w:t>и</w:t>
      </w:r>
      <w:r w:rsidR="007B74F0" w:rsidRPr="000B656B">
        <w:rPr>
          <w:rFonts w:cs="Times New Roman"/>
          <w:lang w:val="ru-RU"/>
        </w:rPr>
        <w:t>, у котор</w:t>
      </w:r>
      <w:r w:rsidR="00440FFF" w:rsidRPr="000B656B">
        <w:rPr>
          <w:rFonts w:cs="Times New Roman"/>
          <w:lang w:val="ru-RU"/>
        </w:rPr>
        <w:t>ой</w:t>
      </w:r>
      <w:r w:rsidR="007B74F0" w:rsidRPr="000B656B">
        <w:rPr>
          <w:rFonts w:cs="Times New Roman"/>
          <w:lang w:val="ru-RU"/>
        </w:rPr>
        <w:t xml:space="preserve"> достоверно выявлены B-хромосомы</w:t>
      </w:r>
      <w:r w:rsidR="00894C06" w:rsidRPr="000B656B">
        <w:rPr>
          <w:rFonts w:cs="Times New Roman"/>
          <w:lang w:val="ru-RU"/>
        </w:rPr>
        <w:t xml:space="preserve"> </w:t>
      </w:r>
      <w:sdt>
        <w:sdtPr>
          <w:rPr>
            <w:rFonts w:cs="Times New Roman"/>
            <w:color w:val="000000"/>
            <w:lang w:val="ru-RU"/>
          </w:rPr>
          <w:tag w:val="MENDELEY_CITATION_v3_eyJjaXRhdGlvbklEIjoiTUVOREVMRVlfQ0lUQVRJT05fMzJlMjY1OGMtNzEzMC00MjUzLTg1ZDktMzIxOWRlNmI5YmFj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1297829443"/>
          <w:placeholder>
            <w:docPart w:val="DefaultPlaceholder_-1854013440"/>
          </w:placeholder>
        </w:sdtPr>
        <w:sdtContent>
          <w:r w:rsidR="00FF2667" w:rsidRPr="00FF2667">
            <w:rPr>
              <w:rFonts w:cs="Times New Roman"/>
              <w:color w:val="000000"/>
              <w:lang w:val="ru-RU"/>
            </w:rPr>
            <w:t>[5]</w:t>
          </w:r>
        </w:sdtContent>
      </w:sdt>
      <w:r w:rsidR="007B74F0" w:rsidRPr="000B656B">
        <w:rPr>
          <w:rFonts w:cs="Times New Roman"/>
          <w:lang w:val="ru-RU"/>
        </w:rPr>
        <w:t>.</w:t>
      </w:r>
      <w:r w:rsidR="00894C06" w:rsidRPr="000B656B">
        <w:rPr>
          <w:rFonts w:cs="Times New Roman"/>
          <w:lang w:val="ru-RU"/>
        </w:rPr>
        <w:t xml:space="preserve"> </w:t>
      </w:r>
      <w:r w:rsidR="00A31770">
        <w:rPr>
          <w:rFonts w:cs="Times New Roman"/>
          <w:lang w:val="ru-RU"/>
        </w:rPr>
        <w:t xml:space="preserve">Данные цитогенетического анализа указываю на вероятный различный молекулярно-генетический состав В-хромосом у этого вида (Проскурякова А.А., Романенко С.А., неопубликованные данные). </w:t>
      </w:r>
      <w:r w:rsidR="007B74F0" w:rsidRPr="000B656B">
        <w:rPr>
          <w:rFonts w:cs="Times New Roman"/>
          <w:lang w:val="ru-RU"/>
        </w:rPr>
        <w:t>Таким образом,</w:t>
      </w:r>
      <w:r w:rsidR="00894C06" w:rsidRPr="000B656B">
        <w:rPr>
          <w:rFonts w:cs="Times New Roman"/>
          <w:lang w:val="ru-RU"/>
        </w:rPr>
        <w:t xml:space="preserve"> </w:t>
      </w:r>
      <w:r w:rsidR="00440FFF" w:rsidRPr="000B656B">
        <w:rPr>
          <w:rFonts w:cs="Times New Roman"/>
          <w:lang w:val="ru-RU"/>
        </w:rPr>
        <w:t xml:space="preserve">изучение генома </w:t>
      </w:r>
      <w:r w:rsidR="003A07E0" w:rsidRPr="003A07E0">
        <w:rPr>
          <w:rFonts w:cs="Times New Roman"/>
          <w:i/>
          <w:iCs/>
          <w:lang w:val="ru-RU"/>
        </w:rPr>
        <w:t>N</w:t>
      </w:r>
      <w:r w:rsidR="003A07E0">
        <w:rPr>
          <w:rFonts w:cs="Times New Roman"/>
          <w:i/>
          <w:iCs/>
          <w:lang w:val="ru-RU"/>
        </w:rPr>
        <w:t>.</w:t>
      </w:r>
      <w:r w:rsidR="003A07E0" w:rsidRPr="003A07E0">
        <w:rPr>
          <w:rFonts w:cs="Times New Roman"/>
          <w:i/>
          <w:iCs/>
          <w:lang w:val="ru-RU"/>
        </w:rPr>
        <w:t xml:space="preserve"> </w:t>
      </w:r>
      <w:r w:rsidR="007B74F0" w:rsidRPr="003A07E0">
        <w:rPr>
          <w:rFonts w:cs="Times New Roman"/>
          <w:i/>
          <w:iCs/>
          <w:lang w:val="ru-RU"/>
        </w:rPr>
        <w:t>leisleri</w:t>
      </w:r>
      <w:r w:rsidR="007B74F0" w:rsidRPr="000B656B">
        <w:rPr>
          <w:rFonts w:cs="Times New Roman"/>
          <w:lang w:val="ru-RU"/>
        </w:rPr>
        <w:t xml:space="preserve"> </w:t>
      </w:r>
      <w:r w:rsidR="00440FFF" w:rsidRPr="000B656B">
        <w:rPr>
          <w:rFonts w:cs="Times New Roman"/>
          <w:lang w:val="ru-RU"/>
        </w:rPr>
        <w:t>может расширить понимание</w:t>
      </w:r>
      <w:r w:rsidR="007B74F0" w:rsidRPr="000B656B">
        <w:rPr>
          <w:rFonts w:cs="Times New Roman"/>
          <w:lang w:val="ru-RU"/>
        </w:rPr>
        <w:t xml:space="preserve"> эволюционной значимости и возможной функциональной роли добавочных хромосом у видов с компактными геномами, адаптированных к активному полёту.</w:t>
      </w:r>
    </w:p>
    <w:p w14:paraId="121A3EFE" w14:textId="79EE0AD4" w:rsidR="005D4AFD" w:rsidRPr="001A6E83" w:rsidRDefault="00F64ABE" w:rsidP="00D02801">
      <w:pPr>
        <w:spacing w:after="120"/>
        <w:ind w:firstLine="720"/>
        <w:rPr>
          <w:rFonts w:cs="Times New Roman"/>
          <w:color w:val="000000" w:themeColor="text1"/>
          <w:lang w:val="ru-RU"/>
        </w:rPr>
      </w:pPr>
      <w:r w:rsidRPr="00D02801">
        <w:rPr>
          <w:rFonts w:cs="Times New Roman"/>
          <w:b/>
          <w:color w:val="000000" w:themeColor="text1"/>
          <w:lang w:val="ru-RU"/>
        </w:rPr>
        <w:t>Целью</w:t>
      </w:r>
      <w:r w:rsidRPr="003A07E0">
        <w:rPr>
          <w:rFonts w:cs="Times New Roman"/>
          <w:color w:val="000000" w:themeColor="text1"/>
          <w:lang w:val="ru-RU"/>
        </w:rPr>
        <w:t xml:space="preserve"> настоящей работы является</w:t>
      </w:r>
      <w:r w:rsidR="008B4E32" w:rsidRPr="003A07E0">
        <w:rPr>
          <w:rFonts w:cs="Times New Roman"/>
          <w:color w:val="000000" w:themeColor="text1"/>
          <w:lang w:val="ru-RU"/>
        </w:rPr>
        <w:t xml:space="preserve"> </w:t>
      </w:r>
      <w:r w:rsidR="005D4AFD" w:rsidRPr="003A07E0">
        <w:rPr>
          <w:rFonts w:cs="Times New Roman"/>
          <w:color w:val="000000" w:themeColor="text1"/>
          <w:lang w:val="ru-RU"/>
        </w:rPr>
        <w:t xml:space="preserve">изучение </w:t>
      </w:r>
      <w:r w:rsidR="001A6E83">
        <w:rPr>
          <w:rFonts w:cs="Times New Roman"/>
          <w:color w:val="000000" w:themeColor="text1"/>
          <w:lang w:val="ru-RU"/>
        </w:rPr>
        <w:t xml:space="preserve">биоинформатическими методами </w:t>
      </w:r>
      <w:r w:rsidR="005D4AFD" w:rsidRPr="003A07E0">
        <w:rPr>
          <w:rFonts w:cs="Times New Roman"/>
          <w:color w:val="000000" w:themeColor="text1"/>
          <w:lang w:val="ru-RU"/>
        </w:rPr>
        <w:t>молекулярно-генетического состава В-хромосом малой вечерницы (</w:t>
      </w:r>
      <w:r w:rsidR="005D4AFD" w:rsidRPr="003A07E0">
        <w:rPr>
          <w:rFonts w:cs="Times New Roman"/>
          <w:i/>
          <w:iCs/>
          <w:color w:val="000000" w:themeColor="text1"/>
        </w:rPr>
        <w:t>Nyctalus</w:t>
      </w:r>
      <w:r w:rsidR="005D4AFD" w:rsidRPr="003A07E0">
        <w:rPr>
          <w:rFonts w:cs="Times New Roman"/>
          <w:i/>
          <w:iCs/>
          <w:color w:val="000000" w:themeColor="text1"/>
          <w:lang w:val="ru-RU"/>
        </w:rPr>
        <w:t xml:space="preserve"> </w:t>
      </w:r>
      <w:r w:rsidR="005D4AFD" w:rsidRPr="003A07E0">
        <w:rPr>
          <w:rFonts w:cs="Times New Roman"/>
          <w:i/>
          <w:iCs/>
          <w:color w:val="000000" w:themeColor="text1"/>
        </w:rPr>
        <w:t>leisleri</w:t>
      </w:r>
      <w:r w:rsidR="005D4AFD" w:rsidRPr="003A07E0">
        <w:rPr>
          <w:rFonts w:cs="Times New Roman"/>
          <w:i/>
          <w:iCs/>
          <w:color w:val="000000" w:themeColor="text1"/>
          <w:lang w:val="ru-RU"/>
        </w:rPr>
        <w:t xml:space="preserve">, </w:t>
      </w:r>
      <w:r w:rsidR="005D4AFD" w:rsidRPr="003A07E0">
        <w:rPr>
          <w:rFonts w:cs="Times New Roman"/>
          <w:color w:val="000000" w:themeColor="text1"/>
        </w:rPr>
        <w:t>Vespertilionidae</w:t>
      </w:r>
      <w:r w:rsidR="005D4AFD" w:rsidRPr="003A07E0">
        <w:rPr>
          <w:rFonts w:cs="Times New Roman"/>
          <w:color w:val="000000" w:themeColor="text1"/>
          <w:lang w:val="ru-RU"/>
        </w:rPr>
        <w:t xml:space="preserve">, </w:t>
      </w:r>
      <w:r w:rsidR="005D4AFD" w:rsidRPr="003A07E0">
        <w:rPr>
          <w:rFonts w:cs="Times New Roman"/>
          <w:color w:val="000000" w:themeColor="text1"/>
        </w:rPr>
        <w:t>Chirioptera</w:t>
      </w:r>
      <w:r w:rsidR="005D4AFD" w:rsidRPr="003A07E0">
        <w:rPr>
          <w:rFonts w:cs="Times New Roman"/>
          <w:color w:val="000000" w:themeColor="text1"/>
          <w:lang w:val="ru-RU"/>
        </w:rPr>
        <w:t>)</w:t>
      </w:r>
      <w:r w:rsidR="001A6E83">
        <w:rPr>
          <w:rFonts w:cs="Times New Roman"/>
          <w:color w:val="000000" w:themeColor="text1"/>
          <w:lang w:val="ru-RU"/>
        </w:rPr>
        <w:t>.</w:t>
      </w:r>
    </w:p>
    <w:p w14:paraId="0558DBF5" w14:textId="43F6D5CE" w:rsidR="00F64ABE" w:rsidRPr="003A07E0" w:rsidRDefault="00F64ABE" w:rsidP="004877F9">
      <w:pPr>
        <w:rPr>
          <w:rFonts w:cs="Times New Roman"/>
          <w:color w:val="000000" w:themeColor="text1"/>
          <w:lang w:val="ru-RU"/>
        </w:rPr>
      </w:pPr>
      <w:r w:rsidRPr="003A07E0">
        <w:rPr>
          <w:rFonts w:cs="Times New Roman"/>
          <w:color w:val="000000" w:themeColor="text1"/>
          <w:lang w:val="ru-RU"/>
        </w:rPr>
        <w:lastRenderedPageBreak/>
        <w:t xml:space="preserve">Для достижения поставленной цели </w:t>
      </w:r>
      <w:r w:rsidR="001A6E83">
        <w:rPr>
          <w:rFonts w:cs="Times New Roman"/>
          <w:color w:val="000000" w:themeColor="text1"/>
          <w:lang w:val="ru-RU"/>
        </w:rPr>
        <w:t>были поставлены</w:t>
      </w:r>
      <w:r w:rsidRPr="003A07E0">
        <w:rPr>
          <w:rFonts w:cs="Times New Roman"/>
          <w:color w:val="000000" w:themeColor="text1"/>
          <w:lang w:val="ru-RU"/>
        </w:rPr>
        <w:t xml:space="preserve"> следующие </w:t>
      </w:r>
      <w:r w:rsidRPr="00D02801">
        <w:rPr>
          <w:rFonts w:cs="Times New Roman"/>
          <w:b/>
          <w:color w:val="000000" w:themeColor="text1"/>
          <w:lang w:val="ru-RU"/>
        </w:rPr>
        <w:t>задачи</w:t>
      </w:r>
      <w:r w:rsidRPr="003A07E0">
        <w:rPr>
          <w:rFonts w:cs="Times New Roman"/>
          <w:color w:val="000000" w:themeColor="text1"/>
          <w:lang w:val="ru-RU"/>
        </w:rPr>
        <w:t>:</w:t>
      </w:r>
    </w:p>
    <w:p w14:paraId="16A9F494" w14:textId="77777777" w:rsidR="002D48CB" w:rsidRDefault="003A07E0" w:rsidP="002D48CB">
      <w:pPr>
        <w:pStyle w:val="ListParagraph"/>
        <w:numPr>
          <w:ilvl w:val="0"/>
          <w:numId w:val="4"/>
        </w:numPr>
        <w:ind w:left="567" w:hanging="567"/>
        <w:rPr>
          <w:rFonts w:cs="Times New Roman"/>
          <w:color w:val="000000" w:themeColor="text1"/>
          <w:lang w:val="ru-RU"/>
        </w:rPr>
      </w:pPr>
      <w:r w:rsidRPr="003A07E0">
        <w:rPr>
          <w:rFonts w:cs="Times New Roman"/>
          <w:color w:val="000000" w:themeColor="text1"/>
          <w:lang w:val="ru-RU"/>
        </w:rPr>
        <w:t>С</w:t>
      </w:r>
      <w:r w:rsidR="005D4AFD" w:rsidRPr="003A07E0">
        <w:rPr>
          <w:rFonts w:cs="Times New Roman"/>
          <w:color w:val="000000" w:themeColor="text1"/>
          <w:lang w:val="ru-RU"/>
        </w:rPr>
        <w:t xml:space="preserve"> помощью </w:t>
      </w:r>
      <w:r w:rsidR="009371E1">
        <w:rPr>
          <w:rFonts w:cs="Times New Roman"/>
          <w:color w:val="000000" w:themeColor="text1"/>
          <w:lang w:val="ru-RU"/>
        </w:rPr>
        <w:t xml:space="preserve">биоинформатического </w:t>
      </w:r>
      <w:r w:rsidR="005D4AFD" w:rsidRPr="003A07E0">
        <w:rPr>
          <w:rFonts w:cs="Times New Roman"/>
          <w:color w:val="000000" w:themeColor="text1"/>
          <w:lang w:val="ru-RU"/>
        </w:rPr>
        <w:t xml:space="preserve">конвейера </w:t>
      </w:r>
      <w:r w:rsidR="005D4AFD" w:rsidRPr="003A07E0">
        <w:rPr>
          <w:rFonts w:cs="Times New Roman"/>
          <w:color w:val="000000" w:themeColor="text1"/>
        </w:rPr>
        <w:t>DOPseq</w:t>
      </w:r>
      <w:r w:rsidR="005D4AFD" w:rsidRPr="003A07E0">
        <w:rPr>
          <w:rFonts w:cs="Times New Roman"/>
          <w:color w:val="000000" w:themeColor="text1"/>
          <w:lang w:val="ru-RU"/>
        </w:rPr>
        <w:t xml:space="preserve"> выявить специфичные для </w:t>
      </w:r>
      <w:r w:rsidR="005D4AFD" w:rsidRPr="003A07E0">
        <w:rPr>
          <w:rFonts w:cs="Times New Roman"/>
          <w:color w:val="000000" w:themeColor="text1"/>
        </w:rPr>
        <w:t>B</w:t>
      </w:r>
      <w:r w:rsidR="005D4AFD" w:rsidRPr="003A07E0">
        <w:rPr>
          <w:rFonts w:cs="Times New Roman"/>
          <w:color w:val="000000" w:themeColor="text1"/>
          <w:lang w:val="ru-RU"/>
        </w:rPr>
        <w:t xml:space="preserve">-хромосом участки в геноме </w:t>
      </w:r>
      <w:r w:rsidR="005D4AFD" w:rsidRPr="003A07E0">
        <w:rPr>
          <w:rFonts w:cs="Times New Roman"/>
          <w:i/>
          <w:iCs/>
          <w:color w:val="000000" w:themeColor="text1"/>
        </w:rPr>
        <w:t>N</w:t>
      </w:r>
      <w:r w:rsidR="005D4AFD" w:rsidRPr="003A07E0">
        <w:rPr>
          <w:rFonts w:cs="Times New Roman"/>
          <w:i/>
          <w:iCs/>
          <w:color w:val="000000" w:themeColor="text1"/>
          <w:lang w:val="ru-RU"/>
        </w:rPr>
        <w:t xml:space="preserve">. </w:t>
      </w:r>
      <w:r w:rsidR="005D4AFD" w:rsidRPr="003A07E0">
        <w:rPr>
          <w:rFonts w:cs="Times New Roman"/>
          <w:i/>
          <w:iCs/>
          <w:color w:val="000000" w:themeColor="text1"/>
        </w:rPr>
        <w:t>leisleri</w:t>
      </w:r>
      <w:r w:rsidR="005D4AFD" w:rsidRPr="003A07E0">
        <w:rPr>
          <w:rFonts w:cs="Times New Roman"/>
          <w:color w:val="000000" w:themeColor="text1"/>
          <w:lang w:val="ru-RU"/>
        </w:rPr>
        <w:t>;</w:t>
      </w:r>
    </w:p>
    <w:p w14:paraId="1EFF1874" w14:textId="77777777" w:rsidR="001A6E83" w:rsidRDefault="005D4AFD" w:rsidP="002D48CB">
      <w:pPr>
        <w:pStyle w:val="ListParagraph"/>
        <w:numPr>
          <w:ilvl w:val="0"/>
          <w:numId w:val="4"/>
        </w:numPr>
        <w:ind w:left="567" w:hanging="567"/>
        <w:rPr>
          <w:rFonts w:cs="Times New Roman"/>
          <w:color w:val="000000" w:themeColor="text1"/>
          <w:lang w:val="ru-RU"/>
        </w:rPr>
      </w:pPr>
      <w:r w:rsidRPr="002D48CB">
        <w:rPr>
          <w:rFonts w:cs="Times New Roman"/>
          <w:color w:val="000000" w:themeColor="text1"/>
          <w:lang w:val="ru-RU"/>
        </w:rPr>
        <w:t xml:space="preserve">Описать репитиом </w:t>
      </w:r>
      <w:r w:rsidRPr="002D48CB">
        <w:rPr>
          <w:rFonts w:cs="Times New Roman"/>
          <w:i/>
          <w:iCs/>
          <w:color w:val="000000" w:themeColor="text1"/>
        </w:rPr>
        <w:t>N</w:t>
      </w:r>
      <w:r w:rsidRPr="002D48CB">
        <w:rPr>
          <w:rFonts w:cs="Times New Roman"/>
          <w:i/>
          <w:iCs/>
          <w:color w:val="000000" w:themeColor="text1"/>
          <w:lang w:val="ru-RU"/>
        </w:rPr>
        <w:t xml:space="preserve">. </w:t>
      </w:r>
      <w:r w:rsidRPr="002D48CB">
        <w:rPr>
          <w:rFonts w:cs="Times New Roman"/>
          <w:i/>
          <w:iCs/>
          <w:color w:val="000000" w:themeColor="text1"/>
        </w:rPr>
        <w:t>leisleri</w:t>
      </w:r>
      <w:r w:rsidRPr="002D48CB">
        <w:rPr>
          <w:rFonts w:cs="Times New Roman"/>
          <w:i/>
          <w:iCs/>
          <w:color w:val="000000" w:themeColor="text1"/>
          <w:lang w:val="ru-RU"/>
        </w:rPr>
        <w:t xml:space="preserve"> </w:t>
      </w:r>
      <w:r w:rsidRPr="002D48CB">
        <w:rPr>
          <w:rFonts w:cs="Times New Roman"/>
          <w:color w:val="000000" w:themeColor="text1"/>
          <w:lang w:val="ru-RU"/>
        </w:rPr>
        <w:t>с использование</w:t>
      </w:r>
      <w:r w:rsidR="00E2516D" w:rsidRPr="002D48CB">
        <w:rPr>
          <w:rFonts w:cs="Times New Roman"/>
          <w:color w:val="000000" w:themeColor="text1"/>
          <w:lang w:val="ru-RU"/>
        </w:rPr>
        <w:t xml:space="preserve">м программного комплекса </w:t>
      </w:r>
      <w:r w:rsidR="00E2516D" w:rsidRPr="002D48CB">
        <w:rPr>
          <w:rFonts w:cs="Times New Roman"/>
          <w:color w:val="000000" w:themeColor="text1"/>
        </w:rPr>
        <w:t>TideCluster</w:t>
      </w:r>
      <w:r w:rsidR="00E2516D" w:rsidRPr="002D48CB">
        <w:rPr>
          <w:rFonts w:cs="Times New Roman"/>
          <w:color w:val="000000" w:themeColor="text1"/>
          <w:lang w:val="ru-RU"/>
        </w:rPr>
        <w:t xml:space="preserve"> и </w:t>
      </w:r>
      <w:r w:rsidR="00E2516D" w:rsidRPr="002D48CB">
        <w:rPr>
          <w:rFonts w:cs="Times New Roman"/>
          <w:color w:val="000000" w:themeColor="text1"/>
        </w:rPr>
        <w:t>RepeatMasker</w:t>
      </w:r>
      <w:r w:rsidRPr="002D48CB">
        <w:rPr>
          <w:rFonts w:cs="Times New Roman"/>
          <w:color w:val="000000" w:themeColor="text1"/>
          <w:lang w:val="ru-RU"/>
        </w:rPr>
        <w:t>;</w:t>
      </w:r>
    </w:p>
    <w:p w14:paraId="28DF48DB" w14:textId="4F482D4F" w:rsidR="00AF6C2F" w:rsidRPr="002D48CB" w:rsidRDefault="005D4AFD" w:rsidP="002D48CB">
      <w:pPr>
        <w:pStyle w:val="ListParagraph"/>
        <w:numPr>
          <w:ilvl w:val="0"/>
          <w:numId w:val="4"/>
        </w:numPr>
        <w:ind w:left="567" w:hanging="567"/>
        <w:rPr>
          <w:rFonts w:cs="Times New Roman"/>
          <w:color w:val="000000" w:themeColor="text1"/>
          <w:lang w:val="ru-RU"/>
        </w:rPr>
      </w:pPr>
      <w:r w:rsidRPr="002D48CB">
        <w:rPr>
          <w:rFonts w:cs="Times New Roman"/>
          <w:color w:val="000000" w:themeColor="text1"/>
          <w:lang w:val="ru-RU"/>
        </w:rPr>
        <w:t>Выявить повторяющиеся последовательности В-хромосом</w:t>
      </w:r>
      <w:r w:rsidR="00E2516D" w:rsidRPr="002D48CB">
        <w:rPr>
          <w:rFonts w:cs="Times New Roman"/>
          <w:color w:val="000000" w:themeColor="text1"/>
          <w:lang w:val="ru-RU"/>
        </w:rPr>
        <w:t xml:space="preserve"> при сопоставлении репитома и специфичных участков генома </w:t>
      </w:r>
      <w:r w:rsidR="00E2516D" w:rsidRPr="002D48CB">
        <w:rPr>
          <w:rFonts w:cs="Times New Roman"/>
          <w:i/>
          <w:iCs/>
          <w:color w:val="000000" w:themeColor="text1"/>
        </w:rPr>
        <w:t>N</w:t>
      </w:r>
      <w:r w:rsidR="00E2516D" w:rsidRPr="002D48CB">
        <w:rPr>
          <w:rFonts w:cs="Times New Roman"/>
          <w:i/>
          <w:iCs/>
          <w:color w:val="000000" w:themeColor="text1"/>
          <w:lang w:val="ru-RU"/>
        </w:rPr>
        <w:t xml:space="preserve">. </w:t>
      </w:r>
      <w:r w:rsidR="00AF6C2F" w:rsidRPr="002D48CB">
        <w:rPr>
          <w:rFonts w:cs="Times New Roman"/>
          <w:i/>
          <w:iCs/>
          <w:color w:val="000000" w:themeColor="text1"/>
        </w:rPr>
        <w:t>L</w:t>
      </w:r>
      <w:r w:rsidR="00E2516D" w:rsidRPr="002D48CB">
        <w:rPr>
          <w:rFonts w:cs="Times New Roman"/>
          <w:i/>
          <w:iCs/>
          <w:color w:val="000000" w:themeColor="text1"/>
        </w:rPr>
        <w:t>eisleri</w:t>
      </w:r>
      <w:r w:rsidR="00AF6C2F" w:rsidRPr="002D48CB">
        <w:rPr>
          <w:rFonts w:cs="Times New Roman"/>
          <w:color w:val="000000" w:themeColor="text1"/>
          <w:lang w:val="ru-RU"/>
        </w:rPr>
        <w:t>.</w:t>
      </w:r>
      <w:r w:rsidR="00AF6C2F" w:rsidRPr="002D48CB">
        <w:rPr>
          <w:rFonts w:cs="Times New Roman"/>
          <w:color w:val="000000" w:themeColor="text1"/>
          <w:lang w:val="ru-RU"/>
        </w:rPr>
        <w:br w:type="page"/>
      </w:r>
    </w:p>
    <w:p w14:paraId="024C5D80" w14:textId="04284168" w:rsidR="00724AD1" w:rsidRPr="000B656B" w:rsidRDefault="007B27BD" w:rsidP="004877F9">
      <w:pPr>
        <w:pStyle w:val="Heading1"/>
        <w:rPr>
          <w:rFonts w:cs="Times New Roman"/>
        </w:rPr>
      </w:pPr>
      <w:bookmarkStart w:id="9" w:name="_Toc217408980"/>
      <w:r w:rsidRPr="000B656B">
        <w:rPr>
          <w:rFonts w:cs="Times New Roman"/>
        </w:rPr>
        <w:lastRenderedPageBreak/>
        <w:t>ОБЗОР ЛИТЕРАТУРЫ</w:t>
      </w:r>
      <w:bookmarkEnd w:id="9"/>
    </w:p>
    <w:p w14:paraId="2E31FD5F" w14:textId="72DD20DE" w:rsidR="00EB7395" w:rsidRPr="000B656B" w:rsidRDefault="007D3646" w:rsidP="004877F9">
      <w:pPr>
        <w:pStyle w:val="Heading2"/>
        <w:rPr>
          <w:rFonts w:cs="Times New Roman"/>
        </w:rPr>
      </w:pPr>
      <w:bookmarkStart w:id="10" w:name="_Toc217408981"/>
      <w:r w:rsidRPr="000B656B">
        <w:rPr>
          <w:rFonts w:cs="Times New Roman"/>
        </w:rPr>
        <w:t>Э</w:t>
      </w:r>
      <w:r w:rsidR="00452D39" w:rsidRPr="000B656B">
        <w:rPr>
          <w:rFonts w:cs="Times New Roman"/>
        </w:rPr>
        <w:t>гоистичные генетические элементы</w:t>
      </w:r>
      <w:bookmarkEnd w:id="10"/>
    </w:p>
    <w:p w14:paraId="4C2D513C" w14:textId="61695D15" w:rsidR="00206DF2" w:rsidRPr="000B656B" w:rsidRDefault="005D4AFD" w:rsidP="004877F9">
      <w:pPr>
        <w:rPr>
          <w:rFonts w:cs="Times New Roman"/>
          <w:lang w:val="ru-RU"/>
        </w:rPr>
      </w:pPr>
      <w:r w:rsidRPr="000B656B">
        <w:rPr>
          <w:rFonts w:cs="Times New Roman"/>
          <w:lang w:val="ru-RU"/>
        </w:rPr>
        <w:t>Традиционно геномы рассматривались как целостные единицы, в которых гены совместно действуют для повышения приспособленности организма. Однако, если отдельные гены получают возможность влиять на собственную передачу потомству, геном перестаёт быть полностью координированной системой и становится уязвимым для эгоистичного поведения его компонентов</w:t>
      </w:r>
      <w:r w:rsidR="00F81988">
        <w:rPr>
          <w:rFonts w:cs="Times New Roman"/>
          <w:lang w:val="ru-RU"/>
        </w:rPr>
        <w:t xml:space="preserve"> </w:t>
      </w:r>
      <w:sdt>
        <w:sdtPr>
          <w:rPr>
            <w:rFonts w:cs="Times New Roman"/>
            <w:color w:val="000000"/>
            <w:lang w:val="ru-RU"/>
          </w:rPr>
          <w:tag w:val="MENDELEY_CITATION_v3_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"/>
          <w:id w:val="-1080374477"/>
          <w:placeholder>
            <w:docPart w:val="DefaultPlaceholder_-1854013440"/>
          </w:placeholder>
        </w:sdtPr>
        <w:sdtContent>
          <w:r w:rsidR="00FF2667" w:rsidRPr="00FF2667">
            <w:rPr>
              <w:rFonts w:cs="Times New Roman"/>
              <w:color w:val="000000"/>
              <w:lang w:val="ru-RU"/>
            </w:rPr>
            <w:t>[6]</w:t>
          </w:r>
        </w:sdtContent>
      </w:sdt>
      <w:r w:rsidR="00990DBC">
        <w:rPr>
          <w:rFonts w:cs="Times New Roman"/>
          <w:lang w:val="ru-RU"/>
        </w:rPr>
        <w:t>.</w:t>
      </w:r>
      <w:r w:rsidR="001E72C7">
        <w:rPr>
          <w:rFonts w:cs="Times New Roman"/>
          <w:lang w:val="ru-RU"/>
        </w:rPr>
        <w:t xml:space="preserve"> </w:t>
      </w:r>
      <w:r w:rsidR="007B5691">
        <w:rPr>
          <w:rFonts w:cs="Times New Roman"/>
          <w:lang w:val="ru-RU"/>
        </w:rPr>
        <w:t>У</w:t>
      </w:r>
      <w:r w:rsidR="00206DF2" w:rsidRPr="000B656B">
        <w:rPr>
          <w:rFonts w:cs="Times New Roman"/>
          <w:lang w:val="ru-RU"/>
        </w:rPr>
        <w:t>частки генома, которые способны усиливать собственную передачу потомству за счёт других генов в геноме, даже если это не приносит пользы организму или оказывает на него отрицательное влияние</w:t>
      </w:r>
      <w:r w:rsidR="007B5691">
        <w:rPr>
          <w:rFonts w:cs="Times New Roman"/>
          <w:lang w:val="ru-RU"/>
        </w:rPr>
        <w:t xml:space="preserve">, получили название </w:t>
      </w:r>
      <w:r w:rsidR="00480C2B">
        <w:rPr>
          <w:rFonts w:cs="Times New Roman"/>
          <w:lang w:val="ru-RU"/>
        </w:rPr>
        <w:t>э</w:t>
      </w:r>
      <w:r w:rsidR="00480C2B" w:rsidRPr="000B656B">
        <w:rPr>
          <w:rFonts w:cs="Times New Roman"/>
          <w:lang w:val="ru-RU"/>
        </w:rPr>
        <w:t>гоистичны</w:t>
      </w:r>
      <w:r w:rsidR="00480C2B">
        <w:rPr>
          <w:rFonts w:cs="Times New Roman"/>
          <w:lang w:val="ru-RU"/>
        </w:rPr>
        <w:t>х</w:t>
      </w:r>
      <w:r w:rsidR="00480C2B" w:rsidRPr="000B656B">
        <w:rPr>
          <w:rFonts w:cs="Times New Roman"/>
          <w:lang w:val="ru-RU"/>
        </w:rPr>
        <w:t xml:space="preserve"> генетически</w:t>
      </w:r>
      <w:r w:rsidR="00480C2B">
        <w:rPr>
          <w:rFonts w:cs="Times New Roman"/>
          <w:lang w:val="ru-RU"/>
        </w:rPr>
        <w:t xml:space="preserve">х </w:t>
      </w:r>
      <w:r w:rsidR="00480C2B" w:rsidRPr="000B656B">
        <w:rPr>
          <w:rFonts w:cs="Times New Roman"/>
          <w:lang w:val="ru-RU"/>
        </w:rPr>
        <w:t>элемент</w:t>
      </w:r>
      <w:r w:rsidR="00480C2B">
        <w:rPr>
          <w:rFonts w:cs="Times New Roman"/>
          <w:lang w:val="ru-RU"/>
        </w:rPr>
        <w:t>ов</w:t>
      </w:r>
      <w:r w:rsidR="00480C2B" w:rsidRPr="000B656B">
        <w:rPr>
          <w:rFonts w:cs="Times New Roman"/>
          <w:lang w:val="ru-RU"/>
        </w:rPr>
        <w:t xml:space="preserve"> (ЭГЭ, </w:t>
      </w:r>
      <w:r w:rsidR="00480C2B" w:rsidRPr="000B656B">
        <w:rPr>
          <w:rFonts w:cs="Times New Roman"/>
        </w:rPr>
        <w:t>SGEs</w:t>
      </w:r>
      <w:r w:rsidR="00480C2B" w:rsidRPr="000B656B">
        <w:rPr>
          <w:rFonts w:cs="Times New Roman"/>
          <w:lang w:val="ru-RU"/>
        </w:rPr>
        <w:t>)</w:t>
      </w:r>
      <w:r w:rsidR="00206DF2" w:rsidRPr="000B656B">
        <w:rPr>
          <w:rFonts w:cs="Times New Roman"/>
          <w:lang w:val="ru-RU"/>
        </w:rPr>
        <w:t xml:space="preserve"> </w:t>
      </w:r>
      <w:sdt>
        <w:sdtPr>
          <w:rPr>
            <w:rFonts w:cs="Times New Roman"/>
            <w:color w:val="000000"/>
            <w:lang w:val="ru-RU"/>
          </w:rPr>
          <w:tag w:val="MENDELEY_CITATION_v3_eyJjaXRhdGlvbklEIjoiTUVOREVMRVlfQ0lUQVRJT05fM2E2ODMzYjQtMzU4NS00ZWU4LWJhNWMtNjIzM2RiMzExYTNl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
          <w:id w:val="429405452"/>
          <w:placeholder>
            <w:docPart w:val="DefaultPlaceholder_-1854013440"/>
          </w:placeholder>
        </w:sdtPr>
        <w:sdtContent>
          <w:r w:rsidR="00FF2667" w:rsidRPr="00FF2667">
            <w:rPr>
              <w:rFonts w:cs="Times New Roman"/>
              <w:color w:val="000000"/>
              <w:lang w:val="ru-RU"/>
            </w:rPr>
            <w:t>[7]</w:t>
          </w:r>
        </w:sdtContent>
      </w:sdt>
      <w:r w:rsidR="00206DF2" w:rsidRPr="000B656B">
        <w:rPr>
          <w:rFonts w:cs="Times New Roman"/>
          <w:lang w:val="ru-RU"/>
        </w:rPr>
        <w:t>.</w:t>
      </w:r>
    </w:p>
    <w:p w14:paraId="5D55A3E7" w14:textId="15BB7D1A" w:rsidR="00111E82" w:rsidRPr="000B656B" w:rsidRDefault="00FB56FF" w:rsidP="004877F9">
      <w:pPr>
        <w:rPr>
          <w:rFonts w:cs="Times New Roman"/>
          <w:lang w:val="ru-RU"/>
        </w:rPr>
      </w:pPr>
      <w:r w:rsidRPr="000B656B">
        <w:rPr>
          <w:rFonts w:cs="Times New Roman"/>
          <w:lang w:val="ru-RU"/>
        </w:rPr>
        <w:t xml:space="preserve">Концепция </w:t>
      </w:r>
      <w:r w:rsidR="00111E82" w:rsidRPr="000B656B">
        <w:rPr>
          <w:rFonts w:cs="Times New Roman"/>
          <w:lang w:val="ru-RU"/>
        </w:rPr>
        <w:t>ЭГЭ</w:t>
      </w:r>
      <w:r w:rsidR="00CF4787" w:rsidRPr="000B656B">
        <w:rPr>
          <w:rFonts w:cs="Times New Roman"/>
          <w:lang w:val="ru-RU"/>
        </w:rPr>
        <w:t xml:space="preserve"> </w:t>
      </w:r>
      <w:r w:rsidRPr="000B656B">
        <w:rPr>
          <w:rFonts w:cs="Times New Roman"/>
          <w:lang w:val="ru-RU"/>
        </w:rPr>
        <w:t xml:space="preserve">была введена </w:t>
      </w:r>
      <w:r w:rsidR="007A1464" w:rsidRPr="000B656B">
        <w:rPr>
          <w:rFonts w:cs="Times New Roman"/>
          <w:lang w:val="ru-RU"/>
        </w:rPr>
        <w:t>в широкий научный оборот</w:t>
      </w:r>
      <w:r w:rsidR="00CF4787" w:rsidRPr="000B656B">
        <w:rPr>
          <w:rFonts w:cs="Times New Roman"/>
          <w:lang w:val="ru-RU"/>
        </w:rPr>
        <w:t xml:space="preserve"> во второй половине </w:t>
      </w:r>
      <w:r w:rsidR="00CF4787" w:rsidRPr="000B656B">
        <w:rPr>
          <w:rFonts w:cs="Times New Roman"/>
        </w:rPr>
        <w:t>XX</w:t>
      </w:r>
      <w:r w:rsidR="00CF4787" w:rsidRPr="000B656B">
        <w:rPr>
          <w:rFonts w:cs="Times New Roman"/>
          <w:lang w:val="ru-RU"/>
        </w:rPr>
        <w:t xml:space="preserve"> века</w:t>
      </w:r>
      <w:r w:rsidR="00206DF2" w:rsidRPr="000B656B">
        <w:rPr>
          <w:rFonts w:cs="Times New Roman"/>
          <w:lang w:val="ru-RU"/>
        </w:rPr>
        <w:t>.</w:t>
      </w:r>
      <w:r w:rsidR="007A1464" w:rsidRPr="000B656B">
        <w:rPr>
          <w:rFonts w:cs="Times New Roman"/>
          <w:lang w:val="ru-RU"/>
        </w:rPr>
        <w:t xml:space="preserve"> Р</w:t>
      </w:r>
      <w:r w:rsidR="00206DF2" w:rsidRPr="000B656B">
        <w:rPr>
          <w:rFonts w:cs="Times New Roman"/>
          <w:lang w:val="ru-RU"/>
        </w:rPr>
        <w:t xml:space="preserve">аботы </w:t>
      </w:r>
      <w:r w:rsidR="007A1464" w:rsidRPr="000B656B">
        <w:rPr>
          <w:rFonts w:cs="Times New Roman"/>
          <w:lang w:val="ru-RU"/>
        </w:rPr>
        <w:t xml:space="preserve">того времени </w:t>
      </w:r>
      <w:r w:rsidR="00206DF2" w:rsidRPr="000B656B">
        <w:rPr>
          <w:rFonts w:cs="Times New Roman"/>
          <w:lang w:val="ru-RU"/>
        </w:rPr>
        <w:t>подчёркивали, что гены могут распространяться в популяции независимо от их влияния на приспособленность организма, если они обладают преимуществом в передаче</w:t>
      </w:r>
      <w:r w:rsidR="007A1464" w:rsidRPr="000B656B">
        <w:rPr>
          <w:rFonts w:cs="Times New Roman"/>
          <w:lang w:val="ru-RU"/>
        </w:rPr>
        <w:t xml:space="preserve"> </w:t>
      </w:r>
      <w:sdt>
        <w:sdtPr>
          <w:rPr>
            <w:rFonts w:cs="Times New Roman"/>
            <w:color w:val="000000"/>
            <w:lang w:val="ru-RU"/>
          </w:rPr>
          <w:tag w:val="MENDELEY_CITATION_v3_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"/>
          <w:id w:val="2108308278"/>
          <w:placeholder>
            <w:docPart w:val="DefaultPlaceholder_-1854013440"/>
          </w:placeholder>
        </w:sdtPr>
        <w:sdtContent>
          <w:r w:rsidR="00FF2667" w:rsidRPr="00FF2667">
            <w:rPr>
              <w:rFonts w:cs="Times New Roman"/>
              <w:color w:val="000000"/>
              <w:lang w:val="ru-RU"/>
            </w:rPr>
            <w:t>[8,9]</w:t>
          </w:r>
        </w:sdtContent>
      </w:sdt>
      <w:r w:rsidR="00206DF2" w:rsidRPr="000B656B">
        <w:rPr>
          <w:rFonts w:cs="Times New Roman"/>
          <w:lang w:val="ru-RU"/>
        </w:rPr>
        <w:t xml:space="preserve">. В настоящее время </w:t>
      </w:r>
      <w:r w:rsidR="00111E82" w:rsidRPr="000B656B">
        <w:rPr>
          <w:rFonts w:cs="Times New Roman"/>
          <w:lang w:val="ru-RU"/>
        </w:rPr>
        <w:t>ЭГЭ</w:t>
      </w:r>
      <w:r w:rsidR="00206DF2" w:rsidRPr="000B656B">
        <w:rPr>
          <w:rFonts w:cs="Times New Roman"/>
          <w:lang w:val="ru-RU"/>
        </w:rPr>
        <w:t xml:space="preserve"> описаны у большинства групп организмов и демонстрируют поразительное разнообразие механизмов, с помощью которых они обеспечивают собственное распространение </w:t>
      </w:r>
      <w:sdt>
        <w:sdtPr>
          <w:rPr>
            <w:rFonts w:cs="Times New Roman"/>
            <w:color w:val="000000"/>
            <w:lang w:val="ru-RU"/>
          </w:rPr>
          <w:tag w:val="MENDELEY_CITATION_v3_eyJjaXRhdGlvbklEIjoiTUVOREVMRVlfQ0lUQVRJT05fYTNhNjQxY2YtNjQzYi00MTA3LTg3MDQtNzMyOWY5NDhlNmVi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
          <w:id w:val="1688707048"/>
          <w:placeholder>
            <w:docPart w:val="D803690BBC98C544AFDB2FBE04EA49EF"/>
          </w:placeholder>
        </w:sdtPr>
        <w:sdtContent>
          <w:r w:rsidR="00FF2667" w:rsidRPr="00FF2667">
            <w:rPr>
              <w:rFonts w:cs="Times New Roman"/>
              <w:color w:val="000000"/>
              <w:lang w:val="ru-RU"/>
            </w:rPr>
            <w:t>[7]</w:t>
          </w:r>
        </w:sdtContent>
      </w:sdt>
      <w:r w:rsidR="00206DF2" w:rsidRPr="000B656B">
        <w:rPr>
          <w:rFonts w:cs="Times New Roman"/>
          <w:lang w:val="ru-RU"/>
        </w:rPr>
        <w:t>.</w:t>
      </w:r>
      <w:r w:rsidR="007B5691">
        <w:rPr>
          <w:rFonts w:cs="Times New Roman"/>
          <w:lang w:val="ru-RU"/>
        </w:rPr>
        <w:t xml:space="preserve"> </w:t>
      </w:r>
      <w:r w:rsidR="00206DF2" w:rsidRPr="000B656B">
        <w:rPr>
          <w:rFonts w:cs="Times New Roman"/>
          <w:lang w:val="ru-RU"/>
        </w:rPr>
        <w:t xml:space="preserve">Хотя долгое время </w:t>
      </w:r>
      <w:r w:rsidR="00111E82" w:rsidRPr="000B656B">
        <w:rPr>
          <w:rFonts w:cs="Times New Roman"/>
          <w:lang w:val="ru-RU"/>
        </w:rPr>
        <w:t>ЭГЭ</w:t>
      </w:r>
      <w:r w:rsidR="00206DF2" w:rsidRPr="000B656B">
        <w:rPr>
          <w:rFonts w:cs="Times New Roman"/>
          <w:lang w:val="ru-RU"/>
        </w:rPr>
        <w:t xml:space="preserve"> </w:t>
      </w:r>
      <w:r w:rsidR="006217B4" w:rsidRPr="000B656B">
        <w:rPr>
          <w:rFonts w:cs="Times New Roman"/>
          <w:lang w:val="ru-RU"/>
        </w:rPr>
        <w:t>не рассматривали как</w:t>
      </w:r>
      <w:r w:rsidR="00206DF2" w:rsidRPr="000B656B">
        <w:rPr>
          <w:rFonts w:cs="Times New Roman"/>
          <w:lang w:val="ru-RU"/>
        </w:rPr>
        <w:t xml:space="preserve"> эволюци</w:t>
      </w:r>
      <w:r w:rsidR="006217B4" w:rsidRPr="000B656B">
        <w:rPr>
          <w:rFonts w:cs="Times New Roman"/>
          <w:lang w:val="ru-RU"/>
        </w:rPr>
        <w:t>онно значимые</w:t>
      </w:r>
      <w:r w:rsidR="00206DF2" w:rsidRPr="000B656B">
        <w:rPr>
          <w:rFonts w:cs="Times New Roman"/>
          <w:lang w:val="ru-RU"/>
        </w:rPr>
        <w:t xml:space="preserve">, сегодня признано, что они влияют на широкий спектр биологических процессов — от размера и архитектуры генома до процессов видообразования </w:t>
      </w:r>
      <w:sdt>
        <w:sdtPr>
          <w:rPr>
            <w:rFonts w:cs="Times New Roman"/>
            <w:color w:val="000000"/>
            <w:lang w:val="ru-RU"/>
          </w:rPr>
          <w:tag w:val="MENDELEY_CITATION_v3_eyJjaXRhdGlvbklEIjoiTUVOREVMRVlfQ0lUQVRJT05fYTE3NmFmNDEtZWFkZS00YjFhLThjMDEtZjE3YzdmMzZiM2Rk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
          <w:id w:val="-1765377770"/>
          <w:placeholder>
            <w:docPart w:val="C9806D9D92D65B468113552D63825BE7"/>
          </w:placeholder>
        </w:sdtPr>
        <w:sdtContent>
          <w:r w:rsidR="00FF2667" w:rsidRPr="00FF2667">
            <w:rPr>
              <w:rFonts w:cs="Times New Roman"/>
              <w:color w:val="000000"/>
              <w:lang w:val="ru-RU"/>
            </w:rPr>
            <w:t>[7]</w:t>
          </w:r>
        </w:sdtContent>
      </w:sdt>
      <w:r w:rsidR="00206DF2" w:rsidRPr="000B656B">
        <w:rPr>
          <w:rFonts w:cs="Times New Roman"/>
          <w:lang w:val="ru-RU"/>
        </w:rPr>
        <w:t>.</w:t>
      </w:r>
    </w:p>
    <w:p w14:paraId="2E27A8DC" w14:textId="0FAE6FC8" w:rsidR="00111E82" w:rsidRPr="000B656B" w:rsidRDefault="00111E82" w:rsidP="004877F9">
      <w:pPr>
        <w:rPr>
          <w:rFonts w:cs="Times New Roman"/>
          <w:lang w:val="ru-RU"/>
        </w:rPr>
      </w:pPr>
      <w:r w:rsidRPr="000B656B">
        <w:rPr>
          <w:rFonts w:cs="Times New Roman"/>
          <w:lang w:val="ru-RU"/>
        </w:rPr>
        <w:t>ЭГЭ можно отнести к следующим широким категориям: транспозируемые элементы</w:t>
      </w:r>
      <w:r w:rsidR="00CF1438" w:rsidRPr="000B656B">
        <w:rPr>
          <w:rFonts w:cs="Times New Roman"/>
          <w:lang w:val="ru-RU"/>
        </w:rPr>
        <w:t>,</w:t>
      </w:r>
      <w:r w:rsidRPr="000B656B">
        <w:rPr>
          <w:rFonts w:cs="Times New Roman"/>
          <w:lang w:val="ru-RU"/>
        </w:rPr>
        <w:t xml:space="preserve"> элементы смещённой генной конверсии, мейотические драйверы, постсегрегационные драйверы и цитоплазматические драйверы. Все эти элементы стремятся увеличить собственную передачу, нанося ущерб другим компонентам генома индивида</w:t>
      </w:r>
      <w:r w:rsidR="001E72C7">
        <w:rPr>
          <w:rFonts w:cs="Times New Roman"/>
          <w:lang w:val="ru-RU"/>
        </w:rPr>
        <w:t>, н</w:t>
      </w:r>
      <w:r w:rsidRPr="000B656B">
        <w:rPr>
          <w:rFonts w:cs="Times New Roman"/>
          <w:lang w:val="ru-RU"/>
        </w:rPr>
        <w:t xml:space="preserve">о при этом могут иметь возможные положительные долгосрочные эволюционные последствия </w:t>
      </w:r>
      <w:sdt>
        <w:sdtPr>
          <w:rPr>
            <w:rFonts w:cs="Times New Roman"/>
            <w:color w:val="000000"/>
            <w:lang w:val="ru-RU"/>
          </w:rPr>
          <w:tag w:val="MENDELEY_CITATION_v3_eyJjaXRhdGlvbklEIjoiTUVOREVMRVlfQ0lUQVRJT05fMTQ5YmRkYzYtOGNhMi00YzZlLTljZDYtNmQ2ZDgzZTZlN2Vm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
          <w:id w:val="-2036106374"/>
          <w:placeholder>
            <w:docPart w:val="DefaultPlaceholder_-1854013440"/>
          </w:placeholder>
        </w:sdtPr>
        <w:sdtContent>
          <w:r w:rsidR="00FF2667" w:rsidRPr="00FF2667">
            <w:rPr>
              <w:rFonts w:cs="Times New Roman"/>
              <w:color w:val="000000"/>
              <w:lang w:val="ru-RU"/>
            </w:rPr>
            <w:t>[10]</w:t>
          </w:r>
        </w:sdtContent>
      </w:sdt>
      <w:r w:rsidRPr="000B656B">
        <w:rPr>
          <w:rFonts w:cs="Times New Roman"/>
          <w:lang w:val="ru-RU"/>
        </w:rPr>
        <w:t>.</w:t>
      </w:r>
      <w:r w:rsidR="00643EA3">
        <w:rPr>
          <w:rFonts w:cs="Times New Roman"/>
          <w:lang w:val="ru-RU"/>
        </w:rPr>
        <w:t xml:space="preserve"> Ниже подробнее описаны категории</w:t>
      </w:r>
      <w:r w:rsidR="00643EA3" w:rsidRPr="00643EA3">
        <w:rPr>
          <w:rFonts w:cs="Times New Roman"/>
          <w:lang w:val="ru-RU"/>
        </w:rPr>
        <w:t xml:space="preserve"> </w:t>
      </w:r>
      <w:r w:rsidR="00643EA3" w:rsidRPr="000B656B">
        <w:rPr>
          <w:rFonts w:cs="Times New Roman"/>
          <w:lang w:val="ru-RU"/>
        </w:rPr>
        <w:t>транспозируемы</w:t>
      </w:r>
      <w:r w:rsidR="00643EA3">
        <w:rPr>
          <w:rFonts w:cs="Times New Roman"/>
          <w:lang w:val="ru-RU"/>
        </w:rPr>
        <w:t>х</w:t>
      </w:r>
      <w:r w:rsidR="00643EA3" w:rsidRPr="000B656B">
        <w:rPr>
          <w:rFonts w:cs="Times New Roman"/>
          <w:lang w:val="ru-RU"/>
        </w:rPr>
        <w:t xml:space="preserve"> элемент</w:t>
      </w:r>
      <w:r w:rsidR="00643EA3">
        <w:rPr>
          <w:rFonts w:cs="Times New Roman"/>
          <w:lang w:val="ru-RU"/>
        </w:rPr>
        <w:t>ов и</w:t>
      </w:r>
      <w:r w:rsidR="00643EA3" w:rsidRPr="000B656B">
        <w:rPr>
          <w:rFonts w:cs="Times New Roman"/>
          <w:lang w:val="ru-RU"/>
        </w:rPr>
        <w:t xml:space="preserve"> мейотически</w:t>
      </w:r>
      <w:r w:rsidR="00643EA3">
        <w:rPr>
          <w:rFonts w:cs="Times New Roman"/>
          <w:lang w:val="ru-RU"/>
        </w:rPr>
        <w:t>х</w:t>
      </w:r>
      <w:r w:rsidR="00643EA3" w:rsidRPr="000B656B">
        <w:rPr>
          <w:rFonts w:cs="Times New Roman"/>
          <w:lang w:val="ru-RU"/>
        </w:rPr>
        <w:t xml:space="preserve"> драйвер</w:t>
      </w:r>
      <w:r w:rsidR="00643EA3">
        <w:rPr>
          <w:rFonts w:cs="Times New Roman"/>
          <w:lang w:val="ru-RU"/>
        </w:rPr>
        <w:t>ов.</w:t>
      </w:r>
    </w:p>
    <w:p w14:paraId="01282DBA" w14:textId="4ACACBBA" w:rsidR="00111E82" w:rsidRPr="000B656B" w:rsidRDefault="00A41B48" w:rsidP="004877F9">
      <w:pPr>
        <w:pStyle w:val="Heading3"/>
        <w:rPr>
          <w:rFonts w:cs="Times New Roman"/>
        </w:rPr>
      </w:pPr>
      <w:bookmarkStart w:id="11" w:name="_Toc217408982"/>
      <w:r w:rsidRPr="000B656B">
        <w:rPr>
          <w:rFonts w:cs="Times New Roman"/>
        </w:rPr>
        <w:t>Транспо</w:t>
      </w:r>
      <w:r w:rsidR="00CF1438" w:rsidRPr="000B656B">
        <w:rPr>
          <w:rFonts w:cs="Times New Roman"/>
        </w:rPr>
        <w:t>нируемые элементы</w:t>
      </w:r>
      <w:bookmarkEnd w:id="11"/>
    </w:p>
    <w:p w14:paraId="5290C580" w14:textId="63D6CEF3" w:rsidR="00847683" w:rsidRPr="000B656B" w:rsidRDefault="00CF1438" w:rsidP="003A4189">
      <w:pPr>
        <w:rPr>
          <w:rFonts w:cs="Times New Roman"/>
          <w:lang w:val="ru-RU"/>
        </w:rPr>
      </w:pPr>
      <w:r w:rsidRPr="000B656B">
        <w:rPr>
          <w:rFonts w:cs="Times New Roman"/>
          <w:lang w:val="ru-RU"/>
        </w:rPr>
        <w:t xml:space="preserve">Транспонируемые элементы (ТЭ, </w:t>
      </w:r>
      <w:r w:rsidRPr="000B656B">
        <w:rPr>
          <w:rFonts w:cs="Times New Roman"/>
        </w:rPr>
        <w:t>TEs</w:t>
      </w:r>
      <w:r w:rsidRPr="000B656B">
        <w:rPr>
          <w:rFonts w:cs="Times New Roman"/>
          <w:lang w:val="ru-RU"/>
        </w:rPr>
        <w:t>) являются м</w:t>
      </w:r>
      <w:r w:rsidR="00847683" w:rsidRPr="000B656B">
        <w:rPr>
          <w:rFonts w:cs="Times New Roman"/>
          <w:lang w:val="ru-RU"/>
        </w:rPr>
        <w:t>обильны</w:t>
      </w:r>
      <w:r w:rsidRPr="000B656B">
        <w:rPr>
          <w:rFonts w:cs="Times New Roman"/>
          <w:lang w:val="ru-RU"/>
        </w:rPr>
        <w:t>ми</w:t>
      </w:r>
      <w:r w:rsidR="00847683" w:rsidRPr="000B656B">
        <w:rPr>
          <w:rFonts w:cs="Times New Roman"/>
          <w:lang w:val="ru-RU"/>
        </w:rPr>
        <w:t xml:space="preserve"> </w:t>
      </w:r>
      <w:r w:rsidRPr="000B656B">
        <w:rPr>
          <w:rFonts w:cs="Times New Roman"/>
          <w:lang w:val="ru-RU"/>
        </w:rPr>
        <w:t xml:space="preserve">генетическими </w:t>
      </w:r>
      <w:r w:rsidR="00847683" w:rsidRPr="000B656B">
        <w:rPr>
          <w:rFonts w:cs="Times New Roman"/>
          <w:lang w:val="ru-RU"/>
        </w:rPr>
        <w:t>элемент</w:t>
      </w:r>
      <w:r w:rsidRPr="000B656B">
        <w:rPr>
          <w:rFonts w:cs="Times New Roman"/>
          <w:lang w:val="ru-RU"/>
        </w:rPr>
        <w:t>ами наряду с</w:t>
      </w:r>
      <w:r w:rsidR="00847683" w:rsidRPr="000B656B">
        <w:rPr>
          <w:rFonts w:cs="Times New Roman"/>
          <w:lang w:val="ru-RU"/>
        </w:rPr>
        <w:t xml:space="preserve"> плазмид</w:t>
      </w:r>
      <w:r w:rsidRPr="000B656B">
        <w:rPr>
          <w:rFonts w:cs="Times New Roman"/>
          <w:lang w:val="ru-RU"/>
        </w:rPr>
        <w:t>ами и</w:t>
      </w:r>
      <w:r w:rsidR="00847683" w:rsidRPr="000B656B">
        <w:rPr>
          <w:rFonts w:cs="Times New Roman"/>
          <w:lang w:val="ru-RU"/>
        </w:rPr>
        <w:t xml:space="preserve"> эндогенны</w:t>
      </w:r>
      <w:r w:rsidRPr="000B656B">
        <w:rPr>
          <w:rFonts w:cs="Times New Roman"/>
          <w:lang w:val="ru-RU"/>
        </w:rPr>
        <w:t>ми</w:t>
      </w:r>
      <w:r w:rsidR="00847683" w:rsidRPr="000B656B">
        <w:rPr>
          <w:rFonts w:cs="Times New Roman"/>
          <w:lang w:val="ru-RU"/>
        </w:rPr>
        <w:t xml:space="preserve"> вирус</w:t>
      </w:r>
      <w:r w:rsidRPr="000B656B">
        <w:rPr>
          <w:rFonts w:cs="Times New Roman"/>
          <w:lang w:val="ru-RU"/>
        </w:rPr>
        <w:t>ами</w:t>
      </w:r>
      <w:r w:rsidR="00847683" w:rsidRPr="000B656B">
        <w:rPr>
          <w:rFonts w:cs="Times New Roman"/>
          <w:lang w:val="ru-RU"/>
        </w:rPr>
        <w:t xml:space="preserve">. </w:t>
      </w:r>
      <w:r w:rsidRPr="000B656B">
        <w:rPr>
          <w:rFonts w:cs="Times New Roman"/>
          <w:lang w:val="ru-RU"/>
        </w:rPr>
        <w:t>ТЭ</w:t>
      </w:r>
      <w:r w:rsidR="00847683" w:rsidRPr="000B656B">
        <w:rPr>
          <w:rFonts w:cs="Times New Roman"/>
          <w:lang w:val="ru-RU"/>
        </w:rPr>
        <w:t xml:space="preserve"> способны копироваться и перемещаться в новые участки генома</w:t>
      </w:r>
      <w:r w:rsidRPr="000B656B">
        <w:rPr>
          <w:rFonts w:cs="Times New Roman"/>
          <w:lang w:val="ru-RU"/>
        </w:rPr>
        <w:t>, таким образом накапливаясь</w:t>
      </w:r>
      <w:r w:rsidR="003A4189" w:rsidRPr="003A4189">
        <w:rPr>
          <w:rFonts w:cs="Times New Roman"/>
          <w:lang w:val="ru-RU"/>
        </w:rPr>
        <w:t xml:space="preserve"> </w:t>
      </w:r>
      <w:sdt>
        <w:sdtPr>
          <w:rPr>
            <w:rFonts w:cs="Times New Roman"/>
            <w:color w:val="000000"/>
            <w:lang w:val="ru-RU"/>
          </w:rPr>
          <w:tag w:val="MENDELEY_CITATION_v3_eyJjaXRhdGlvbklEIjoiTUVOREVMRVlfQ0lUQVRJT05fNGM5YTFlYzYtZTY0Yy00ZDNhLWFjNTMtODQ1YzE5MjcwOWU1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
          <w:id w:val="-331672769"/>
          <w:placeholder>
            <w:docPart w:val="DefaultPlaceholder_-1854013440"/>
          </w:placeholder>
        </w:sdtPr>
        <w:sdtContent>
          <w:r w:rsidR="00FF2667" w:rsidRPr="00FF2667">
            <w:rPr>
              <w:rFonts w:cs="Times New Roman"/>
              <w:color w:val="000000"/>
              <w:lang w:val="ru-RU"/>
            </w:rPr>
            <w:t>[10]</w:t>
          </w:r>
        </w:sdtContent>
      </w:sdt>
      <w:r w:rsidR="00847683" w:rsidRPr="000B656B">
        <w:rPr>
          <w:rFonts w:cs="Times New Roman"/>
          <w:lang w:val="ru-RU"/>
        </w:rPr>
        <w:t xml:space="preserve">. </w:t>
      </w:r>
      <w:r w:rsidRPr="000B656B">
        <w:rPr>
          <w:rFonts w:cs="Times New Roman"/>
          <w:lang w:val="ru-RU"/>
        </w:rPr>
        <w:t>К</w:t>
      </w:r>
      <w:r w:rsidR="00847683" w:rsidRPr="000B656B">
        <w:rPr>
          <w:rFonts w:cs="Times New Roman"/>
          <w:lang w:val="ru-RU"/>
        </w:rPr>
        <w:t xml:space="preserve"> настояще</w:t>
      </w:r>
      <w:r w:rsidRPr="000B656B">
        <w:rPr>
          <w:rFonts w:cs="Times New Roman"/>
          <w:lang w:val="ru-RU"/>
        </w:rPr>
        <w:t>му</w:t>
      </w:r>
      <w:r w:rsidR="00847683" w:rsidRPr="000B656B">
        <w:rPr>
          <w:rFonts w:cs="Times New Roman"/>
          <w:lang w:val="ru-RU"/>
        </w:rPr>
        <w:t xml:space="preserve"> врем</w:t>
      </w:r>
      <w:r w:rsidRPr="000B656B">
        <w:rPr>
          <w:rFonts w:cs="Times New Roman"/>
          <w:lang w:val="ru-RU"/>
        </w:rPr>
        <w:t>ени</w:t>
      </w:r>
      <w:r w:rsidR="00847683" w:rsidRPr="000B656B">
        <w:rPr>
          <w:rFonts w:cs="Times New Roman"/>
          <w:lang w:val="ru-RU"/>
        </w:rPr>
        <w:t xml:space="preserve"> </w:t>
      </w:r>
      <w:r w:rsidR="000F5FF8" w:rsidRPr="000B656B">
        <w:rPr>
          <w:rFonts w:cs="Times New Roman"/>
          <w:lang w:val="ru-RU"/>
        </w:rPr>
        <w:t>ТЭ</w:t>
      </w:r>
      <w:r w:rsidRPr="000B656B">
        <w:rPr>
          <w:rFonts w:cs="Times New Roman"/>
          <w:lang w:val="ru-RU"/>
        </w:rPr>
        <w:t xml:space="preserve"> общепринято считаются эгоистичными генетическими элементами</w:t>
      </w:r>
      <w:r w:rsidR="00847683" w:rsidRPr="000B656B">
        <w:rPr>
          <w:rFonts w:cs="Times New Roman"/>
          <w:lang w:val="ru-RU"/>
        </w:rPr>
        <w:t xml:space="preserve">. </w:t>
      </w:r>
      <w:r w:rsidR="000F5FF8" w:rsidRPr="000B656B">
        <w:rPr>
          <w:rFonts w:cs="Times New Roman"/>
          <w:lang w:val="ru-RU"/>
        </w:rPr>
        <w:t>ТЭ</w:t>
      </w:r>
      <w:r w:rsidR="00847683" w:rsidRPr="000B656B">
        <w:rPr>
          <w:rFonts w:cs="Times New Roman"/>
          <w:lang w:val="ru-RU"/>
        </w:rPr>
        <w:t xml:space="preserve"> подразделяются на две основные категории: ДНК-транспозоны, которые перемещаются через ДНК-копии, и </w:t>
      </w:r>
      <w:r w:rsidR="00847683" w:rsidRPr="000B656B">
        <w:rPr>
          <w:rFonts w:cs="Times New Roman"/>
          <w:lang w:val="ru-RU"/>
        </w:rPr>
        <w:lastRenderedPageBreak/>
        <w:t>ретротранспозоны, использующие РНК</w:t>
      </w:r>
      <w:r w:rsidRPr="000B656B">
        <w:rPr>
          <w:rFonts w:cs="Times New Roman"/>
          <w:lang w:val="ru-RU"/>
        </w:rPr>
        <w:t xml:space="preserve"> как </w:t>
      </w:r>
      <w:r w:rsidR="00847683" w:rsidRPr="000B656B">
        <w:rPr>
          <w:rFonts w:cs="Times New Roman"/>
          <w:lang w:val="ru-RU"/>
        </w:rPr>
        <w:t>промежуточный этап</w:t>
      </w:r>
      <w:r w:rsidR="003A4189">
        <w:rPr>
          <w:rFonts w:cs="Times New Roman"/>
          <w:lang w:val="ru-RU"/>
        </w:rPr>
        <w:t xml:space="preserve"> </w:t>
      </w:r>
      <w:sdt>
        <w:sdtPr>
          <w:rPr>
            <w:rFonts w:cs="Times New Roman"/>
            <w:color w:val="000000"/>
            <w:lang w:val="ru-RU"/>
          </w:rPr>
          <w:tag w:val="MENDELEY_CITATION_v3_eyJjaXRhdGlvbklEIjoiTUVOREVMRVlfQ0lUQVRJT05fZGE5ZjAxYWQtZGQxNS00YzA5LTkxYTktMWFiNDI2MWI1MDc5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
          <w:id w:val="1765114047"/>
          <w:placeholder>
            <w:docPart w:val="DefaultPlaceholder_-1854013440"/>
          </w:placeholder>
        </w:sdtPr>
        <w:sdtContent>
          <w:r w:rsidR="00FF2667" w:rsidRPr="00FF2667">
            <w:rPr>
              <w:rFonts w:cs="Times New Roman"/>
              <w:color w:val="000000"/>
              <w:lang w:val="ru-RU"/>
            </w:rPr>
            <w:t>[10]</w:t>
          </w:r>
        </w:sdtContent>
      </w:sdt>
      <w:r w:rsidR="00847683" w:rsidRPr="000B656B">
        <w:rPr>
          <w:rFonts w:cs="Times New Roman"/>
          <w:lang w:val="ru-RU"/>
        </w:rPr>
        <w:t xml:space="preserve">. Кроме того, </w:t>
      </w:r>
      <w:r w:rsidR="00B01A26" w:rsidRPr="000B656B">
        <w:rPr>
          <w:rFonts w:cs="Times New Roman"/>
          <w:lang w:val="ru-RU"/>
        </w:rPr>
        <w:t>ТЭ</w:t>
      </w:r>
      <w:r w:rsidR="00847683" w:rsidRPr="000B656B">
        <w:rPr>
          <w:rFonts w:cs="Times New Roman"/>
          <w:lang w:val="ru-RU"/>
        </w:rPr>
        <w:t xml:space="preserve"> могут быть автономными (кодирующими белки, обеспечивающие их транспозицию) или неавтономными (не кодирующими необходимых белков и использующими клеточные механизмы или белки, синтезируемые другими </w:t>
      </w:r>
      <w:r w:rsidR="00B01A26" w:rsidRPr="000B656B">
        <w:rPr>
          <w:rFonts w:cs="Times New Roman"/>
          <w:lang w:val="ru-RU"/>
        </w:rPr>
        <w:t>ТЭ</w:t>
      </w:r>
      <w:r w:rsidR="00847683" w:rsidRPr="000B656B">
        <w:rPr>
          <w:rFonts w:cs="Times New Roman"/>
          <w:lang w:val="ru-RU"/>
        </w:rPr>
        <w:t>)</w:t>
      </w:r>
      <w:r w:rsidR="000F5FF8" w:rsidRPr="000B656B">
        <w:rPr>
          <w:rFonts w:cs="Times New Roman"/>
          <w:lang w:val="ru-RU"/>
        </w:rPr>
        <w:t xml:space="preserve"> </w:t>
      </w:r>
      <w:sdt>
        <w:sdtPr>
          <w:rPr>
            <w:rFonts w:cs="Times New Roman"/>
            <w:color w:val="000000"/>
            <w:lang w:val="ru-RU"/>
          </w:rPr>
          <w:tag w:val="MENDELEY_CITATION_v3_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"/>
          <w:id w:val="-2062008093"/>
          <w:placeholder>
            <w:docPart w:val="DefaultPlaceholder_-1854013440"/>
          </w:placeholder>
        </w:sdtPr>
        <w:sdtContent>
          <w:r w:rsidR="00FF2667" w:rsidRPr="00FF2667">
            <w:rPr>
              <w:rFonts w:cs="Times New Roman"/>
              <w:color w:val="000000"/>
              <w:lang w:val="ru-RU"/>
            </w:rPr>
            <w:t>[11]</w:t>
          </w:r>
        </w:sdtContent>
      </w:sdt>
      <w:r w:rsidR="00B01A26" w:rsidRPr="000B656B">
        <w:rPr>
          <w:rFonts w:cs="Times New Roman"/>
          <w:color w:val="000000"/>
          <w:lang w:val="ru-RU"/>
        </w:rPr>
        <w:t>.</w:t>
      </w:r>
      <w:r w:rsidR="003A4189" w:rsidRPr="003A4189">
        <w:rPr>
          <w:rFonts w:cs="Times New Roman"/>
          <w:lang w:val="ru-RU"/>
        </w:rPr>
        <w:t xml:space="preserve"> </w:t>
      </w:r>
      <w:r w:rsidR="00847683" w:rsidRPr="000B656B">
        <w:rPr>
          <w:rFonts w:cs="Times New Roman"/>
          <w:lang w:val="ru-RU"/>
        </w:rPr>
        <w:t xml:space="preserve">В геномах эукариот количество </w:t>
      </w:r>
      <w:r w:rsidR="00B01A26" w:rsidRPr="000B656B">
        <w:rPr>
          <w:rFonts w:cs="Times New Roman"/>
          <w:lang w:val="ru-RU"/>
        </w:rPr>
        <w:t>ТЭ</w:t>
      </w:r>
      <w:r w:rsidR="00847683" w:rsidRPr="000B656B">
        <w:rPr>
          <w:rFonts w:cs="Times New Roman"/>
          <w:lang w:val="ru-RU"/>
        </w:rPr>
        <w:t xml:space="preserve"> может сильно варьировать. Так, около 40% генома человека состоит из </w:t>
      </w:r>
      <w:r w:rsidR="00B01A26" w:rsidRPr="000B656B">
        <w:rPr>
          <w:rFonts w:cs="Times New Roman"/>
          <w:lang w:val="ru-RU"/>
        </w:rPr>
        <w:t>ТЭ</w:t>
      </w:r>
      <w:r w:rsidR="00847683" w:rsidRPr="000B656B">
        <w:rPr>
          <w:rFonts w:cs="Times New Roman"/>
          <w:lang w:val="ru-RU"/>
        </w:rPr>
        <w:t xml:space="preserve">, тогда как в геноме фугу их доля составляет лишь около 3% </w:t>
      </w:r>
      <w:sdt>
        <w:sdtPr>
          <w:rPr>
            <w:rFonts w:cs="Times New Roman"/>
            <w:color w:val="000000"/>
            <w:lang w:val="ru-RU"/>
          </w:rPr>
          <w:tag w:val="MENDELEY_CITATION_v3_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"/>
          <w:id w:val="2075467538"/>
          <w:placeholder>
            <w:docPart w:val="DefaultPlaceholder_-1854013440"/>
          </w:placeholder>
        </w:sdtPr>
        <w:sdtContent>
          <w:r w:rsidR="00FF2667" w:rsidRPr="00FF2667">
            <w:rPr>
              <w:rFonts w:cs="Times New Roman"/>
              <w:color w:val="000000"/>
              <w:lang w:val="ru-RU"/>
            </w:rPr>
            <w:t>[12]</w:t>
          </w:r>
        </w:sdtContent>
      </w:sdt>
      <w:r w:rsidR="00B95964" w:rsidRPr="000B656B">
        <w:rPr>
          <w:rFonts w:cs="Times New Roman"/>
          <w:lang w:val="ru-RU"/>
        </w:rPr>
        <w:t>.</w:t>
      </w:r>
    </w:p>
    <w:p w14:paraId="11F0A0D8" w14:textId="5E1F0AD5" w:rsidR="00206DF2" w:rsidRPr="000B656B" w:rsidRDefault="00B01A26" w:rsidP="004877F9">
      <w:pPr>
        <w:rPr>
          <w:rFonts w:cs="Times New Roman"/>
          <w:lang w:val="ru-RU"/>
        </w:rPr>
      </w:pPr>
      <w:r w:rsidRPr="000B656B">
        <w:rPr>
          <w:rFonts w:cs="Times New Roman"/>
          <w:lang w:val="ru-RU"/>
        </w:rPr>
        <w:t>ТЭ</w:t>
      </w:r>
      <w:r w:rsidR="00847683" w:rsidRPr="000B656B">
        <w:rPr>
          <w:rFonts w:cs="Times New Roman"/>
          <w:lang w:val="ru-RU"/>
        </w:rPr>
        <w:t xml:space="preserve"> могут оказывать вредное воздействие посредством различных механизмов, включая вставки, эктопическую рекомбинацию между копиями </w:t>
      </w:r>
      <w:r w:rsidRPr="000B656B">
        <w:rPr>
          <w:rFonts w:cs="Times New Roman"/>
          <w:lang w:val="ru-RU"/>
        </w:rPr>
        <w:t>ТЭ</w:t>
      </w:r>
      <w:r w:rsidR="00847683" w:rsidRPr="000B656B">
        <w:rPr>
          <w:rFonts w:cs="Times New Roman"/>
          <w:lang w:val="ru-RU"/>
        </w:rPr>
        <w:t xml:space="preserve">, приводящую к делециям и хромосомным перестройкам, а также энергетические затраты на транскрипцию и трансляцию большого числа </w:t>
      </w:r>
      <w:r w:rsidRPr="000B656B">
        <w:rPr>
          <w:rFonts w:cs="Times New Roman"/>
          <w:lang w:val="ru-RU"/>
        </w:rPr>
        <w:t>ТЭ.</w:t>
      </w:r>
      <w:r w:rsidR="00847683" w:rsidRPr="000B656B">
        <w:rPr>
          <w:rFonts w:cs="Times New Roman"/>
          <w:lang w:val="ru-RU"/>
        </w:rPr>
        <w:t xml:space="preserve"> В результате в геномах растений и животных сформировался сильный отбор на развитие механизмов подавления активности </w:t>
      </w:r>
      <w:r w:rsidRPr="000B656B">
        <w:rPr>
          <w:rFonts w:cs="Times New Roman"/>
          <w:lang w:val="ru-RU"/>
        </w:rPr>
        <w:t>ТЭ</w:t>
      </w:r>
      <w:r w:rsidR="0076304A" w:rsidRPr="000B656B">
        <w:rPr>
          <w:rFonts w:cs="Times New Roman"/>
          <w:lang w:val="ru-RU"/>
        </w:rPr>
        <w:t xml:space="preserve"> </w:t>
      </w:r>
      <w:sdt>
        <w:sdtPr>
          <w:rPr>
            <w:rFonts w:cs="Times New Roman"/>
            <w:color w:val="000000"/>
            <w:lang w:val="ru-RU"/>
          </w:rPr>
          <w:tag w:val="MENDELEY_CITATION_v3_eyJjaXRhdGlvbklEIjoiTUVOREVMRVlfQ0lUQVRJT05fYTExZTFlODMtN2ZlNy00MzUxLWFmNjktZGMyNmI2NTA4ZDU2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
          <w:id w:val="1576855991"/>
          <w:placeholder>
            <w:docPart w:val="DefaultPlaceholder_-1854013440"/>
          </w:placeholder>
        </w:sdtPr>
        <w:sdtContent>
          <w:r w:rsidR="00FF2667" w:rsidRPr="00FF2667">
            <w:rPr>
              <w:rFonts w:cs="Times New Roman"/>
              <w:color w:val="000000"/>
              <w:lang w:val="ru-RU"/>
            </w:rPr>
            <w:t>[7]</w:t>
          </w:r>
        </w:sdtContent>
      </w:sdt>
      <w:r w:rsidRPr="000B656B">
        <w:rPr>
          <w:rFonts w:cs="Times New Roman"/>
          <w:lang w:val="ru-RU"/>
        </w:rPr>
        <w:t>.</w:t>
      </w:r>
    </w:p>
    <w:p w14:paraId="7F5EF8B7" w14:textId="77777777" w:rsidR="00187DDD" w:rsidRPr="000B656B" w:rsidRDefault="00965B4A" w:rsidP="004877F9">
      <w:pPr>
        <w:pStyle w:val="Heading3"/>
        <w:rPr>
          <w:rFonts w:cs="Times New Roman"/>
          <w:lang w:val="en-US"/>
        </w:rPr>
      </w:pPr>
      <w:bookmarkStart w:id="12" w:name="_Toc217408983"/>
      <w:r w:rsidRPr="000B656B">
        <w:rPr>
          <w:rFonts w:cs="Times New Roman"/>
        </w:rPr>
        <w:t>Мейотические драйверы</w:t>
      </w:r>
      <w:bookmarkEnd w:id="12"/>
    </w:p>
    <w:p w14:paraId="47145BA1" w14:textId="712F472B" w:rsidR="00A37600" w:rsidRPr="000B656B" w:rsidRDefault="00187DDD" w:rsidP="004877F9">
      <w:pPr>
        <w:rPr>
          <w:rFonts w:cs="Times New Roman"/>
          <w:lang w:val="ru-RU"/>
        </w:rPr>
      </w:pPr>
      <w:r w:rsidRPr="000B656B">
        <w:rPr>
          <w:rFonts w:cs="Times New Roman"/>
          <w:lang w:val="ru-RU"/>
        </w:rPr>
        <w:t xml:space="preserve">В общем случае мейоз является «справедливым»: обе гомологичные хромосомы имеют равную вероятность попасть в функциональные гаметы. </w:t>
      </w:r>
      <w:r w:rsidRPr="00D2588C">
        <w:rPr>
          <w:rFonts w:cs="Times New Roman"/>
          <w:lang w:val="ru-RU"/>
        </w:rPr>
        <w:t xml:space="preserve">Однако мейоз создаёт условия для эгоистичных генетических элементов, способных увеличивать частоту собственной передачи по сравнению с альтернативной гомологичной хромосомой. Такие элементы, известные как мейотические элементы драйва, широко распространены в природе. </w:t>
      </w:r>
      <w:r w:rsidRPr="000B656B">
        <w:rPr>
          <w:rFonts w:cs="Times New Roman"/>
          <w:lang w:val="ru-RU"/>
        </w:rPr>
        <w:t>К ним относятся система искажения сегрегации (segregation distorter</w:t>
      </w:r>
      <w:r w:rsidR="00A37600" w:rsidRPr="000B656B">
        <w:rPr>
          <w:rFonts w:cs="Times New Roman"/>
          <w:lang w:val="ru-RU"/>
        </w:rPr>
        <w:t xml:space="preserve">, </w:t>
      </w:r>
      <w:r w:rsidR="00A37600" w:rsidRPr="000B656B">
        <w:rPr>
          <w:rFonts w:cs="Times New Roman"/>
        </w:rPr>
        <w:t>SD</w:t>
      </w:r>
      <w:r w:rsidRPr="000B656B">
        <w:rPr>
          <w:rFonts w:cs="Times New Roman"/>
          <w:lang w:val="ru-RU"/>
        </w:rPr>
        <w:t xml:space="preserve">) у </w:t>
      </w:r>
      <w:r w:rsidRPr="003A07E0">
        <w:rPr>
          <w:rFonts w:cs="Times New Roman"/>
          <w:i/>
          <w:iCs/>
        </w:rPr>
        <w:t>Drosophila</w:t>
      </w:r>
      <w:r w:rsidRPr="003A07E0">
        <w:rPr>
          <w:rFonts w:cs="Times New Roman"/>
          <w:i/>
          <w:iCs/>
          <w:lang w:val="ru-RU"/>
        </w:rPr>
        <w:t xml:space="preserve"> </w:t>
      </w:r>
      <w:r w:rsidRPr="003A07E0">
        <w:rPr>
          <w:rFonts w:cs="Times New Roman"/>
          <w:i/>
          <w:iCs/>
        </w:rPr>
        <w:t>melanogaster</w:t>
      </w:r>
      <w:r w:rsidRPr="000B656B">
        <w:rPr>
          <w:rFonts w:cs="Times New Roman"/>
          <w:lang w:val="ru-RU"/>
        </w:rPr>
        <w:t>, драйв половых хромосом у животных и растений, хромосомы с гетерохроматиновыми «</w:t>
      </w:r>
      <w:r w:rsidRPr="000B656B">
        <w:rPr>
          <w:rFonts w:cs="Times New Roman"/>
        </w:rPr>
        <w:t>knob</w:t>
      </w:r>
      <w:r w:rsidRPr="000B656B">
        <w:rPr>
          <w:rFonts w:cs="Times New Roman"/>
          <w:lang w:val="ru-RU"/>
        </w:rPr>
        <w:t xml:space="preserve">»-участками у кукурузы, </w:t>
      </w:r>
      <w:r w:rsidRPr="000B656B">
        <w:rPr>
          <w:rFonts w:cs="Times New Roman"/>
        </w:rPr>
        <w:t>t</w:t>
      </w:r>
      <w:r w:rsidRPr="000B656B">
        <w:rPr>
          <w:rFonts w:cs="Times New Roman"/>
          <w:lang w:val="ru-RU"/>
        </w:rPr>
        <w:t>-локус у мышей, добавочные (</w:t>
      </w:r>
      <w:r w:rsidRPr="000B656B">
        <w:rPr>
          <w:rFonts w:cs="Times New Roman"/>
        </w:rPr>
        <w:t>B</w:t>
      </w:r>
      <w:r w:rsidRPr="000B656B">
        <w:rPr>
          <w:rFonts w:cs="Times New Roman"/>
          <w:lang w:val="ru-RU"/>
        </w:rPr>
        <w:t>-) хромосомы у животных и растений, а также центромерный драйв у различных организмов</w:t>
      </w:r>
      <w:r w:rsidR="00A37600" w:rsidRPr="000B656B">
        <w:rPr>
          <w:rFonts w:cs="Times New Roman"/>
          <w:lang w:val="ru-RU"/>
        </w:rPr>
        <w:t xml:space="preserve"> </w:t>
      </w:r>
      <w:sdt>
        <w:sdtPr>
          <w:rPr>
            <w:rFonts w:cs="Times New Roman"/>
            <w:color w:val="000000"/>
          </w:rPr>
          <w:tag w:val="MENDELEY_CITATION_v3_eyJjaXRhdGlvbklEIjoiTUVOREVMRVlfQ0lUQVRJT05fZGQyYWJiMjItYWRlZS00MjhhLWI3N2ItZjUxNWEzMzU2ZTVk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
          <w:id w:val="594760577"/>
          <w:placeholder>
            <w:docPart w:val="C9AE7558069A7F4FAD2238B53C1046B0"/>
          </w:placeholder>
        </w:sdtPr>
        <w:sdtContent>
          <w:r w:rsidR="00FF2667" w:rsidRPr="00FF2667">
            <w:rPr>
              <w:rFonts w:cs="Times New Roman"/>
              <w:color w:val="000000"/>
              <w:lang w:val="ru-RU"/>
            </w:rPr>
            <w:t>[10]</w:t>
          </w:r>
        </w:sdtContent>
      </w:sdt>
      <w:r w:rsidR="006912DD" w:rsidRPr="000B656B">
        <w:rPr>
          <w:rFonts w:cs="Times New Roman"/>
          <w:lang w:val="ru-RU"/>
        </w:rPr>
        <w:t>.</w:t>
      </w:r>
    </w:p>
    <w:p w14:paraId="358B01EB" w14:textId="007A8FB4" w:rsidR="00C27197" w:rsidRPr="000B656B" w:rsidRDefault="00573C29" w:rsidP="004877F9">
      <w:pPr>
        <w:pStyle w:val="Heading2"/>
        <w:rPr>
          <w:rFonts w:cs="Times New Roman"/>
        </w:rPr>
      </w:pPr>
      <w:bookmarkStart w:id="13" w:name="_Toc217408984"/>
      <w:r w:rsidRPr="000B656B">
        <w:rPr>
          <w:rFonts w:cs="Times New Roman"/>
          <w:lang w:val="en-US"/>
        </w:rPr>
        <w:t>B</w:t>
      </w:r>
      <w:r w:rsidR="00452D39" w:rsidRPr="000B656B">
        <w:rPr>
          <w:rFonts w:cs="Times New Roman"/>
        </w:rPr>
        <w:t>-хромосом</w:t>
      </w:r>
      <w:r w:rsidRPr="000B656B">
        <w:rPr>
          <w:rFonts w:cs="Times New Roman"/>
        </w:rPr>
        <w:t>ы</w:t>
      </w:r>
      <w:bookmarkEnd w:id="13"/>
    </w:p>
    <w:p w14:paraId="6477B7EC" w14:textId="476A54FE" w:rsidR="0014118F" w:rsidRPr="000B656B" w:rsidRDefault="00373858" w:rsidP="004877F9">
      <w:pPr>
        <w:rPr>
          <w:rFonts w:cs="Times New Roman"/>
          <w:lang w:val="ru-RU"/>
        </w:rPr>
      </w:pPr>
      <w:r w:rsidRPr="000B656B">
        <w:rPr>
          <w:rFonts w:cs="Times New Roman"/>
        </w:rPr>
        <w:t>B</w:t>
      </w:r>
      <w:r w:rsidRPr="000B656B">
        <w:rPr>
          <w:rFonts w:cs="Times New Roman"/>
          <w:lang w:val="ru-RU"/>
        </w:rPr>
        <w:t>-хромосомы</w:t>
      </w:r>
      <w:r w:rsidR="007B3EC8">
        <w:rPr>
          <w:rFonts w:cs="Times New Roman"/>
          <w:lang w:val="ru-RU"/>
        </w:rPr>
        <w:t>,</w:t>
      </w:r>
      <w:r w:rsidR="007B3EC8" w:rsidRPr="000B656B">
        <w:rPr>
          <w:rFonts w:cs="Times New Roman"/>
          <w:lang w:val="ru-RU"/>
        </w:rPr>
        <w:t xml:space="preserve"> также называемые добавочными или сверхчисленными</w:t>
      </w:r>
      <w:r w:rsidR="007B3EC8">
        <w:rPr>
          <w:rFonts w:cs="Times New Roman"/>
          <w:lang w:val="ru-RU"/>
        </w:rPr>
        <w:t>,</w:t>
      </w:r>
      <w:r w:rsidR="007B3EC8" w:rsidRPr="000B656B">
        <w:rPr>
          <w:rFonts w:cs="Times New Roman"/>
          <w:lang w:val="ru-RU"/>
        </w:rPr>
        <w:t xml:space="preserve"> </w:t>
      </w:r>
      <w:r w:rsidRPr="000B656B">
        <w:rPr>
          <w:rFonts w:cs="Times New Roman"/>
          <w:lang w:val="ru-RU"/>
        </w:rPr>
        <w:t xml:space="preserve"> присутствую</w:t>
      </w:r>
      <w:r w:rsidR="007B3EC8">
        <w:rPr>
          <w:rFonts w:cs="Times New Roman"/>
          <w:lang w:val="ru-RU"/>
        </w:rPr>
        <w:t>т</w:t>
      </w:r>
      <w:r w:rsidRPr="000B656B">
        <w:rPr>
          <w:rFonts w:cs="Times New Roman"/>
          <w:lang w:val="ru-RU"/>
        </w:rPr>
        <w:t xml:space="preserve"> у части особей в некоторых популяциях и </w:t>
      </w:r>
      <w:r w:rsidR="007B3EC8">
        <w:rPr>
          <w:rFonts w:cs="Times New Roman"/>
          <w:lang w:val="ru-RU"/>
        </w:rPr>
        <w:t xml:space="preserve">описаны только у отдельных </w:t>
      </w:r>
      <w:r w:rsidRPr="000B656B">
        <w:rPr>
          <w:rFonts w:cs="Times New Roman"/>
          <w:lang w:val="ru-RU"/>
        </w:rPr>
        <w:t>вид</w:t>
      </w:r>
      <w:r w:rsidR="00D02801">
        <w:rPr>
          <w:rFonts w:cs="Times New Roman"/>
          <w:lang w:val="ru-RU"/>
        </w:rPr>
        <w:t>ов</w:t>
      </w:r>
      <w:r w:rsidRPr="000B656B">
        <w:rPr>
          <w:rFonts w:cs="Times New Roman"/>
          <w:lang w:val="ru-RU"/>
        </w:rPr>
        <w:t xml:space="preserve">. </w:t>
      </w:r>
      <w:r w:rsidR="0014118F" w:rsidRPr="000B656B">
        <w:rPr>
          <w:rFonts w:cs="Times New Roman"/>
          <w:lang w:val="ru-RU"/>
        </w:rPr>
        <w:t>Эти хромосомы не являются необходимыми для нормальной жизнедеятельности и воспроизводства организма, но у отдельных видов могут составлять существенную долю генетического материала</w:t>
      </w:r>
      <w:r w:rsidR="0014118F" w:rsidRPr="000B656B">
        <w:rPr>
          <w:rFonts w:cs="Times New Roman"/>
          <w:color w:val="000000"/>
          <w:lang w:val="ru-RU"/>
        </w:rPr>
        <w:t xml:space="preserve"> </w:t>
      </w:r>
      <w:sdt>
        <w:sdtPr>
          <w:rPr>
            <w:rFonts w:cs="Times New Roman"/>
            <w:color w:val="000000"/>
            <w:lang w:val="ru-RU"/>
          </w:rPr>
          <w:tag w:val="MENDELEY_CITATION_v3_eyJjaXRhdGlvbklEIjoiTUVOREVMRVlfQ0lUQVRJT05fYTYxNDBlNjUtMWZhMC00NmJjLWI2ZTctYjhmMTU5NGI1YjY3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2057998945"/>
          <w:placeholder>
            <w:docPart w:val="53F7B7E2351A9846B445250FDDCACDC5"/>
          </w:placeholder>
        </w:sdtPr>
        <w:sdtContent>
          <w:r w:rsidR="00FF2667" w:rsidRPr="00FF2667">
            <w:rPr>
              <w:rFonts w:cs="Times New Roman"/>
              <w:color w:val="000000"/>
              <w:lang w:val="ru-RU"/>
            </w:rPr>
            <w:t>[2]</w:t>
          </w:r>
        </w:sdtContent>
      </w:sdt>
      <w:r w:rsidR="0014118F" w:rsidRPr="000B656B">
        <w:rPr>
          <w:rFonts w:cs="Times New Roman"/>
          <w:lang w:val="ru-RU"/>
        </w:rPr>
        <w:t>.</w:t>
      </w:r>
      <w:r w:rsidR="007B3EC8" w:rsidRPr="007B3EC8">
        <w:rPr>
          <w:rFonts w:cs="Times New Roman"/>
          <w:lang w:val="ru-RU"/>
        </w:rPr>
        <w:t xml:space="preserve"> </w:t>
      </w:r>
      <w:r w:rsidR="007B3EC8" w:rsidRPr="000B656B">
        <w:rPr>
          <w:rFonts w:cs="Times New Roman"/>
          <w:lang w:val="ru-RU"/>
        </w:rPr>
        <w:t xml:space="preserve">Предполагается, что </w:t>
      </w:r>
      <w:r w:rsidR="007B3EC8" w:rsidRPr="000B656B">
        <w:rPr>
          <w:rFonts w:cs="Times New Roman"/>
        </w:rPr>
        <w:t>B</w:t>
      </w:r>
      <w:r w:rsidR="007B3EC8" w:rsidRPr="000B656B">
        <w:rPr>
          <w:rFonts w:cs="Times New Roman"/>
          <w:lang w:val="ru-RU"/>
        </w:rPr>
        <w:t>-хромосомы</w:t>
      </w:r>
      <w:r w:rsidR="00D02801">
        <w:rPr>
          <w:rFonts w:cs="Times New Roman"/>
          <w:lang w:val="ru-RU"/>
        </w:rPr>
        <w:t xml:space="preserve"> </w:t>
      </w:r>
      <w:r w:rsidR="007B3EC8" w:rsidRPr="000B656B">
        <w:rPr>
          <w:rFonts w:cs="Times New Roman"/>
          <w:lang w:val="ru-RU"/>
        </w:rPr>
        <w:t>произошли от A-хромосом, однако в дальнейшем следовали собственному эволюционному пути</w:t>
      </w:r>
      <w:r w:rsidR="007B3EC8">
        <w:rPr>
          <w:rFonts w:cs="Times New Roman"/>
          <w:lang w:val="ru-RU"/>
        </w:rPr>
        <w:t xml:space="preserve"> </w:t>
      </w:r>
      <w:sdt>
        <w:sdtPr>
          <w:rPr>
            <w:rFonts w:cs="Times New Roman"/>
            <w:color w:val="000000"/>
            <w:lang w:val="ru-RU"/>
          </w:rPr>
          <w:tag w:val="MENDELEY_CITATION_v3_eyJjaXRhdGlvbklEIjoiTUVOREVMRVlfQ0lUQVRJT05fNjViNDcwOTgtYjkzMi00Yzk5LWI0MDgtODYxMWQzNmYyZDQ3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823722257"/>
          <w:placeholder>
            <w:docPart w:val="B94BB7CD737D47D3B7239B77FAEBF287"/>
          </w:placeholder>
        </w:sdtPr>
        <w:sdtContent>
          <w:r w:rsidR="00FF2667" w:rsidRPr="00FF2667">
            <w:rPr>
              <w:rFonts w:cs="Times New Roman"/>
              <w:color w:val="000000"/>
              <w:lang w:val="ru-RU"/>
            </w:rPr>
            <w:t>[2]</w:t>
          </w:r>
        </w:sdtContent>
      </w:sdt>
      <w:r w:rsidR="007B3EC8" w:rsidRPr="000B656B">
        <w:rPr>
          <w:rFonts w:cs="Times New Roman"/>
          <w:lang w:val="ru-RU"/>
        </w:rPr>
        <w:t>.</w:t>
      </w:r>
    </w:p>
    <w:p w14:paraId="63511432" w14:textId="5EAD14B1" w:rsidR="00373858" w:rsidRPr="000B656B" w:rsidRDefault="00373858" w:rsidP="004877F9">
      <w:pPr>
        <w:rPr>
          <w:rFonts w:cs="Times New Roman"/>
          <w:lang w:val="ru-RU"/>
        </w:rPr>
      </w:pPr>
      <w:r w:rsidRPr="000B656B">
        <w:rPr>
          <w:rFonts w:cs="Times New Roman"/>
          <w:lang w:val="ru-RU"/>
        </w:rPr>
        <w:t xml:space="preserve">Особенностью B-хромосом является их нестабильное поведение в митотических и мейотических делениях, позволяющее им накапливаться в зародышевой линии за счёт </w:t>
      </w:r>
      <w:r w:rsidRPr="000B656B">
        <w:rPr>
          <w:rFonts w:cs="Times New Roman"/>
          <w:lang w:val="ru-RU"/>
        </w:rPr>
        <w:lastRenderedPageBreak/>
        <w:t>механизмов неменделевского наследования. Такие процессы, объединяемые понятием хромосомного драйва, приводят к направленно асимметричному расхождению хромосом и обеспечивают повышенную вероятность передачи добавочных элементов</w:t>
      </w:r>
      <w:r w:rsidR="0076304A" w:rsidRPr="000B656B">
        <w:rPr>
          <w:rFonts w:cs="Times New Roman"/>
          <w:lang w:val="ru-RU"/>
        </w:rPr>
        <w:t xml:space="preserve"> </w:t>
      </w:r>
      <w:sdt>
        <w:sdtPr>
          <w:rPr>
            <w:rFonts w:cs="Times New Roman"/>
            <w:color w:val="000000"/>
            <w:lang w:val="ru-RU"/>
          </w:rPr>
          <w:tag w:val="MENDELEY_CITATION_v3_eyJjaXRhdGlvbklEIjoiTUVOREVMRVlfQ0lUQVRJT05fZjc1MDkzZWUtMWZkNy00YTM2LWJjZWUtYTY3N2E5NGYxMGUw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423315339"/>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w:t>
      </w:r>
    </w:p>
    <w:p w14:paraId="73010525" w14:textId="57D9B6D3" w:rsidR="00E24A35" w:rsidRPr="000B656B" w:rsidRDefault="00373858" w:rsidP="004877F9">
      <w:pPr>
        <w:rPr>
          <w:rFonts w:cs="Times New Roman"/>
          <w:lang w:val="ru-RU"/>
        </w:rPr>
      </w:pPr>
      <w:r w:rsidRPr="000B656B">
        <w:rPr>
          <w:rFonts w:cs="Times New Roman"/>
          <w:lang w:val="ru-RU"/>
        </w:rPr>
        <w:t>Взаимодействия между B-хромосомами и стандартным геномом носят динамический характер и могут варьировать на уровне популяций. Долговременные наблюдения отдельных модельных систем продемонстрировали, что влияние добавочных элементов может смещаться от паразитического к нейтральному и, в отдельных случаях, потенциально функционально значимому.</w:t>
      </w:r>
      <w:r w:rsidR="0014118F" w:rsidRPr="000B656B">
        <w:rPr>
          <w:rFonts w:cs="Times New Roman"/>
          <w:lang w:val="ru-RU"/>
        </w:rPr>
        <w:t xml:space="preserve"> Так, б</w:t>
      </w:r>
      <w:r w:rsidRPr="000B656B">
        <w:rPr>
          <w:rFonts w:cs="Times New Roman"/>
          <w:lang w:val="ru-RU"/>
        </w:rPr>
        <w:t xml:space="preserve">ольшинство </w:t>
      </w:r>
      <w:r w:rsidRPr="000B656B">
        <w:rPr>
          <w:rFonts w:cs="Times New Roman"/>
        </w:rPr>
        <w:t>B</w:t>
      </w:r>
      <w:r w:rsidRPr="000B656B">
        <w:rPr>
          <w:rFonts w:cs="Times New Roman"/>
          <w:lang w:val="ru-RU"/>
        </w:rPr>
        <w:t>-хромосом являются слабо паразитическими, и их поддержание легко объясняется механизмами драйва</w:t>
      </w:r>
      <w:r w:rsidR="0014118F" w:rsidRPr="000B656B">
        <w:rPr>
          <w:rFonts w:cs="Times New Roman"/>
          <w:lang w:val="ru-RU"/>
        </w:rPr>
        <w:t xml:space="preserve"> </w:t>
      </w:r>
      <w:sdt>
        <w:sdtPr>
          <w:rPr>
            <w:rFonts w:cs="Times New Roman"/>
            <w:color w:val="000000"/>
            <w:lang w:val="ru-RU"/>
          </w:rPr>
          <w:tag w:val="MENDELEY_CITATION_v3_eyJjaXRhdGlvbklEIjoiTUVOREVMRVlfQ0lUQVRJT05fY2EzNDY4ZDEtMzMwNy00YjUwLThkNjgtZDYwZmYxNmUzMWY2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38355705"/>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 xml:space="preserve">. </w:t>
      </w:r>
      <w:r w:rsidR="0014118F" w:rsidRPr="000B656B">
        <w:rPr>
          <w:rFonts w:cs="Times New Roman"/>
          <w:lang w:val="ru-RU"/>
        </w:rPr>
        <w:t>При этом некоторые</w:t>
      </w:r>
      <w:r w:rsidRPr="000B656B">
        <w:rPr>
          <w:rFonts w:cs="Times New Roman"/>
          <w:lang w:val="ru-RU"/>
        </w:rPr>
        <w:t xml:space="preserve"> исследования показывают, что у ряда организмов </w:t>
      </w:r>
      <w:r w:rsidRPr="000B656B">
        <w:rPr>
          <w:rFonts w:cs="Times New Roman"/>
        </w:rPr>
        <w:t>B</w:t>
      </w:r>
      <w:r w:rsidRPr="000B656B">
        <w:rPr>
          <w:rFonts w:cs="Times New Roman"/>
          <w:lang w:val="ru-RU"/>
        </w:rPr>
        <w:t>-хромосомы</w:t>
      </w:r>
      <w:r w:rsidR="0014118F" w:rsidRPr="000B656B">
        <w:rPr>
          <w:rFonts w:cs="Times New Roman"/>
          <w:lang w:val="ru-RU"/>
        </w:rPr>
        <w:t xml:space="preserve"> имеют</w:t>
      </w:r>
      <w:r w:rsidRPr="000B656B">
        <w:rPr>
          <w:rFonts w:cs="Times New Roman"/>
          <w:lang w:val="ru-RU"/>
        </w:rPr>
        <w:t xml:space="preserve"> </w:t>
      </w:r>
      <w:r w:rsidR="0014118F" w:rsidRPr="000B656B">
        <w:rPr>
          <w:rFonts w:cs="Times New Roman"/>
          <w:lang w:val="ru-RU"/>
        </w:rPr>
        <w:t xml:space="preserve">белок-кодирующие участки </w:t>
      </w:r>
      <w:sdt>
        <w:sdtPr>
          <w:rPr>
            <w:rFonts w:cs="Times New Roman"/>
            <w:color w:val="000000"/>
            <w:lang w:val="ru-RU"/>
          </w:rPr>
          <w:tag w:val="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"/>
          <w:id w:val="1387612919"/>
          <w:placeholder>
            <w:docPart w:val="DefaultPlaceholder_-1854013440"/>
          </w:placeholder>
        </w:sdtPr>
        <w:sdtContent>
          <w:r w:rsidR="00FF2667" w:rsidRPr="00FF2667">
            <w:rPr>
              <w:rFonts w:cs="Times New Roman"/>
              <w:color w:val="000000"/>
              <w:lang w:val="ru-RU"/>
            </w:rPr>
            <w:t>[13–15]</w:t>
          </w:r>
        </w:sdtContent>
      </w:sdt>
      <w:r w:rsidRPr="000B656B">
        <w:rPr>
          <w:rFonts w:cs="Times New Roman"/>
          <w:lang w:val="ru-RU"/>
        </w:rPr>
        <w:t xml:space="preserve">. Другие исследования показывают экстремальные примеры генетического паразитизма — </w:t>
      </w:r>
      <w:r w:rsidRPr="000B656B">
        <w:rPr>
          <w:rFonts w:cs="Times New Roman"/>
        </w:rPr>
        <w:t>B</w:t>
      </w:r>
      <w:r w:rsidRPr="000B656B">
        <w:rPr>
          <w:rFonts w:cs="Times New Roman"/>
          <w:lang w:val="ru-RU"/>
        </w:rPr>
        <w:t xml:space="preserve">-хромосомы у гаплодиплоидных насекомых сохраняются за счёт разрушения других хромосом после оплодотворения яйцеклетки </w:t>
      </w:r>
      <w:sdt>
        <w:sdtPr>
          <w:rPr>
            <w:rFonts w:cs="Times New Roman"/>
            <w:color w:val="000000"/>
            <w:lang w:val="ru-RU"/>
          </w:rPr>
          <w:tag w:val="MENDELEY_CITATION_v3_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"/>
          <w:id w:val="1242455860"/>
          <w:placeholder>
            <w:docPart w:val="DA8A9D115AA88F41B0F216C4A9C35A9B"/>
          </w:placeholder>
        </w:sdtPr>
        <w:sdtContent>
          <w:r w:rsidR="00FF2667" w:rsidRPr="00FF2667">
            <w:rPr>
              <w:rFonts w:cs="Times New Roman"/>
              <w:color w:val="000000"/>
              <w:lang w:val="ru-RU"/>
            </w:rPr>
            <w:t>[16]</w:t>
          </w:r>
        </w:sdtContent>
      </w:sdt>
      <w:r w:rsidRPr="000B656B">
        <w:rPr>
          <w:rFonts w:cs="Times New Roman"/>
          <w:lang w:val="ru-RU"/>
        </w:rPr>
        <w:t>.</w:t>
      </w:r>
    </w:p>
    <w:p w14:paraId="10B8BBD3" w14:textId="364D57A9" w:rsidR="0005667D" w:rsidRPr="000B656B" w:rsidRDefault="0005667D" w:rsidP="004877F9">
      <w:pPr>
        <w:pStyle w:val="Heading3"/>
        <w:rPr>
          <w:rFonts w:cs="Times New Roman"/>
        </w:rPr>
      </w:pPr>
      <w:bookmarkStart w:id="14" w:name="_Toc217408985"/>
      <w:r w:rsidRPr="000B656B">
        <w:rPr>
          <w:rFonts w:cs="Times New Roman"/>
        </w:rPr>
        <w:t>Происхождение B-хромосом</w:t>
      </w:r>
      <w:bookmarkEnd w:id="14"/>
    </w:p>
    <w:p w14:paraId="1512B071" w14:textId="59A3F4C1" w:rsidR="0005667D" w:rsidRPr="000B656B" w:rsidRDefault="0005667D" w:rsidP="004877F9">
      <w:pPr>
        <w:rPr>
          <w:rFonts w:cs="Times New Roman"/>
          <w:lang w:val="ru-RU"/>
        </w:rPr>
      </w:pPr>
      <w:r w:rsidRPr="000B656B">
        <w:rPr>
          <w:rFonts w:cs="Times New Roman"/>
          <w:lang w:val="ru-RU"/>
        </w:rPr>
        <w:t xml:space="preserve">Согласно современным представлениям, B-хромосомы имеют преимущественно внутривидовое происхождение и, как правило, возникают из стандартного набора A-хромосом. В качестве возможных механизмов их формирования рассматриваются фрагментация аутосом, амплификация перицентромерных участков, а также образование центромерных фрагментов при хромосомных перестройках. Молекулярные и цитологические данные указывают на то, что большинство исследованных B-хромосом несут последовательности, гомологичные ДНК A-хромосом, что подтверждает их происхождение от стандартного генома </w:t>
      </w:r>
      <w:sdt>
        <w:sdtPr>
          <w:rPr>
            <w:rFonts w:cs="Times New Roman"/>
            <w:color w:val="000000"/>
            <w:lang w:val="ru-RU"/>
          </w:rPr>
          <w:tag w:val="MENDELEY_CITATION_v3_eyJjaXRhdGlvbklEIjoiTUVOREVMRVlfQ0lUQVRJT05fODlmNmViOTYtMWI5ZC00MjI1LTg0NjQtNWM1NTQzY2EyYjd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713240648"/>
          <w:placeholder>
            <w:docPart w:val="4D4986ED1492DD41B312F05DFCC6497C"/>
          </w:placeholder>
        </w:sdtPr>
        <w:sdtContent>
          <w:r w:rsidR="00FF2667" w:rsidRPr="00FF2667">
            <w:rPr>
              <w:rFonts w:cs="Times New Roman"/>
              <w:color w:val="000000"/>
              <w:lang w:val="ru-RU"/>
            </w:rPr>
            <w:t>[2]</w:t>
          </w:r>
        </w:sdtContent>
      </w:sdt>
      <w:r w:rsidRPr="000B656B">
        <w:rPr>
          <w:rFonts w:cs="Times New Roman"/>
          <w:lang w:val="ru-RU"/>
        </w:rPr>
        <w:t>.</w:t>
      </w:r>
    </w:p>
    <w:p w14:paraId="10EBACF6" w14:textId="6D6CA817" w:rsidR="0005667D" w:rsidRPr="000B656B" w:rsidRDefault="0005667D" w:rsidP="004877F9">
      <w:pPr>
        <w:rPr>
          <w:rFonts w:cs="Times New Roman"/>
          <w:lang w:val="ru-RU"/>
        </w:rPr>
      </w:pPr>
      <w:r w:rsidRPr="000B656B">
        <w:rPr>
          <w:rFonts w:cs="Times New Roman"/>
          <w:lang w:val="ru-RU"/>
        </w:rPr>
        <w:t>Помимо аутосомного происхождения, в ряде случаев показано возникновение B-хромосом из половых хромосом</w:t>
      </w:r>
      <w:r w:rsidR="00C76883">
        <w:rPr>
          <w:rFonts w:cs="Times New Roman"/>
          <w:lang w:val="ru-RU"/>
        </w:rPr>
        <w:t xml:space="preserve"> </w:t>
      </w:r>
      <w:sdt>
        <w:sdtPr>
          <w:rPr>
            <w:rFonts w:cs="Times New Roman"/>
            <w:color w:val="000000"/>
            <w:lang w:val="ru-RU"/>
          </w:rPr>
          <w:tag w:val="MENDELEY_CITATION_v3_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"/>
          <w:id w:val="-1725749434"/>
          <w:placeholder>
            <w:docPart w:val="DefaultPlaceholder_-1854013440"/>
          </w:placeholder>
        </w:sdtPr>
        <w:sdtContent>
          <w:r w:rsidR="00FF2667" w:rsidRPr="00FF2667">
            <w:rPr>
              <w:rFonts w:cs="Times New Roman"/>
              <w:color w:val="000000"/>
              <w:lang w:val="ru-RU"/>
            </w:rPr>
            <w:t>[17]</w:t>
          </w:r>
        </w:sdtContent>
      </w:sdt>
      <w:commentRangeStart w:id="15"/>
      <w:commentRangeStart w:id="16"/>
      <w:r w:rsidRPr="000B656B">
        <w:rPr>
          <w:rFonts w:cs="Times New Roman"/>
          <w:lang w:val="ru-RU"/>
        </w:rPr>
        <w:t>.</w:t>
      </w:r>
      <w:commentRangeEnd w:id="15"/>
      <w:r w:rsidR="009843AF" w:rsidRPr="000B656B">
        <w:rPr>
          <w:rStyle w:val="CommentReference"/>
          <w:rFonts w:cs="Times New Roman"/>
          <w:sz w:val="24"/>
          <w:szCs w:val="24"/>
          <w:lang w:val="ru-RU"/>
        </w:rPr>
        <w:commentReference w:id="15"/>
      </w:r>
      <w:commentRangeEnd w:id="16"/>
      <w:r w:rsidR="007A5EB1" w:rsidRPr="000B656B">
        <w:rPr>
          <w:rStyle w:val="CommentReference"/>
          <w:rFonts w:cs="Times New Roman"/>
          <w:sz w:val="24"/>
          <w:szCs w:val="24"/>
          <w:lang w:val="ru-RU"/>
        </w:rPr>
        <w:commentReference w:id="16"/>
      </w:r>
      <w:r w:rsidRPr="000B656B">
        <w:rPr>
          <w:rFonts w:cs="Times New Roman"/>
          <w:lang w:val="ru-RU"/>
        </w:rPr>
        <w:t xml:space="preserve"> Такие элементы могут формироваться из гетероморфных половых хромосом, что, вероятно, облегчает их последующую эволюционную изоляцию и накопление повторяющихся последовательностей. Кроме того, описаны редкие примеры межвидового происхождения B-хромосом, возникающих в результате гибридизации и неполного удаления хромосом одного из родительских видов </w:t>
      </w:r>
      <w:sdt>
        <w:sdtPr>
          <w:rPr>
            <w:rFonts w:cs="Times New Roman"/>
            <w:color w:val="000000"/>
            <w:lang w:val="ru-RU"/>
          </w:rPr>
          <w:tag w:val="MENDELEY_CITATION_v3_eyJjaXRhdGlvbklEIjoiTUVOREVMRVlfQ0lUQVRJT05fNDEzM2I1MGUtNDg2ZS00YWExLTljYmEtNWQyOGIxOWE0Njl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150173571"/>
          <w:placeholder>
            <w:docPart w:val="4CADBB9383BF78498E7634FB8EC4CCA6"/>
          </w:placeholder>
        </w:sdtPr>
        <w:sdtContent>
          <w:r w:rsidR="00FF2667" w:rsidRPr="00FF2667">
            <w:rPr>
              <w:rFonts w:cs="Times New Roman"/>
              <w:color w:val="000000"/>
              <w:lang w:val="ru-RU"/>
            </w:rPr>
            <w:t>[2]</w:t>
          </w:r>
        </w:sdtContent>
      </w:sdt>
      <w:r w:rsidRPr="000B656B">
        <w:rPr>
          <w:rFonts w:cs="Times New Roman"/>
          <w:lang w:val="ru-RU"/>
        </w:rPr>
        <w:t>.</w:t>
      </w:r>
    </w:p>
    <w:p w14:paraId="2ED5F289" w14:textId="429FCD1F" w:rsidR="0005667D" w:rsidRPr="000B656B" w:rsidRDefault="0005667D" w:rsidP="004877F9">
      <w:pPr>
        <w:pStyle w:val="Heading3"/>
        <w:rPr>
          <w:rFonts w:cs="Times New Roman"/>
        </w:rPr>
      </w:pPr>
      <w:bookmarkStart w:id="17" w:name="_Toc217408986"/>
      <w:r w:rsidRPr="000B656B">
        <w:rPr>
          <w:rFonts w:cs="Times New Roman"/>
        </w:rPr>
        <w:t>Молекулярная эволюция и структурные особенности B-хромосом</w:t>
      </w:r>
      <w:bookmarkEnd w:id="17"/>
    </w:p>
    <w:p w14:paraId="3021CA6F" w14:textId="5DFF421F" w:rsidR="0005667D" w:rsidRPr="000B656B" w:rsidRDefault="0005667D" w:rsidP="004877F9">
      <w:pPr>
        <w:rPr>
          <w:rFonts w:cs="Times New Roman"/>
          <w:lang w:val="ru-RU"/>
        </w:rPr>
      </w:pPr>
      <w:r w:rsidRPr="000B656B">
        <w:rPr>
          <w:rFonts w:cs="Times New Roman"/>
          <w:lang w:val="ru-RU"/>
        </w:rPr>
        <w:t xml:space="preserve">После возникновения B-хромосомы, как правило, подвергаются быстрой молекулярной дифференциации. Их эволюция характеризуется снижением рекомбинации, накоплением </w:t>
      </w:r>
      <w:r w:rsidRPr="000B656B">
        <w:rPr>
          <w:rFonts w:cs="Times New Roman"/>
          <w:lang w:val="ru-RU"/>
        </w:rPr>
        <w:lastRenderedPageBreak/>
        <w:t xml:space="preserve">повторяющихся последовательностей и гетерохроматинизацией, что сближает их по эволюционному пути с гетероморфными половыми хромосомами. Существенную часть ДНК B-хромосом составляют сателлитные повторы, рибосомная ДНК и мобильные генетические элементы, доля которых может значительно превышать таковую в стандартном геноме </w:t>
      </w:r>
      <w:sdt>
        <w:sdtPr>
          <w:rPr>
            <w:rFonts w:cs="Times New Roman"/>
            <w:color w:val="000000"/>
            <w:lang w:val="ru-RU"/>
          </w:rPr>
          <w:tag w:val="MENDELEY_CITATION_v3_eyJjaXRhdGlvbklEIjoiTUVOREVMRVlfQ0lUQVRJT05fY2YzMTk4ZDQtM2U4NS00ZWQ3LTg3ZmItOWQwZjFkMDNlYjQ2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743369577"/>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w:t>
      </w:r>
    </w:p>
    <w:p w14:paraId="3FE6E05C" w14:textId="7CDD3CE8" w:rsidR="0005667D" w:rsidRPr="000B656B" w:rsidRDefault="0005667D" w:rsidP="004877F9">
      <w:pPr>
        <w:rPr>
          <w:rFonts w:cs="Times New Roman"/>
          <w:lang w:val="ru-RU"/>
        </w:rPr>
      </w:pPr>
      <w:r w:rsidRPr="000B656B">
        <w:rPr>
          <w:rFonts w:cs="Times New Roman"/>
          <w:lang w:val="ru-RU"/>
        </w:rPr>
        <w:t xml:space="preserve">Аккумуляция повторяющихся последовательностей и транспозонов способствует структурной нестабильности и дальнейшей изоляции B-хромосом от A-хромосом, препятствуя синапсису и рекомбинации. В результате такие элементы часто становятся транскрипционно неактивными или содержат гены с нарушенной функцией, хотя в отдельных системах описана сохранённая транскрипционная активность отдельных участков </w:t>
      </w:r>
      <w:sdt>
        <w:sdtPr>
          <w:rPr>
            <w:rFonts w:cs="Times New Roman"/>
            <w:color w:val="000000"/>
            <w:lang w:val="ru-RU"/>
          </w:rPr>
          <w:tag w:val="MENDELEY_CITATION_v3_eyJjaXRhdGlvbklEIjoiTUVOREVMRVlfQ0lUQVRJT05fZmY2YjhhZGQtOTA3Zi00ZmM3LTg1NjQtMGZkZTdhODBhZWE3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347719964"/>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w:t>
      </w:r>
    </w:p>
    <w:p w14:paraId="5E3B1758" w14:textId="20D88116" w:rsidR="0005667D" w:rsidRPr="000B656B" w:rsidRDefault="0005667D" w:rsidP="004877F9">
      <w:pPr>
        <w:pStyle w:val="Heading3"/>
        <w:rPr>
          <w:rFonts w:cs="Times New Roman"/>
        </w:rPr>
      </w:pPr>
      <w:bookmarkStart w:id="18" w:name="_Toc217408987"/>
      <w:r w:rsidRPr="000B656B">
        <w:rPr>
          <w:rFonts w:cs="Times New Roman"/>
        </w:rPr>
        <w:t>Динамика и эволюционные модели существования B-хромосом</w:t>
      </w:r>
      <w:bookmarkEnd w:id="18"/>
    </w:p>
    <w:p w14:paraId="16430BC7" w14:textId="05E9EE13" w:rsidR="0005667D" w:rsidRPr="000B656B" w:rsidRDefault="0005667D" w:rsidP="00480C2B">
      <w:pPr>
        <w:rPr>
          <w:rFonts w:cs="Times New Roman"/>
          <w:lang w:val="ru-RU"/>
        </w:rPr>
      </w:pPr>
      <w:r w:rsidRPr="000B656B">
        <w:rPr>
          <w:rFonts w:cs="Times New Roman"/>
          <w:lang w:val="ru-RU"/>
        </w:rPr>
        <w:t>Частоты B-хромосом в природных популяциях определяются балансом между скоростью их передачи и воздействием на приспособленность носителей. Классические модели предполагают существование равновесия между накоплением B-хромосом за счёт хромосомного драйва и отрицательным отбором против особей с высоким числом</w:t>
      </w:r>
      <w:r w:rsidR="00914B6B" w:rsidRPr="000B656B">
        <w:rPr>
          <w:rFonts w:cs="Times New Roman"/>
          <w:lang w:val="ru-RU"/>
        </w:rPr>
        <w:t xml:space="preserve"> </w:t>
      </w:r>
      <w:r w:rsidR="00914B6B" w:rsidRPr="000B656B">
        <w:rPr>
          <w:rFonts w:cs="Times New Roman"/>
        </w:rPr>
        <w:t>B</w:t>
      </w:r>
      <w:r w:rsidR="00914B6B" w:rsidRPr="000B656B">
        <w:rPr>
          <w:rFonts w:cs="Times New Roman"/>
          <w:lang w:val="ru-RU"/>
        </w:rPr>
        <w:t>-хромосом</w:t>
      </w:r>
      <w:r w:rsidRPr="000B656B">
        <w:rPr>
          <w:rFonts w:cs="Times New Roman"/>
          <w:lang w:val="ru-RU"/>
        </w:rPr>
        <w:t>. Такие системы часто интерпретируются в рамках паразитической модели, в которой B-хромосомы рассматриваются как эгоистичные элементы генома</w:t>
      </w:r>
      <w:r w:rsidR="00397C86" w:rsidRPr="000B656B">
        <w:rPr>
          <w:rFonts w:cs="Times New Roman"/>
          <w:lang w:val="ru-RU"/>
        </w:rPr>
        <w:t xml:space="preserve"> </w:t>
      </w:r>
      <w:sdt>
        <w:sdtPr>
          <w:rPr>
            <w:rFonts w:cs="Times New Roman"/>
            <w:color w:val="000000"/>
            <w:lang w:val="ru-RU"/>
          </w:rPr>
          <w:tag w:val="MENDELEY_CITATION_v3_eyJjaXRhdGlvbklEIjoiTUVOREVMRVlfQ0lUQVRJT05fOTUzOWI0YTAtOTI1NC00NGIzLTk5ODQtYWM4OWI3YzljOGV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252094819"/>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w:t>
      </w:r>
    </w:p>
    <w:p w14:paraId="01EB87D0" w14:textId="1AB09287" w:rsidR="00A62ADE" w:rsidRDefault="0005667D" w:rsidP="004877F9">
      <w:pPr>
        <w:rPr>
          <w:rFonts w:cs="Times New Roman"/>
          <w:lang w:val="ru-RU"/>
        </w:rPr>
      </w:pPr>
      <w:r w:rsidRPr="000B656B">
        <w:rPr>
          <w:rFonts w:cs="Times New Roman"/>
          <w:lang w:val="ru-RU"/>
        </w:rPr>
        <w:t>В то же время длительные исследования отдельных модельных объектов показали, что эволюция B-хромосом может носить неравновесный характер. Предполагается, что паразитические B-хромосомы способны проходить последовательные стадии инвазии, подавления драйва со стороны стандартного генома и последующего почти нейтрального исчезновения, либо повторной регенерации за счёт появления новых драйв-активных вариантов. Такая динамика подчёркивает роль B-хромосом как элементов геномного конфликта и делает их удобной моделью для изучения долгосрочной эволюции эгоистичных генетических элементов</w:t>
      </w:r>
      <w:r w:rsidR="00397C86" w:rsidRPr="000B656B">
        <w:rPr>
          <w:rFonts w:cs="Times New Roman"/>
          <w:lang w:val="ru-RU"/>
        </w:rPr>
        <w:t xml:space="preserve"> </w:t>
      </w:r>
      <w:sdt>
        <w:sdtPr>
          <w:rPr>
            <w:rFonts w:cs="Times New Roman"/>
            <w:color w:val="000000"/>
            <w:lang w:val="ru-RU"/>
          </w:rPr>
          <w:tag w:val="MENDELEY_CITATION_v3_eyJjaXRhdGlvbklEIjoiTUVOREVMRVlfQ0lUQVRJT05fOTRlZDM2ZmUtMzYzMC00YzY3LWFjZTUtYTEwYzRiNTE1MjQ5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683396986"/>
          <w:placeholder>
            <w:docPart w:val="DefaultPlaceholder_-1854013440"/>
          </w:placeholder>
        </w:sdtPr>
        <w:sdtContent>
          <w:r w:rsidR="00FF2667" w:rsidRPr="00FF2667">
            <w:rPr>
              <w:rFonts w:cs="Times New Roman"/>
              <w:color w:val="000000"/>
              <w:lang w:val="ru-RU"/>
            </w:rPr>
            <w:t>[2]</w:t>
          </w:r>
        </w:sdtContent>
      </w:sdt>
      <w:r w:rsidRPr="000B656B">
        <w:rPr>
          <w:rFonts w:cs="Times New Roman"/>
          <w:lang w:val="ru-RU"/>
        </w:rPr>
        <w:t>.</w:t>
      </w:r>
    </w:p>
    <w:p w14:paraId="20FC8E02" w14:textId="01BD260A" w:rsidR="00480C2B" w:rsidRPr="00480C2B" w:rsidRDefault="00480C2B" w:rsidP="00480C2B">
      <w:pPr>
        <w:pStyle w:val="Heading3"/>
        <w:rPr>
          <w:rFonts w:cs="Times New Roman"/>
        </w:rPr>
      </w:pPr>
      <w:bookmarkStart w:id="19" w:name="_Toc217408988"/>
      <w:r w:rsidRPr="000B656B">
        <w:rPr>
          <w:rFonts w:cs="Times New Roman"/>
          <w:lang w:val="en-US"/>
        </w:rPr>
        <w:t>B</w:t>
      </w:r>
      <w:r w:rsidRPr="000B656B">
        <w:rPr>
          <w:rFonts w:cs="Times New Roman"/>
        </w:rPr>
        <w:t>-хромосомы в популяции млекопитающих</w:t>
      </w:r>
      <w:bookmarkEnd w:id="19"/>
    </w:p>
    <w:p w14:paraId="285EDE4F" w14:textId="00775A62" w:rsidR="00FE44C9" w:rsidRPr="000B656B" w:rsidRDefault="00FE44C9" w:rsidP="00FE44C9">
      <w:pPr>
        <w:rPr>
          <w:rFonts w:cs="Times New Roman"/>
          <w:lang w:val="ru-RU"/>
        </w:rPr>
      </w:pPr>
      <w:r w:rsidRPr="000B656B">
        <w:rPr>
          <w:rFonts w:cs="Times New Roman"/>
          <w:lang w:val="ru-RU"/>
        </w:rPr>
        <w:t xml:space="preserve">B-хромосомы обнаружены у 85 видов млекопитающих на момент 2018 года </w:t>
      </w:r>
      <w:sdt>
        <w:sdtPr>
          <w:rPr>
            <w:rFonts w:cs="Times New Roman"/>
            <w:color w:val="000000"/>
            <w:lang w:val="ru-RU"/>
          </w:rPr>
          <w:tag w:val="MENDELEY_CITATION_v3_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"/>
          <w:id w:val="-1052927827"/>
          <w:placeholder>
            <w:docPart w:val="156F60F6BC534713A90904EB48675756"/>
          </w:placeholder>
        </w:sdtPr>
        <w:sdtContent>
          <w:r w:rsidR="00FF2667" w:rsidRPr="00FF2667">
            <w:rPr>
              <w:rFonts w:cs="Times New Roman"/>
              <w:color w:val="000000"/>
              <w:lang w:val="ru-RU"/>
            </w:rPr>
            <w:t>[17]</w:t>
          </w:r>
        </w:sdtContent>
      </w:sdt>
      <w:r w:rsidRPr="000B656B">
        <w:rPr>
          <w:rFonts w:cs="Times New Roman"/>
          <w:lang w:val="ru-RU"/>
        </w:rPr>
        <w:t>.</w:t>
      </w:r>
      <w:r>
        <w:rPr>
          <w:rFonts w:cs="Times New Roman"/>
          <w:lang w:val="ru-RU"/>
        </w:rPr>
        <w:t xml:space="preserve"> Большинство из них выявлены </w:t>
      </w:r>
      <w:r w:rsidRPr="000B656B">
        <w:rPr>
          <w:rFonts w:cs="Times New Roman"/>
          <w:lang w:val="ru-RU"/>
        </w:rPr>
        <w:t xml:space="preserve">у крупнейшей группы млекопитающих — грызунов, </w:t>
      </w:r>
      <w:r>
        <w:rPr>
          <w:rFonts w:cs="Times New Roman"/>
          <w:lang w:val="ru-RU"/>
        </w:rPr>
        <w:t xml:space="preserve">где </w:t>
      </w:r>
      <w:r w:rsidRPr="000B656B">
        <w:rPr>
          <w:rFonts w:cs="Times New Roman"/>
          <w:lang w:val="ru-RU"/>
        </w:rPr>
        <w:t xml:space="preserve">наличие B-хромосом обнаружено у 61 вида </w:t>
      </w:r>
      <w:sdt>
        <w:sdtPr>
          <w:rPr>
            <w:rFonts w:cs="Times New Roman"/>
            <w:color w:val="000000"/>
            <w:lang w:val="ru-RU"/>
          </w:rPr>
          <w:tag w:val="MENDELEY_CITATION_v3_eyJjaXRhdGlvbklEIjoiTUVOREVMRVlfQ0lUQVRJT05fZWM5YWIxMzItYThjMy00YmU4LWI5MDQtZjY4OWI2MmUyZmIw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1959070664"/>
          <w:placeholder>
            <w:docPart w:val="0EF5E3E914D64AE2BBBCF39CE869B63F"/>
          </w:placeholder>
        </w:sdtPr>
        <w:sdtContent>
          <w:r w:rsidR="00FF2667" w:rsidRPr="00FF2667">
            <w:rPr>
              <w:rFonts w:cs="Times New Roman"/>
              <w:color w:val="000000"/>
              <w:lang w:val="ru-RU"/>
            </w:rPr>
            <w:t>[5]</w:t>
          </w:r>
        </w:sdtContent>
      </w:sdt>
      <w:r w:rsidRPr="000B656B">
        <w:rPr>
          <w:rFonts w:cs="Times New Roman"/>
          <w:lang w:val="ru-RU"/>
        </w:rPr>
        <w:t>.</w:t>
      </w:r>
    </w:p>
    <w:p w14:paraId="264A2111" w14:textId="05E0E55A" w:rsidR="00480C2B" w:rsidRPr="000B656B" w:rsidRDefault="00480C2B" w:rsidP="00480C2B">
      <w:pPr>
        <w:rPr>
          <w:rFonts w:cs="Times New Roman"/>
          <w:lang w:val="ru-RU"/>
        </w:rPr>
      </w:pPr>
      <w:r w:rsidRPr="000B656B">
        <w:rPr>
          <w:rFonts w:cs="Times New Roman"/>
          <w:lang w:val="ru-RU"/>
        </w:rPr>
        <w:t xml:space="preserve">Как описывалось </w:t>
      </w:r>
      <w:r w:rsidR="00536073">
        <w:rPr>
          <w:rFonts w:cs="Times New Roman"/>
          <w:lang w:val="ru-RU"/>
        </w:rPr>
        <w:t>выше</w:t>
      </w:r>
      <w:r w:rsidRPr="000B656B">
        <w:rPr>
          <w:rFonts w:cs="Times New Roman"/>
          <w:lang w:val="ru-RU"/>
        </w:rPr>
        <w:t xml:space="preserve">, с одной стороны, считается, что поддержание B-хромосом в природных популяциях многих видов возможно лишь при существовании определённого </w:t>
      </w:r>
      <w:r w:rsidRPr="000B656B">
        <w:rPr>
          <w:rFonts w:cs="Times New Roman"/>
          <w:lang w:val="ru-RU"/>
        </w:rPr>
        <w:lastRenderedPageBreak/>
        <w:t>генетического равновесия. Такое состояние популяции может быть описано как в рамках паразитической модели, предполагающей отбор против особей</w:t>
      </w:r>
      <w:r w:rsidR="00536073">
        <w:rPr>
          <w:rFonts w:cs="Times New Roman"/>
          <w:lang w:val="ru-RU"/>
        </w:rPr>
        <w:t>-</w:t>
      </w:r>
      <w:r w:rsidRPr="000B656B">
        <w:rPr>
          <w:rFonts w:cs="Times New Roman"/>
          <w:lang w:val="ru-RU"/>
        </w:rPr>
        <w:t xml:space="preserve">носителей B-хромосом, так и в рамках гетеротической модели, согласно которой B-хромосомы оказывают положительное влияние при их малом числе, но становятся вредными при увеличении их копийности. С другой стороны, при взаимодействии с A-хромосомами паразитические B-хромосомы могут не находиться в состоянии равновесия, а проходить через последовательные эволюционные стадии, включающие инвазию B-хромосом в популяцию, последующее подавление механизмов драйва и их почти нейтральное исчезновение </w:t>
      </w:r>
      <w:sdt>
        <w:sdtPr>
          <w:rPr>
            <w:rFonts w:cs="Times New Roman"/>
            <w:color w:val="000000"/>
            <w:lang w:val="ru-RU"/>
          </w:rPr>
          <w:tag w:val="MENDELEY_CITATION_v3_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"/>
          <w:id w:val="-1491248946"/>
          <w:placeholder>
            <w:docPart w:val="7F4A113729CEC9429B79753E0185F7E8"/>
          </w:placeholder>
        </w:sdtPr>
        <w:sdtContent>
          <w:r w:rsidR="00FF2667" w:rsidRPr="00FF2667">
            <w:rPr>
              <w:rFonts w:cs="Times New Roman"/>
              <w:color w:val="000000"/>
              <w:lang w:val="ru-RU"/>
            </w:rPr>
            <w:t>[18]</w:t>
          </w:r>
        </w:sdtContent>
      </w:sdt>
      <w:r w:rsidRPr="000B656B">
        <w:rPr>
          <w:rFonts w:cs="Times New Roman"/>
          <w:lang w:val="ru-RU"/>
        </w:rPr>
        <w:t>.</w:t>
      </w:r>
    </w:p>
    <w:p w14:paraId="04E34426" w14:textId="0FA64C62" w:rsidR="00480C2B" w:rsidRPr="000B656B" w:rsidRDefault="00480C2B" w:rsidP="00480C2B">
      <w:pPr>
        <w:rPr>
          <w:rFonts w:cs="Times New Roman"/>
          <w:lang w:val="ru-RU"/>
        </w:rPr>
      </w:pPr>
      <w:r w:rsidRPr="000B656B">
        <w:rPr>
          <w:rFonts w:cs="Times New Roman"/>
          <w:lang w:val="ru-RU"/>
        </w:rPr>
        <w:t xml:space="preserve">Получить однозначную информацию о том, какая модель реализуется у конкретного вида, на практике крайне сложно, поскольку это требует длительных временных исследований частоты B-хромосом и особенностей их передачи. При этом проведение контролируемых скрещиваний в лаборатории возможно далеко не для всех организмов. B-хромосомы у большинства видов, для которых такие данные доступны, по-видимому, соответствуют паразитической модели, хотя существование гетеротических B-хромосом нельзя полностью исключить </w:t>
      </w:r>
      <w:sdt>
        <w:sdtPr>
          <w:rPr>
            <w:rFonts w:cs="Times New Roman"/>
            <w:color w:val="000000"/>
            <w:lang w:val="ru-RU"/>
          </w:rPr>
          <w:tag w:val="MENDELEY_CITATION_v3_eyJjaXRhdGlvbklEIjoiTUVOREVMRVlfQ0lUQVRJT05fNTFmODNjMjctYjk4Ni00NmE2LTk3MGQtZjc3MzQzZjZmNTA0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240409362"/>
          <w:placeholder>
            <w:docPart w:val="7F4A113729CEC9429B79753E0185F7E8"/>
          </w:placeholder>
        </w:sdtPr>
        <w:sdtContent>
          <w:r w:rsidR="00FF2667" w:rsidRPr="00FF2667">
            <w:rPr>
              <w:rFonts w:cs="Times New Roman"/>
              <w:color w:val="000000"/>
              <w:lang w:val="ru-RU"/>
            </w:rPr>
            <w:t>[2]</w:t>
          </w:r>
        </w:sdtContent>
      </w:sdt>
      <w:r w:rsidRPr="000B656B">
        <w:rPr>
          <w:rFonts w:cs="Times New Roman"/>
          <w:lang w:val="ru-RU"/>
        </w:rPr>
        <w:t>.</w:t>
      </w:r>
    </w:p>
    <w:p w14:paraId="1DBA1769" w14:textId="71BAFCB6" w:rsidR="00480C2B" w:rsidRPr="000B656B" w:rsidRDefault="00480C2B" w:rsidP="00480C2B">
      <w:pPr>
        <w:rPr>
          <w:rFonts w:cs="Times New Roman"/>
          <w:lang w:val="ru-RU"/>
        </w:rPr>
      </w:pPr>
      <w:r w:rsidRPr="000B656B">
        <w:rPr>
          <w:rFonts w:cs="Times New Roman"/>
          <w:lang w:val="ru-RU"/>
        </w:rPr>
        <w:t xml:space="preserve">У млекопитающих, однако, подобная информация крайне ограничена. Один из примеров — крыса </w:t>
      </w:r>
      <w:r w:rsidRPr="003A07E0">
        <w:rPr>
          <w:rFonts w:cs="Times New Roman"/>
          <w:i/>
          <w:iCs/>
          <w:lang w:val="ru-RU"/>
        </w:rPr>
        <w:t>Rattus rattus diardi</w:t>
      </w:r>
      <w:r w:rsidRPr="000B656B">
        <w:rPr>
          <w:rFonts w:cs="Times New Roman"/>
          <w:lang w:val="ru-RU"/>
        </w:rPr>
        <w:t xml:space="preserve">, частота особей с B-хромосомами которой оставалась одинаковой в течение двух лет. Другой пример — мышь </w:t>
      </w:r>
      <w:r w:rsidRPr="003A07E0">
        <w:rPr>
          <w:rFonts w:cs="Times New Roman"/>
          <w:i/>
          <w:iCs/>
          <w:lang w:val="ru-RU"/>
        </w:rPr>
        <w:t>Apodemus flavicollis</w:t>
      </w:r>
      <w:r w:rsidRPr="000B656B">
        <w:rPr>
          <w:rFonts w:cs="Times New Roman"/>
          <w:lang w:val="ru-RU"/>
        </w:rPr>
        <w:t xml:space="preserve">, у которой частота особей с B-хромосомами не изменялась существенно на протяжении восьми лет, несмотря на значительные колебания численности популяции </w:t>
      </w:r>
      <w:sdt>
        <w:sdtPr>
          <w:rPr>
            <w:rFonts w:cs="Times New Roman"/>
            <w:color w:val="000000"/>
            <w:lang w:val="ru-RU"/>
          </w:rPr>
          <w:tag w:val="MENDELEY_CITATION_v3_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"/>
          <w:id w:val="649339371"/>
          <w:placeholder>
            <w:docPart w:val="58681D5E05694847BD08DCE87EE6BDA2"/>
          </w:placeholder>
        </w:sdtPr>
        <w:sdtContent>
          <w:r w:rsidR="00FF2667" w:rsidRPr="00FF2667">
            <w:rPr>
              <w:rFonts w:cs="Times New Roman"/>
              <w:color w:val="000000"/>
              <w:lang w:val="ru-RU"/>
            </w:rPr>
            <w:t>[18]</w:t>
          </w:r>
        </w:sdtContent>
      </w:sdt>
      <w:r w:rsidRPr="000B656B">
        <w:rPr>
          <w:rFonts w:cs="Times New Roman"/>
          <w:lang w:val="ru-RU"/>
        </w:rPr>
        <w:t xml:space="preserve">. </w:t>
      </w:r>
    </w:p>
    <w:p w14:paraId="0720D411" w14:textId="23A7FACE" w:rsidR="00480C2B" w:rsidRDefault="00480C2B" w:rsidP="00480C2B">
      <w:pPr>
        <w:rPr>
          <w:rFonts w:cs="Times New Roman"/>
          <w:lang w:val="ru-RU"/>
        </w:rPr>
      </w:pPr>
      <w:r w:rsidRPr="000B656B">
        <w:rPr>
          <w:rFonts w:cs="Times New Roman"/>
          <w:lang w:val="ru-RU"/>
        </w:rPr>
        <w:t xml:space="preserve">Также было показано, что при стрессовых условиях, вызванных перенаселением, сезонные изменения частоты животных с B-хромосомами могут быть значительными. Когда плотность популяции умеренная, а конкуренция за пищу и пространство стабильна, частота животных с B-хромосомами остаётся в равновесии на протяжении всего года </w:t>
      </w:r>
      <w:sdt>
        <w:sdtPr>
          <w:rPr>
            <w:rFonts w:cs="Times New Roman"/>
            <w:color w:val="000000"/>
            <w:lang w:val="ru-RU"/>
          </w:rPr>
          <w:tag w:val="MENDELEY_CITATION_v3_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"/>
          <w:id w:val="686106209"/>
          <w:placeholder>
            <w:docPart w:val="58681D5E05694847BD08DCE87EE6BDA2"/>
          </w:placeholder>
        </w:sdtPr>
        <w:sdtContent>
          <w:r w:rsidR="00FF2667" w:rsidRPr="00FF2667">
            <w:rPr>
              <w:rFonts w:cs="Times New Roman"/>
              <w:color w:val="000000"/>
              <w:lang w:val="ru-RU"/>
            </w:rPr>
            <w:t>[18]</w:t>
          </w:r>
        </w:sdtContent>
      </w:sdt>
      <w:r w:rsidRPr="000B656B">
        <w:rPr>
          <w:rFonts w:cs="Times New Roman"/>
          <w:lang w:val="ru-RU"/>
        </w:rPr>
        <w:t>.</w:t>
      </w:r>
    </w:p>
    <w:p w14:paraId="2C629B52" w14:textId="0E0CF2FF" w:rsidR="00A62ADE" w:rsidRDefault="00452D39" w:rsidP="004877F9">
      <w:pPr>
        <w:pStyle w:val="Heading2"/>
        <w:rPr>
          <w:rFonts w:cs="Times New Roman"/>
        </w:rPr>
      </w:pPr>
      <w:bookmarkStart w:id="20" w:name="_Toc217408989"/>
      <w:commentRangeStart w:id="21"/>
      <w:commentRangeStart w:id="22"/>
      <w:r w:rsidRPr="000B656B">
        <w:rPr>
          <w:rFonts w:cs="Times New Roman"/>
        </w:rPr>
        <w:t>B-хромосомы рукокрылых</w:t>
      </w:r>
      <w:bookmarkEnd w:id="20"/>
      <w:commentRangeEnd w:id="21"/>
      <w:r w:rsidR="009843AF">
        <w:rPr>
          <w:rStyle w:val="CommentReference"/>
          <w:rFonts w:cs="Times New Roman"/>
          <w:sz w:val="32"/>
          <w:szCs w:val="32"/>
        </w:rPr>
        <w:commentReference w:id="21"/>
      </w:r>
      <w:commentRangeEnd w:id="22"/>
      <w:r w:rsidR="00D17B9B">
        <w:rPr>
          <w:rStyle w:val="CommentReference"/>
          <w:rFonts w:cs="Times New Roman"/>
          <w:sz w:val="32"/>
          <w:szCs w:val="32"/>
        </w:rPr>
        <w:commentReference w:id="22"/>
      </w:r>
    </w:p>
    <w:p w14:paraId="38184AEF" w14:textId="54F3ADFF" w:rsidR="00480C2B" w:rsidRDefault="009434ED" w:rsidP="00480C2B">
      <w:pPr>
        <w:pStyle w:val="Heading3"/>
      </w:pPr>
      <w:bookmarkStart w:id="23" w:name="_Toc217408990"/>
      <w:r>
        <w:t>Краткая характеристика рукокрылых</w:t>
      </w:r>
      <w:bookmarkEnd w:id="23"/>
    </w:p>
    <w:p w14:paraId="3AC48213" w14:textId="007C1761" w:rsidR="004C2E0F" w:rsidRPr="00AB0877" w:rsidRDefault="004C2E0F" w:rsidP="00AB0877">
      <w:pPr>
        <w:rPr>
          <w:lang w:val="ru-RU"/>
        </w:rPr>
      </w:pPr>
      <w:r w:rsidRPr="00AB0877">
        <w:rPr>
          <w:lang w:val="ru-RU"/>
        </w:rPr>
        <w:t>Рукокрылые (</w:t>
      </w:r>
      <w:commentRangeStart w:id="24"/>
      <w:r w:rsidRPr="00D02801">
        <w:rPr>
          <w:iCs/>
        </w:rPr>
        <w:t>Chiroptera</w:t>
      </w:r>
      <w:commentRangeEnd w:id="24"/>
      <w:r w:rsidR="009843AF" w:rsidRPr="00AB0877">
        <w:rPr>
          <w:rStyle w:val="CommentReference"/>
          <w:sz w:val="24"/>
          <w:szCs w:val="24"/>
          <w:lang w:val="ru-RU"/>
        </w:rPr>
        <w:commentReference w:id="24"/>
      </w:r>
      <w:r w:rsidRPr="00AB0877">
        <w:rPr>
          <w:lang w:val="ru-RU"/>
        </w:rPr>
        <w:t>) являются вторым по численности отрядом млекопитающих после грызунов и включают более 1500 описанных видов, что составляет около 20% всего современного видового разнообразия млекопитающих</w:t>
      </w:r>
      <w:r w:rsidR="00AB0877">
        <w:rPr>
          <w:lang w:val="ru-RU"/>
        </w:rPr>
        <w:t xml:space="preserve"> </w:t>
      </w:r>
      <w:sdt>
        <w:sdtPr>
          <w:rPr>
            <w:rFonts w:cs="Times New Roman"/>
            <w:color w:val="000000"/>
            <w:lang w:val="ru-RU"/>
          </w:rPr>
          <w:tag w:val="MENDELEY_CITATION_v3_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"/>
          <w:id w:val="1875658731"/>
          <w:placeholder>
            <w:docPart w:val="DefaultPlaceholder_-1854013440"/>
          </w:placeholder>
        </w:sdtPr>
        <w:sdtContent>
          <w:r w:rsidR="00FF2667" w:rsidRPr="00FF2667">
            <w:rPr>
              <w:rFonts w:cs="Times New Roman"/>
              <w:color w:val="000000"/>
              <w:lang w:val="ru-RU"/>
            </w:rPr>
            <w:t>[19]</w:t>
          </w:r>
        </w:sdtContent>
      </w:sdt>
      <w:r w:rsidRPr="00AB0877">
        <w:rPr>
          <w:lang w:val="ru-RU"/>
        </w:rPr>
        <w:t xml:space="preserve">. Благодаря этому рукокрылые представляют собой одну из наиболее многочисленных и эволюционно успешных групп </w:t>
      </w:r>
      <w:r w:rsidRPr="00AB0877">
        <w:rPr>
          <w:lang w:val="ru-RU"/>
        </w:rPr>
        <w:lastRenderedPageBreak/>
        <w:t>наземных позвоночных.</w:t>
      </w:r>
      <w:r w:rsidR="00AB0877">
        <w:rPr>
          <w:lang w:val="ru-RU"/>
        </w:rPr>
        <w:t xml:space="preserve"> </w:t>
      </w:r>
      <w:r w:rsidRPr="006218DD">
        <w:rPr>
          <w:lang w:val="ru-RU"/>
        </w:rPr>
        <w:t xml:space="preserve">Способность к активному полёту обеспечила рукокрылым чрезвычайно широкое распространение: они встречаются практически повсеместно, за исключением полярных регионов и некоторых изолированных территорий. </w:t>
      </w:r>
      <w:r w:rsidRPr="004C2E0F">
        <w:rPr>
          <w:lang w:val="ru-RU"/>
        </w:rPr>
        <w:t>В экосистемах рукокрылые играют важную роль как регуляторы численности насекомых, а также как опылители и распространители семян</w:t>
      </w:r>
      <w:r w:rsidR="00ED0719" w:rsidRPr="00ED0719">
        <w:rPr>
          <w:lang w:val="ru-RU"/>
        </w:rPr>
        <w:t xml:space="preserve"> </w:t>
      </w:r>
      <w:sdt>
        <w:sdtPr>
          <w:rPr>
            <w:rFonts w:cs="Times New Roman"/>
            <w:color w:val="000000"/>
            <w:lang w:val="ru-RU"/>
          </w:rPr>
          <w:tag w:val="MENDELEY_CITATION_v3_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"/>
          <w:id w:val="-779572641"/>
          <w:placeholder>
            <w:docPart w:val="A2C25DFD2D0F19468C72665DD5D7483F"/>
          </w:placeholder>
        </w:sdtPr>
        <w:sdtContent>
          <w:r w:rsidR="00FF2667" w:rsidRPr="00FF2667">
            <w:rPr>
              <w:rFonts w:cs="Times New Roman"/>
              <w:color w:val="000000"/>
              <w:lang w:val="ru-RU"/>
            </w:rPr>
            <w:t>[20]</w:t>
          </w:r>
        </w:sdtContent>
      </w:sdt>
      <w:r w:rsidRPr="004C2E0F">
        <w:rPr>
          <w:lang w:val="ru-RU"/>
        </w:rPr>
        <w:t>.</w:t>
      </w:r>
    </w:p>
    <w:p w14:paraId="6CC94715" w14:textId="2A0F1A33" w:rsidR="004C2E0F" w:rsidRDefault="004C2E0F" w:rsidP="004C2E0F">
      <w:pPr>
        <w:rPr>
          <w:lang w:val="ru-RU"/>
        </w:rPr>
      </w:pPr>
      <w:r w:rsidRPr="006218DD">
        <w:rPr>
          <w:lang w:val="ru-RU"/>
        </w:rPr>
        <w:t>В последние годы рукокрылые привлекают повышенное научное и общественное внимание в связи с тем, что они являются природными резервуарами значительного числа зоонозных вирусов, включая вирус бешенства,</w:t>
      </w:r>
      <w:r w:rsidR="00ED0719">
        <w:rPr>
          <w:lang w:val="ru-RU"/>
        </w:rPr>
        <w:t xml:space="preserve"> Нипах</w:t>
      </w:r>
      <w:r w:rsidRPr="006218DD">
        <w:rPr>
          <w:lang w:val="ru-RU"/>
        </w:rPr>
        <w:t xml:space="preserve"> и </w:t>
      </w:r>
      <w:r w:rsidR="00ED0719">
        <w:rPr>
          <w:lang w:val="ru-RU"/>
        </w:rPr>
        <w:t>Хендра</w:t>
      </w:r>
      <w:r w:rsidRPr="006218DD">
        <w:rPr>
          <w:lang w:val="ru-RU"/>
        </w:rPr>
        <w:t>, а также различные коронавирусы</w:t>
      </w:r>
      <w:r w:rsidR="00ED0719" w:rsidRPr="00ED0719">
        <w:rPr>
          <w:lang w:val="ru-RU"/>
        </w:rPr>
        <w:t xml:space="preserve"> </w:t>
      </w:r>
      <w:sdt>
        <w:sdtPr>
          <w:rPr>
            <w:rFonts w:cs="Times New Roman"/>
            <w:color w:val="000000"/>
            <w:lang w:val="ru-RU"/>
          </w:rPr>
          <w:tag w:val="MENDELEY_CITATION_v3_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"/>
          <w:id w:val="904572068"/>
          <w:placeholder>
            <w:docPart w:val="DefaultPlaceholder_-1854013440"/>
          </w:placeholder>
        </w:sdtPr>
        <w:sdtContent>
          <w:r w:rsidR="00FF2667" w:rsidRPr="00FF2667">
            <w:rPr>
              <w:rFonts w:cs="Times New Roman"/>
              <w:color w:val="000000"/>
              <w:lang w:val="ru-RU"/>
            </w:rPr>
            <w:t>[21]</w:t>
          </w:r>
        </w:sdtContent>
      </w:sdt>
      <w:r w:rsidRPr="006218DD">
        <w:rPr>
          <w:lang w:val="ru-RU"/>
        </w:rPr>
        <w:t xml:space="preserve">. </w:t>
      </w:r>
      <w:r w:rsidRPr="004C2E0F">
        <w:rPr>
          <w:lang w:val="ru-RU"/>
        </w:rPr>
        <w:t>Этот аспект биологии рукокрылых сделал исследования данной группы особенно актуальными и во многом способствовал росту интереса к их экологии, иммунологии и геномной организации.</w:t>
      </w:r>
    </w:p>
    <w:p w14:paraId="6E529B92" w14:textId="22929776" w:rsidR="00F12709" w:rsidRPr="000B656B" w:rsidRDefault="00452D39" w:rsidP="004C2E0F">
      <w:pPr>
        <w:pStyle w:val="Heading3"/>
      </w:pPr>
      <w:bookmarkStart w:id="25" w:name="_Toc217408991"/>
      <w:r w:rsidRPr="000B656B">
        <w:t>Гипотеза редукции генома</w:t>
      </w:r>
      <w:bookmarkEnd w:id="25"/>
    </w:p>
    <w:p w14:paraId="3DBB76B0" w14:textId="2A7E9ED5" w:rsidR="00753730" w:rsidRPr="000B656B" w:rsidRDefault="00753730" w:rsidP="004877F9">
      <w:pPr>
        <w:rPr>
          <w:rFonts w:cs="Times New Roman"/>
          <w:lang w:val="ru-RU"/>
        </w:rPr>
      </w:pPr>
      <w:r w:rsidRPr="000B656B">
        <w:rPr>
          <w:rFonts w:cs="Times New Roman"/>
          <w:lang w:val="ru-RU"/>
        </w:rPr>
        <w:t>Согласно гипотезе</w:t>
      </w:r>
      <w:r w:rsidR="00FE44C9">
        <w:rPr>
          <w:rFonts w:cs="Times New Roman"/>
          <w:lang w:val="ru-RU"/>
        </w:rPr>
        <w:t xml:space="preserve"> редукции генома</w:t>
      </w:r>
      <w:r w:rsidRPr="000B656B">
        <w:rPr>
          <w:rFonts w:cs="Times New Roman"/>
          <w:lang w:val="ru-RU"/>
        </w:rPr>
        <w:t>, размер генома может быть уменьшен у групп позвоночных, испытывающих экстремальные метаболические потребности в полете</w:t>
      </w:r>
      <w:commentRangeStart w:id="26"/>
      <w:r w:rsidRPr="000B656B">
        <w:rPr>
          <w:rFonts w:cs="Times New Roman"/>
          <w:lang w:val="ru-RU"/>
        </w:rPr>
        <w:t xml:space="preserve">. </w:t>
      </w:r>
      <w:commentRangeEnd w:id="26"/>
      <w:r w:rsidR="009843AF" w:rsidRPr="000B656B">
        <w:rPr>
          <w:rStyle w:val="CommentReference"/>
          <w:rFonts w:cs="Times New Roman"/>
          <w:sz w:val="24"/>
          <w:szCs w:val="24"/>
          <w:lang w:val="ru-RU"/>
        </w:rPr>
        <w:commentReference w:id="26"/>
      </w:r>
      <w:r w:rsidRPr="000B656B">
        <w:rPr>
          <w:rFonts w:cs="Times New Roman"/>
          <w:lang w:val="ru-RU"/>
        </w:rPr>
        <w:t xml:space="preserve">Хотя гипотеза направленной редукции генома как адаптации к полёту выглядит убедительной для птиц и находит поддержку у летучих мышей </w:t>
      </w:r>
      <w:sdt>
        <w:sdtPr>
          <w:rPr>
            <w:rFonts w:cs="Times New Roman"/>
            <w:color w:val="000000"/>
            <w:lang w:val="ru-RU"/>
          </w:rPr>
          <w:tag w:val="MENDELEY_CITATION_v3_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"/>
          <w:id w:val="-491099819"/>
          <w:placeholder>
            <w:docPart w:val="DefaultPlaceholder_-1854013440"/>
          </w:placeholder>
        </w:sdtPr>
        <w:sdtContent>
          <w:r w:rsidR="00FF2667" w:rsidRPr="00FF2667">
            <w:rPr>
              <w:rFonts w:cs="Times New Roman"/>
              <w:color w:val="000000"/>
              <w:lang w:val="ru-RU"/>
            </w:rPr>
            <w:t>[4]</w:t>
          </w:r>
        </w:sdtContent>
      </w:sdt>
      <w:r w:rsidRPr="000B656B">
        <w:rPr>
          <w:rFonts w:cs="Times New Roman"/>
          <w:lang w:val="ru-RU"/>
        </w:rPr>
        <w:t xml:space="preserve">, при более детальном рассмотрении она сталкивается с рядом противоречий. Летучие мыши действительно обладают уменьшенными геномами по сравнению с другими млекопитающими, что на первый взгляд подтверждает связь между полётом и геномной </w:t>
      </w:r>
      <w:r w:rsidR="00EB22C7">
        <w:rPr>
          <w:rFonts w:cs="Times New Roman"/>
          <w:lang w:val="ru-RU"/>
        </w:rPr>
        <w:t>редукцией</w:t>
      </w:r>
      <w:r w:rsidR="00EB22C7" w:rsidRPr="000B656B">
        <w:rPr>
          <w:rFonts w:cs="Times New Roman"/>
          <w:lang w:val="ru-RU"/>
        </w:rPr>
        <w:t xml:space="preserve"> </w:t>
      </w:r>
      <w:sdt>
        <w:sdtPr>
          <w:rPr>
            <w:rFonts w:cs="Times New Roman"/>
            <w:color w:val="000000"/>
            <w:lang w:val="ru-RU"/>
          </w:rPr>
          <w:tag w:val="MENDELEY_CITATION_v3_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"/>
          <w:id w:val="-288053717"/>
          <w:placeholder>
            <w:docPart w:val="DefaultPlaceholder_-1854013440"/>
          </w:placeholder>
        </w:sdtPr>
        <w:sdtContent>
          <w:r w:rsidR="00FF2667" w:rsidRPr="00FF2667">
            <w:rPr>
              <w:rFonts w:cs="Times New Roman"/>
              <w:color w:val="000000"/>
              <w:lang w:val="ru-RU"/>
            </w:rPr>
            <w:t>[4]</w:t>
          </w:r>
        </w:sdtContent>
      </w:sdt>
      <w:r w:rsidRPr="000B656B">
        <w:rPr>
          <w:rFonts w:cs="Times New Roman"/>
          <w:lang w:val="ru-RU"/>
        </w:rPr>
        <w:t xml:space="preserve">. Однако у </w:t>
      </w:r>
      <w:r w:rsidR="00EB22C7">
        <w:rPr>
          <w:rFonts w:cs="Times New Roman"/>
          <w:lang w:val="ru-RU"/>
        </w:rPr>
        <w:t>четыре</w:t>
      </w:r>
      <w:r w:rsidR="003A1FEC">
        <w:rPr>
          <w:rFonts w:cs="Times New Roman"/>
          <w:lang w:val="ru-RU"/>
        </w:rPr>
        <w:t>х</w:t>
      </w:r>
      <w:r w:rsidR="00EB22C7" w:rsidRPr="000B656B">
        <w:rPr>
          <w:rFonts w:cs="Times New Roman"/>
          <w:lang w:val="ru-RU"/>
        </w:rPr>
        <w:t xml:space="preserve"> </w:t>
      </w:r>
      <w:r w:rsidRPr="000B656B">
        <w:rPr>
          <w:rFonts w:cs="Times New Roman"/>
          <w:lang w:val="ru-RU"/>
        </w:rPr>
        <w:t>видов рукокрылых наблюдается наличие В-хромосом</w:t>
      </w:r>
      <w:r w:rsidR="00480C2B">
        <w:rPr>
          <w:rFonts w:cs="Times New Roman"/>
          <w:lang w:val="ru-RU"/>
        </w:rPr>
        <w:t xml:space="preserve"> </w:t>
      </w:r>
      <w:sdt>
        <w:sdtPr>
          <w:rPr>
            <w:rFonts w:cs="Times New Roman"/>
            <w:color w:val="000000"/>
            <w:lang w:val="ru-RU"/>
          </w:rPr>
          <w:tag w:val="MENDELEY_CITATION_v3_eyJjaXRhdGlvbklEIjoiTUVOREVMRVlfQ0lUQVRJT05fZGEwYmE5Y2UtYTIxOC00NmQ5LTllZmQtYmExY2E0ZWZkMWU1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1365168104"/>
          <w:placeholder>
            <w:docPart w:val="DefaultPlaceholder_-1854013440"/>
          </w:placeholder>
        </w:sdtPr>
        <w:sdtContent>
          <w:r w:rsidR="00FF2667" w:rsidRPr="00FF2667">
            <w:rPr>
              <w:rFonts w:cs="Times New Roman"/>
              <w:color w:val="000000"/>
              <w:lang w:val="ru-RU"/>
            </w:rPr>
            <w:t>[5]</w:t>
          </w:r>
        </w:sdtContent>
      </w:sdt>
      <w:r w:rsidRPr="000B656B">
        <w:rPr>
          <w:rFonts w:cs="Times New Roman"/>
          <w:lang w:val="ru-RU"/>
        </w:rPr>
        <w:t>. Эти хромосомы увеличивают общий размер генома без очевидной пользы для базовых жизненных функций, что создаёт парадокс в рамках строгой адаптационной модели.</w:t>
      </w:r>
    </w:p>
    <w:p w14:paraId="77C6ED12" w14:textId="2C84FAE2" w:rsidR="00440FFF" w:rsidRPr="000B656B" w:rsidRDefault="00753730" w:rsidP="004877F9">
      <w:pPr>
        <w:rPr>
          <w:rFonts w:cs="Times New Roman"/>
          <w:lang w:val="ru-RU"/>
        </w:rPr>
      </w:pPr>
      <w:r w:rsidRPr="000B656B">
        <w:rPr>
          <w:rFonts w:cs="Times New Roman"/>
          <w:lang w:val="ru-RU"/>
        </w:rPr>
        <w:t xml:space="preserve">Сохранение В-хромосом у летучих мышей указывает на то, что давление отбора на уменьшение генома может быть слабее, чем предполагалось, или компенсироваться другими механизмами. Вероятно, эти млекопитающие развили специфические метаболические или клеточные адаптации, позволяющие сохранять высокую летную активность даже при увеличенном размере генома. Это подчеркивает, что минимальный размер генома не является единственным или обязательным условием для полёта у позвоночных. Таким образом, пример рукокрылых показывает, что эволюционный путь к полёту может сопровождаться значительными вариациями в размере генома и что связь между геномной миниатюризацией, размером клеток и метаболическими требованиями гораздо более сложна, чем предполагает </w:t>
      </w:r>
      <w:r w:rsidRPr="000B656B">
        <w:rPr>
          <w:rFonts w:cs="Times New Roman"/>
          <w:lang w:val="ru-RU"/>
        </w:rPr>
        <w:lastRenderedPageBreak/>
        <w:t>гипотеза направленной редукции. Феномен В-хромосом служит важным контраргументом против универсальности этой модели, демонстрируя, что эволюция летающих животных допускает разнообразные геномные решения</w:t>
      </w:r>
      <w:r w:rsidR="00914B6B" w:rsidRPr="000B656B">
        <w:rPr>
          <w:rFonts w:cs="Times New Roman"/>
          <w:lang w:val="ru-RU"/>
        </w:rPr>
        <w:t xml:space="preserve"> </w:t>
      </w:r>
      <w:sdt>
        <w:sdtPr>
          <w:rPr>
            <w:rFonts w:cs="Times New Roman"/>
            <w:color w:val="000000"/>
            <w:lang w:val="ru-RU"/>
          </w:rPr>
          <w:tag w:val="MENDELEY_CITATION_v3_eyJjaXRhdGlvbklEIjoiTUVOREVMRVlfQ0lUQVRJT05fM2YzN2M4ZjktNDdiZC00YzU5LTg4NzctYzI1M2YyMTE1YzU0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1713465059"/>
          <w:placeholder>
            <w:docPart w:val="DefaultPlaceholder_-1854013440"/>
          </w:placeholder>
        </w:sdtPr>
        <w:sdtContent>
          <w:r w:rsidR="00FF2667" w:rsidRPr="00FF2667">
            <w:rPr>
              <w:rFonts w:cs="Times New Roman"/>
              <w:color w:val="000000"/>
              <w:lang w:val="ru-RU"/>
            </w:rPr>
            <w:t>[5]</w:t>
          </w:r>
        </w:sdtContent>
      </w:sdt>
      <w:r w:rsidRPr="000B656B">
        <w:rPr>
          <w:rFonts w:cs="Times New Roman"/>
          <w:lang w:val="ru-RU"/>
        </w:rPr>
        <w:t>.</w:t>
      </w:r>
    </w:p>
    <w:p w14:paraId="566B7BE1" w14:textId="0B0853BA" w:rsidR="00753730" w:rsidRPr="00480C2B" w:rsidRDefault="00452D39" w:rsidP="00480C2B">
      <w:pPr>
        <w:pStyle w:val="Heading3"/>
        <w:rPr>
          <w:rFonts w:cs="Times New Roman"/>
        </w:rPr>
      </w:pPr>
      <w:bookmarkStart w:id="27" w:name="_Toc217408992"/>
      <w:r w:rsidRPr="000B656B">
        <w:rPr>
          <w:rFonts w:cs="Times New Roman"/>
        </w:rPr>
        <w:t>B-хромосо</w:t>
      </w:r>
      <w:r w:rsidR="00753730" w:rsidRPr="000B656B">
        <w:rPr>
          <w:rFonts w:cs="Times New Roman"/>
        </w:rPr>
        <w:t>мы</w:t>
      </w:r>
      <w:r w:rsidR="005D0A34" w:rsidRPr="000B656B">
        <w:rPr>
          <w:rFonts w:cs="Times New Roman"/>
        </w:rPr>
        <w:t xml:space="preserve"> Nyctalus leisleri</w:t>
      </w:r>
      <w:bookmarkEnd w:id="27"/>
    </w:p>
    <w:p w14:paraId="69A02CCC" w14:textId="6AF279BD" w:rsidR="000A3310" w:rsidRPr="000B656B" w:rsidRDefault="00E55F37" w:rsidP="004877F9">
      <w:pPr>
        <w:rPr>
          <w:rFonts w:cs="Times New Roman"/>
          <w:lang w:val="ru-RU"/>
        </w:rPr>
      </w:pPr>
      <w:r w:rsidRPr="000B656B">
        <w:rPr>
          <w:rFonts w:cs="Times New Roman"/>
          <w:lang w:val="ru-RU"/>
        </w:rPr>
        <w:t>Одн</w:t>
      </w:r>
      <w:r w:rsidR="00FE44C9">
        <w:rPr>
          <w:rFonts w:cs="Times New Roman"/>
          <w:lang w:val="ru-RU"/>
        </w:rPr>
        <w:t>им</w:t>
      </w:r>
      <w:r w:rsidRPr="000B656B">
        <w:rPr>
          <w:rFonts w:cs="Times New Roman"/>
          <w:lang w:val="ru-RU"/>
        </w:rPr>
        <w:t xml:space="preserve"> из</w:t>
      </w:r>
      <w:r w:rsidR="000A3310" w:rsidRPr="000B656B">
        <w:rPr>
          <w:rFonts w:cs="Times New Roman"/>
          <w:lang w:val="ru-RU"/>
        </w:rPr>
        <w:t xml:space="preserve"> видо</w:t>
      </w:r>
      <w:r w:rsidRPr="000B656B">
        <w:rPr>
          <w:rFonts w:cs="Times New Roman"/>
          <w:lang w:val="ru-RU"/>
        </w:rPr>
        <w:t>в</w:t>
      </w:r>
      <w:r w:rsidR="000A3310" w:rsidRPr="000B656B">
        <w:rPr>
          <w:rFonts w:cs="Times New Roman"/>
          <w:lang w:val="ru-RU"/>
        </w:rPr>
        <w:t xml:space="preserve"> летучих мышей, у которого были обнаружены B-хромосомы, является </w:t>
      </w:r>
      <w:r w:rsidR="000A3310" w:rsidRPr="000368B4">
        <w:rPr>
          <w:rFonts w:cs="Times New Roman"/>
          <w:i/>
          <w:iCs/>
          <w:lang w:val="ru-RU"/>
        </w:rPr>
        <w:t>Nyctalus leisleri</w:t>
      </w:r>
      <w:r w:rsidR="000A3310" w:rsidRPr="000B656B">
        <w:rPr>
          <w:rFonts w:cs="Times New Roman"/>
          <w:lang w:val="ru-RU"/>
        </w:rPr>
        <w:t xml:space="preserve"> — </w:t>
      </w:r>
      <w:r w:rsidR="001527C0" w:rsidRPr="000B656B">
        <w:rPr>
          <w:rFonts w:cs="Times New Roman"/>
          <w:lang w:val="ru-RU"/>
        </w:rPr>
        <w:t>малая вечерница</w:t>
      </w:r>
      <w:r w:rsidR="000A3310" w:rsidRPr="000B656B">
        <w:rPr>
          <w:rFonts w:cs="Times New Roman"/>
          <w:lang w:val="ru-RU"/>
        </w:rPr>
        <w:t xml:space="preserve">. Этот вид представляет собой среднюю по размеру летучую мышь из семейства </w:t>
      </w:r>
      <w:r w:rsidR="00F80CBA" w:rsidRPr="000B656B">
        <w:rPr>
          <w:rFonts w:cs="Times New Roman"/>
          <w:lang w:val="ru-RU"/>
        </w:rPr>
        <w:t>гладконосых</w:t>
      </w:r>
      <w:r w:rsidR="000A3310" w:rsidRPr="000B656B">
        <w:rPr>
          <w:rFonts w:cs="Times New Roman"/>
          <w:lang w:val="ru-RU"/>
        </w:rPr>
        <w:t xml:space="preserve"> (Vespertilionidae), широко распространённую в Европе. Она известна как мигрирующий вид, перемещающийся в основном по направлению с северо-востока на юго-запад между летними убежищами в северо-восточной Европе и зимовальными местами в центральной и юго-западной частях континента</w:t>
      </w:r>
      <w:r w:rsidRPr="000B656B">
        <w:rPr>
          <w:rFonts w:cs="Times New Roman"/>
          <w:lang w:val="ru-RU"/>
        </w:rPr>
        <w:t xml:space="preserve"> </w:t>
      </w:r>
      <w:sdt>
        <w:sdtPr>
          <w:rPr>
            <w:rFonts w:cs="Times New Roman"/>
            <w:color w:val="000000"/>
            <w:lang w:val="ru-RU"/>
          </w:rPr>
          <w:tag w:val="MENDELEY_CITATION_v3_eyJjaXRhdGlvbklEIjoiTUVOREVMRVlfQ0lUQVRJT05fM2UwODA5MjktY2E0Yi00NTRkLTkyNjYtMjUyZDM1NTJmODZi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1043486737"/>
          <w:placeholder>
            <w:docPart w:val="DefaultPlaceholder_-1854013440"/>
          </w:placeholder>
        </w:sdtPr>
        <w:sdtContent>
          <w:r w:rsidR="00FF2667" w:rsidRPr="00FF2667">
            <w:rPr>
              <w:rFonts w:cs="Times New Roman"/>
              <w:color w:val="000000"/>
              <w:lang w:val="ru-RU"/>
            </w:rPr>
            <w:t>[5]</w:t>
          </w:r>
        </w:sdtContent>
      </w:sdt>
      <w:r w:rsidR="000A3310" w:rsidRPr="000B656B">
        <w:rPr>
          <w:rFonts w:cs="Times New Roman"/>
          <w:lang w:val="ru-RU"/>
        </w:rPr>
        <w:t>.</w:t>
      </w:r>
    </w:p>
    <w:p w14:paraId="70599876" w14:textId="089759B8" w:rsidR="000A3310" w:rsidRPr="000B656B" w:rsidRDefault="000A3310" w:rsidP="004877F9">
      <w:pPr>
        <w:rPr>
          <w:rFonts w:cs="Times New Roman"/>
          <w:lang w:val="ru-RU"/>
        </w:rPr>
      </w:pPr>
      <w:r w:rsidRPr="000B656B">
        <w:rPr>
          <w:rFonts w:cs="Times New Roman"/>
          <w:lang w:val="ru-RU"/>
        </w:rPr>
        <w:t xml:space="preserve">Интерес к этому виду с точки зрения изучения B-хромосом связан с несколькими особенностями. Во-первых, у </w:t>
      </w:r>
      <w:r w:rsidRPr="000368B4">
        <w:rPr>
          <w:rFonts w:cs="Times New Roman"/>
          <w:i/>
          <w:iCs/>
          <w:lang w:val="ru-RU"/>
        </w:rPr>
        <w:t>N.</w:t>
      </w:r>
      <w:r w:rsidR="00EB22C7" w:rsidRPr="000368B4">
        <w:rPr>
          <w:rFonts w:cs="Times New Roman"/>
          <w:i/>
          <w:iCs/>
          <w:lang w:val="ru-RU"/>
        </w:rPr>
        <w:t xml:space="preserve"> </w:t>
      </w:r>
      <w:r w:rsidRPr="000368B4">
        <w:rPr>
          <w:rFonts w:cs="Times New Roman"/>
          <w:i/>
          <w:iCs/>
          <w:lang w:val="ru-RU"/>
        </w:rPr>
        <w:t>leisleri</w:t>
      </w:r>
      <w:r w:rsidRPr="000B656B">
        <w:rPr>
          <w:rFonts w:cs="Times New Roman"/>
          <w:lang w:val="ru-RU"/>
        </w:rPr>
        <w:t xml:space="preserve"> обнаружены гетерохроматиновые микро-B-хромосомы в дополнение к стандартному кариотипу, при этом максимальное зарегистрированное число B-хромосом у особей этого вида не превышает </w:t>
      </w:r>
      <w:r w:rsidR="008C5730">
        <w:rPr>
          <w:rFonts w:cs="Times New Roman"/>
          <w:lang w:val="ru-RU"/>
        </w:rPr>
        <w:t xml:space="preserve">пяти </w:t>
      </w:r>
      <w:sdt>
        <w:sdtPr>
          <w:rPr>
            <w:rFonts w:cs="Times New Roman"/>
            <w:color w:val="000000"/>
            <w:lang w:val="ru-RU"/>
          </w:rPr>
          <w:tag w:val="MENDELEY_CITATION_v3_eyJjaXRhdGlvbklEIjoiTUVOREVMRVlfQ0lUQVRJT05fMGY2MWNjZTUtNDk0YS00YTNiLWE3YjktMzNjNDFhN2U1Njg1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532190418"/>
          <w:placeholder>
            <w:docPart w:val="DefaultPlaceholder_-1854013440"/>
          </w:placeholder>
        </w:sdtPr>
        <w:sdtContent>
          <w:r w:rsidR="00FF2667" w:rsidRPr="00FF2667">
            <w:rPr>
              <w:rFonts w:cs="Times New Roman"/>
              <w:color w:val="000000"/>
              <w:lang w:val="ru-RU"/>
            </w:rPr>
            <w:t>[5]</w:t>
          </w:r>
        </w:sdtContent>
      </w:sdt>
      <w:r w:rsidRPr="000B656B">
        <w:rPr>
          <w:rFonts w:cs="Times New Roman"/>
          <w:lang w:val="ru-RU"/>
        </w:rPr>
        <w:t>. Во-вторых, кариотипы вида характеризуются 44 хромосомами в основном наборе, включая 42 аутосомы и пару половых хромосом, при этом все исследованные образцы из Сербии оказались самцами с наличием B-хромосом</w:t>
      </w:r>
      <w:r w:rsidR="00E55F37" w:rsidRPr="000B656B">
        <w:rPr>
          <w:rFonts w:cs="Times New Roman"/>
          <w:lang w:val="ru-RU"/>
        </w:rPr>
        <w:t xml:space="preserve"> </w:t>
      </w:r>
      <w:sdt>
        <w:sdtPr>
          <w:rPr>
            <w:rFonts w:cs="Times New Roman"/>
            <w:color w:val="000000"/>
            <w:lang w:val="ru-RU"/>
          </w:rPr>
          <w:tag w:val="MENDELEY_CITATION_v3_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"/>
          <w:id w:val="1853297433"/>
          <w:placeholder>
            <w:docPart w:val="DefaultPlaceholder_-1854013440"/>
          </w:placeholder>
        </w:sdtPr>
        <w:sdtContent>
          <w:r w:rsidR="00FF2667" w:rsidRPr="00FF2667">
            <w:rPr>
              <w:rFonts w:cs="Times New Roman"/>
              <w:color w:val="000000"/>
              <w:lang w:val="ru-RU"/>
            </w:rPr>
            <w:t>[22]</w:t>
          </w:r>
        </w:sdtContent>
      </w:sdt>
      <w:r w:rsidRPr="000B656B">
        <w:rPr>
          <w:rFonts w:cs="Times New Roman"/>
          <w:lang w:val="ru-RU"/>
        </w:rPr>
        <w:t>. Единственная описанная самка с кариотипом 2n=46 из Польши, вероятно, имела две микро-B-хромосомы</w:t>
      </w:r>
      <w:r w:rsidR="00E55F37" w:rsidRPr="000B656B">
        <w:rPr>
          <w:rFonts w:cs="Times New Roman"/>
          <w:lang w:val="ru-RU"/>
        </w:rPr>
        <w:t xml:space="preserve"> </w:t>
      </w:r>
      <w:sdt>
        <w:sdtPr>
          <w:rPr>
            <w:rFonts w:cs="Times New Roman"/>
            <w:color w:val="000000"/>
            <w:lang w:val="ru-RU"/>
          </w:rPr>
          <w:tag w:val="MENDELEY_CITATION_v3_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"/>
          <w:id w:val="-1017002969"/>
          <w:placeholder>
            <w:docPart w:val="DefaultPlaceholder_-1854013440"/>
          </w:placeholder>
        </w:sdtPr>
        <w:sdtContent>
          <w:r w:rsidR="00FF2667" w:rsidRPr="00FF2667">
            <w:rPr>
              <w:rFonts w:cs="Times New Roman"/>
              <w:color w:val="000000"/>
              <w:lang w:val="ru-RU"/>
            </w:rPr>
            <w:t>[23]</w:t>
          </w:r>
        </w:sdtContent>
      </w:sdt>
      <w:r w:rsidRPr="000B656B">
        <w:rPr>
          <w:rFonts w:cs="Times New Roman"/>
          <w:lang w:val="ru-RU"/>
        </w:rPr>
        <w:t>.</w:t>
      </w:r>
    </w:p>
    <w:p w14:paraId="00C3F548" w14:textId="4111EEAC" w:rsidR="000A3310" w:rsidRPr="000B656B" w:rsidRDefault="000A3310" w:rsidP="004877F9">
      <w:pPr>
        <w:rPr>
          <w:rFonts w:cs="Times New Roman"/>
          <w:lang w:val="ru-RU"/>
        </w:rPr>
      </w:pPr>
      <w:r w:rsidRPr="000B656B">
        <w:rPr>
          <w:rFonts w:cs="Times New Roman"/>
          <w:lang w:val="ru-RU"/>
        </w:rPr>
        <w:t xml:space="preserve">Кроме того, уникальные биологические особенности вида делают его особенно интересным для изучения B-хромосом. </w:t>
      </w:r>
      <w:r w:rsidRPr="000368B4">
        <w:rPr>
          <w:rFonts w:cs="Times New Roman"/>
          <w:i/>
          <w:iCs/>
          <w:lang w:val="ru-RU"/>
        </w:rPr>
        <w:t>N.</w:t>
      </w:r>
      <w:r w:rsidR="003A1FEC" w:rsidRPr="000368B4">
        <w:rPr>
          <w:rFonts w:cs="Times New Roman"/>
          <w:i/>
          <w:iCs/>
          <w:lang w:val="ru-RU"/>
        </w:rPr>
        <w:t xml:space="preserve"> </w:t>
      </w:r>
      <w:r w:rsidRPr="000368B4">
        <w:rPr>
          <w:rFonts w:cs="Times New Roman"/>
          <w:i/>
          <w:iCs/>
          <w:lang w:val="ru-RU"/>
        </w:rPr>
        <w:t>leisleri</w:t>
      </w:r>
      <w:r w:rsidRPr="000B656B">
        <w:rPr>
          <w:rFonts w:cs="Times New Roman"/>
          <w:lang w:val="ru-RU"/>
        </w:rPr>
        <w:t xml:space="preserve"> отличается </w:t>
      </w:r>
      <w:r w:rsidR="00E55F37" w:rsidRPr="000B656B">
        <w:rPr>
          <w:rFonts w:cs="Times New Roman"/>
          <w:lang w:val="ru-RU"/>
        </w:rPr>
        <w:t xml:space="preserve">относительно </w:t>
      </w:r>
      <w:r w:rsidR="00607A12" w:rsidRPr="000B656B">
        <w:rPr>
          <w:rFonts w:cs="Times New Roman"/>
          <w:lang w:val="ru-RU"/>
        </w:rPr>
        <w:t>продолжительной жизнью</w:t>
      </w:r>
      <w:r w:rsidRPr="000B656B">
        <w:rPr>
          <w:rFonts w:cs="Times New Roman"/>
          <w:lang w:val="ru-RU"/>
        </w:rPr>
        <w:t xml:space="preserve">, низкими темпами размножения и небольшим числом потомства, что снижает вероятность установления и поддержания B-хромосом по сравнению с грызунами, у которых короткий жизненный цикл, высокая плодовитость и крупные помёты. Ограниченное количество изученных образцов, недостаток информации о кариотипах самок и скудные данные по экологии делают </w:t>
      </w:r>
      <w:r w:rsidRPr="000368B4">
        <w:rPr>
          <w:rFonts w:cs="Times New Roman"/>
          <w:i/>
          <w:iCs/>
          <w:lang w:val="ru-RU"/>
        </w:rPr>
        <w:t>Nyctalus leisleri</w:t>
      </w:r>
      <w:r w:rsidRPr="000B656B">
        <w:rPr>
          <w:rFonts w:cs="Times New Roman"/>
          <w:lang w:val="ru-RU"/>
        </w:rPr>
        <w:t xml:space="preserve"> привлекательной моделью для дальнейших исследований эволюции и динамики B-хромосом</w:t>
      </w:r>
      <w:r w:rsidR="00607A12" w:rsidRPr="000B656B">
        <w:rPr>
          <w:rFonts w:cs="Times New Roman"/>
          <w:lang w:val="ru-RU"/>
        </w:rPr>
        <w:t xml:space="preserve"> </w:t>
      </w:r>
      <w:sdt>
        <w:sdtPr>
          <w:rPr>
            <w:rFonts w:cs="Times New Roman"/>
            <w:color w:val="000000"/>
            <w:lang w:val="ru-RU"/>
          </w:rPr>
          <w:tag w:val="MENDELEY_CITATION_v3_eyJjaXRhdGlvbklEIjoiTUVOREVMRVlfQ0lUQVRJT05fNmVjMmFkZjctZTdmNy00NjdiLWI0YTktMTdkYzI0NDE3ZjYw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1894691570"/>
          <w:placeholder>
            <w:docPart w:val="DefaultPlaceholder_-1854013440"/>
          </w:placeholder>
        </w:sdtPr>
        <w:sdtContent>
          <w:r w:rsidR="00FF2667" w:rsidRPr="00FF2667">
            <w:rPr>
              <w:rFonts w:cs="Times New Roman"/>
              <w:color w:val="000000"/>
              <w:lang w:val="ru-RU"/>
            </w:rPr>
            <w:t>[5]</w:t>
          </w:r>
        </w:sdtContent>
      </w:sdt>
      <w:r w:rsidRPr="000B656B">
        <w:rPr>
          <w:rFonts w:cs="Times New Roman"/>
          <w:lang w:val="ru-RU"/>
        </w:rPr>
        <w:t>.</w:t>
      </w:r>
    </w:p>
    <w:p w14:paraId="4B1C66DB" w14:textId="77777777" w:rsidR="000B0722" w:rsidRPr="00B05E90" w:rsidRDefault="000B0722" w:rsidP="000B0722">
      <w:pPr>
        <w:pStyle w:val="Heading2"/>
        <w:rPr>
          <w:rFonts w:cs="Times New Roman"/>
          <w:lang w:val="en-US"/>
        </w:rPr>
      </w:pPr>
      <w:bookmarkStart w:id="28" w:name="_Toc217250175"/>
      <w:bookmarkStart w:id="29" w:name="_Toc217408993"/>
      <w:r>
        <w:rPr>
          <w:rFonts w:cs="Times New Roman"/>
        </w:rPr>
        <w:t>М</w:t>
      </w:r>
      <w:r w:rsidRPr="000B656B">
        <w:rPr>
          <w:rFonts w:cs="Times New Roman"/>
        </w:rPr>
        <w:t>етоды изучения</w:t>
      </w:r>
      <w:r>
        <w:rPr>
          <w:rFonts w:cs="Times New Roman"/>
        </w:rPr>
        <w:t xml:space="preserve"> </w:t>
      </w:r>
      <w:r>
        <w:rPr>
          <w:rFonts w:cs="Times New Roman"/>
          <w:lang w:val="en-US"/>
        </w:rPr>
        <w:t>B</w:t>
      </w:r>
      <w:r>
        <w:rPr>
          <w:rFonts w:cs="Times New Roman"/>
        </w:rPr>
        <w:t>-</w:t>
      </w:r>
      <w:r w:rsidRPr="000B656B">
        <w:rPr>
          <w:rFonts w:cs="Times New Roman"/>
        </w:rPr>
        <w:t>хромосом</w:t>
      </w:r>
      <w:bookmarkEnd w:id="28"/>
      <w:bookmarkEnd w:id="29"/>
    </w:p>
    <w:p w14:paraId="1BA2AB17" w14:textId="77777777" w:rsidR="000B0722" w:rsidRPr="001117E0" w:rsidRDefault="000B0722" w:rsidP="000B0722">
      <w:pPr>
        <w:rPr>
          <w:lang w:val="ru-RU"/>
        </w:rPr>
      </w:pPr>
      <w:r w:rsidRPr="00BB5FAA">
        <w:rPr>
          <w:lang w:val="ru-RU"/>
        </w:rPr>
        <w:t xml:space="preserve">Изучение </w:t>
      </w:r>
      <w:r>
        <w:t>B</w:t>
      </w:r>
      <w:r w:rsidRPr="00BB5FAA">
        <w:rPr>
          <w:lang w:val="ru-RU"/>
        </w:rPr>
        <w:t xml:space="preserve">-хромосом требует комплексного подхода, сочетающего цитогенетические, молекулярные и биоинформатические методы. В силу высокой вариабельности структуры, происхождения и поведения </w:t>
      </w:r>
      <w:r>
        <w:t>B</w:t>
      </w:r>
      <w:r w:rsidRPr="00BB5FAA">
        <w:rPr>
          <w:lang w:val="ru-RU"/>
        </w:rPr>
        <w:t xml:space="preserve">-хромосом в различных таксонах ни один метод не является </w:t>
      </w:r>
      <w:r w:rsidRPr="00BB5FAA">
        <w:rPr>
          <w:lang w:val="ru-RU"/>
        </w:rPr>
        <w:lastRenderedPageBreak/>
        <w:t xml:space="preserve">универсальным. Поэтому современные исследования, как правило, опираются на комбинацию нескольких методических подходов, позволяющих получить информацию как о морфологии и поведении </w:t>
      </w:r>
      <w:r>
        <w:t>B</w:t>
      </w:r>
      <w:r w:rsidRPr="00BB5FAA">
        <w:rPr>
          <w:lang w:val="ru-RU"/>
        </w:rPr>
        <w:t>-хромосом, так и об их молекулярном составе и потенциальной функциональной активности.</w:t>
      </w:r>
    </w:p>
    <w:p w14:paraId="4A8A486D" w14:textId="77777777" w:rsidR="000B0722" w:rsidRPr="00BB5FAA" w:rsidRDefault="000B0722" w:rsidP="000B0722">
      <w:pPr>
        <w:pStyle w:val="Heading3"/>
      </w:pPr>
      <w:bookmarkStart w:id="30" w:name="_Toc217250176"/>
      <w:bookmarkStart w:id="31" w:name="_Toc217408994"/>
      <w:r>
        <w:t>Цитогенетические методы изучения B-хромосом</w:t>
      </w:r>
      <w:bookmarkEnd w:id="30"/>
      <w:bookmarkEnd w:id="31"/>
    </w:p>
    <w:p w14:paraId="2254B3DE" w14:textId="41894F6E" w:rsidR="000B0722" w:rsidRPr="006669CB" w:rsidRDefault="000B0722" w:rsidP="000B0722">
      <w:pPr>
        <w:rPr>
          <w:lang w:val="ru-RU"/>
        </w:rPr>
      </w:pPr>
      <w:commentRangeStart w:id="32"/>
      <w:commentRangeStart w:id="33"/>
      <w:r w:rsidRPr="00BB5FAA">
        <w:rPr>
          <w:lang w:val="ru-RU"/>
        </w:rPr>
        <w:t xml:space="preserve">Классические цитогенетические методы остаются основой исследований </w:t>
      </w:r>
      <w:r>
        <w:t>B</w:t>
      </w:r>
      <w:r w:rsidRPr="00BB5FAA">
        <w:rPr>
          <w:lang w:val="ru-RU"/>
        </w:rPr>
        <w:t xml:space="preserve">-хромосом и применяются на начальных этапах их идентификации. Кариотипирование позволяет выявить наличие добавочных хромосом, определить их количество в клетках разных тканей, а также оценить размеры и морфологические особенности по сравнению с </w:t>
      </w:r>
      <w:r>
        <w:t>A</w:t>
      </w:r>
      <w:r w:rsidRPr="00BB5FAA">
        <w:rPr>
          <w:lang w:val="ru-RU"/>
        </w:rPr>
        <w:t>-хромосомами</w:t>
      </w:r>
      <w:r w:rsidR="00786D65" w:rsidRPr="00786D65">
        <w:rPr>
          <w:lang w:val="ru-RU"/>
        </w:rPr>
        <w:t xml:space="preserve"> </w:t>
      </w:r>
      <w:sdt>
        <w:sdtPr>
          <w:rPr>
            <w:rFonts w:cs="Times New Roman"/>
            <w:color w:val="000000"/>
            <w:lang w:val="ru-RU"/>
          </w:rPr>
          <w:tag w:val="MENDELEY_CITATION_v3_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"/>
          <w:id w:val="1805957758"/>
          <w:placeholder>
            <w:docPart w:val="DefaultPlaceholder_-1854013440"/>
          </w:placeholder>
        </w:sdtPr>
        <w:sdtContent>
          <w:r w:rsidR="00FF2667" w:rsidRPr="00FF2667">
            <w:rPr>
              <w:rFonts w:cs="Times New Roman"/>
              <w:color w:val="000000"/>
              <w:lang w:val="ru-RU"/>
            </w:rPr>
            <w:t>[24]</w:t>
          </w:r>
        </w:sdtContent>
      </w:sdt>
      <w:r w:rsidRPr="00BB5FAA">
        <w:rPr>
          <w:lang w:val="ru-RU"/>
        </w:rPr>
        <w:t xml:space="preserve">. Часто </w:t>
      </w:r>
      <w:r>
        <w:t>B</w:t>
      </w:r>
      <w:r w:rsidRPr="00BB5FAA">
        <w:rPr>
          <w:lang w:val="ru-RU"/>
        </w:rPr>
        <w:t>-хромосомы отличаются высокой гетерохроматизацией, меньшими размерами и нестабильным поведением в митотических и мейотических делениях</w:t>
      </w:r>
      <w:r w:rsidR="00786D65" w:rsidRPr="00786D65">
        <w:rPr>
          <w:lang w:val="ru-RU"/>
        </w:rPr>
        <w:t xml:space="preserve"> </w:t>
      </w:r>
      <w:sdt>
        <w:sdtPr>
          <w:rPr>
            <w:rFonts w:cs="Times New Roman"/>
            <w:color w:val="000000"/>
            <w:lang w:val="ru-RU"/>
          </w:rPr>
          <w:tag w:val="MENDELEY_CITATION_v3_eyJjaXRhdGlvbklEIjoiTUVOREVMRVlfQ0lUQVRJT05fMzAxYzFkOGUtMDdmNS00OGJmLTlmMWUtMTY4NjNhYzA2MmM1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628739951"/>
          <w:placeholder>
            <w:docPart w:val="DefaultPlaceholder_-1854013440"/>
          </w:placeholder>
        </w:sdtPr>
        <w:sdtContent>
          <w:r w:rsidR="00FF2667" w:rsidRPr="00FF2667">
            <w:rPr>
              <w:rFonts w:cs="Times New Roman"/>
              <w:color w:val="000000"/>
              <w:lang w:val="ru-RU"/>
            </w:rPr>
            <w:t>[2]</w:t>
          </w:r>
        </w:sdtContent>
      </w:sdt>
      <w:r w:rsidRPr="00BB5FAA">
        <w:rPr>
          <w:lang w:val="ru-RU"/>
        </w:rPr>
        <w:t>.</w:t>
      </w:r>
      <w:commentRangeEnd w:id="32"/>
      <w:r w:rsidR="009843AF" w:rsidRPr="006669CB">
        <w:rPr>
          <w:rStyle w:val="CommentReference"/>
          <w:sz w:val="24"/>
          <w:szCs w:val="24"/>
          <w:lang w:val="ru-RU"/>
        </w:rPr>
        <w:commentReference w:id="32"/>
      </w:r>
      <w:commentRangeEnd w:id="33"/>
      <w:r w:rsidR="00786D65" w:rsidRPr="006669CB">
        <w:rPr>
          <w:rStyle w:val="CommentReference"/>
          <w:sz w:val="24"/>
          <w:szCs w:val="24"/>
          <w:lang w:val="ru-RU"/>
        </w:rPr>
        <w:commentReference w:id="33"/>
      </w:r>
    </w:p>
    <w:p w14:paraId="2685057F" w14:textId="2E1878DE" w:rsidR="000B0722" w:rsidRPr="00BB5FAA" w:rsidRDefault="000B0722" w:rsidP="000B0722">
      <w:pPr>
        <w:rPr>
          <w:lang w:val="ru-RU"/>
        </w:rPr>
      </w:pPr>
      <w:r w:rsidRPr="00BB5FAA">
        <w:rPr>
          <w:lang w:val="ru-RU"/>
        </w:rPr>
        <w:t xml:space="preserve">Важным инструментом является флуоресцентная гибридизация </w:t>
      </w:r>
      <w:r w:rsidRPr="00AA4107">
        <w:rPr>
          <w:i/>
          <w:iCs/>
        </w:rPr>
        <w:t>in</w:t>
      </w:r>
      <w:r w:rsidRPr="00AA4107">
        <w:rPr>
          <w:i/>
          <w:iCs/>
          <w:lang w:val="ru-RU"/>
        </w:rPr>
        <w:t xml:space="preserve"> </w:t>
      </w:r>
      <w:r w:rsidRPr="00AA4107">
        <w:rPr>
          <w:i/>
          <w:iCs/>
        </w:rPr>
        <w:t>situ</w:t>
      </w:r>
      <w:r w:rsidRPr="00AA4107">
        <w:rPr>
          <w:i/>
          <w:iCs/>
          <w:lang w:val="ru-RU"/>
        </w:rPr>
        <w:t xml:space="preserve"> </w:t>
      </w:r>
      <w:r w:rsidRPr="00BB5FAA">
        <w:rPr>
          <w:lang w:val="ru-RU"/>
        </w:rPr>
        <w:t>(</w:t>
      </w:r>
      <w:r>
        <w:t>FISH</w:t>
      </w:r>
      <w:r w:rsidRPr="00BB5FAA">
        <w:rPr>
          <w:lang w:val="ru-RU"/>
        </w:rPr>
        <w:t xml:space="preserve">), которая позволяет локализовать на </w:t>
      </w:r>
      <w:r>
        <w:t>B</w:t>
      </w:r>
      <w:r w:rsidRPr="00BB5FAA">
        <w:rPr>
          <w:lang w:val="ru-RU"/>
        </w:rPr>
        <w:t xml:space="preserve">-хромосомах повторяющиеся последовательности, рибосомную ДНК, теломерные и центромерные мотивы, а также фрагменты, гомологичные участкам </w:t>
      </w:r>
      <w:r>
        <w:t>A</w:t>
      </w:r>
      <w:r w:rsidRPr="00BB5FAA">
        <w:rPr>
          <w:lang w:val="ru-RU"/>
        </w:rPr>
        <w:t xml:space="preserve">-хромосом. Использование зондов, полученных из микродиссектированных или отсортированных </w:t>
      </w:r>
      <w:r>
        <w:t>B</w:t>
      </w:r>
      <w:r w:rsidRPr="00BB5FAA">
        <w:rPr>
          <w:lang w:val="ru-RU"/>
        </w:rPr>
        <w:t xml:space="preserve">-хромосом, даёт возможность уточнить степень их гомологии с основным геномом. В совокупности цитогенетические данные обеспечивают необходимую основу для интерпретации результатов молекулярных и геномных исследований и позволяют проследить эволюционную динамику </w:t>
      </w:r>
      <w:r>
        <w:t>B</w:t>
      </w:r>
      <w:r w:rsidRPr="00BB5FAA">
        <w:rPr>
          <w:lang w:val="ru-RU"/>
        </w:rPr>
        <w:t>-хромосом</w:t>
      </w:r>
      <w:r>
        <w:rPr>
          <w:lang w:val="ru-RU"/>
        </w:rPr>
        <w:t xml:space="preserve"> </w:t>
      </w:r>
      <w:commentRangeStart w:id="34"/>
      <w:commentRangeStart w:id="35"/>
      <w:sdt>
        <w:sdtPr>
          <w:rPr>
            <w:rFonts w:cs="Times New Roman"/>
            <w:color w:val="000000"/>
            <w:lang w:val="ru-RU"/>
          </w:rPr>
          <w:tag w:val="MENDELEY_CITATION_v3_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"/>
          <w:id w:val="-1998950645"/>
          <w:placeholder>
            <w:docPart w:val="070D7F30FE01574E8BA4838320EE31B6"/>
          </w:placeholder>
        </w:sdtPr>
        <w:sdtContent>
          <w:r w:rsidR="00FF2667" w:rsidRPr="00FF2667">
            <w:rPr>
              <w:rFonts w:cs="Times New Roman"/>
              <w:color w:val="000000"/>
              <w:lang w:val="ru-RU"/>
            </w:rPr>
            <w:t>[24,25]</w:t>
          </w:r>
        </w:sdtContent>
      </w:sdt>
      <w:commentRangeEnd w:id="34"/>
      <w:r w:rsidR="009843AF" w:rsidRPr="00BB5FAA">
        <w:rPr>
          <w:rStyle w:val="CommentReference"/>
          <w:sz w:val="24"/>
          <w:szCs w:val="24"/>
          <w:lang w:val="ru-RU"/>
        </w:rPr>
        <w:commentReference w:id="34"/>
      </w:r>
      <w:commentRangeEnd w:id="35"/>
      <w:r w:rsidR="00B14567" w:rsidRPr="00BB5FAA">
        <w:rPr>
          <w:rStyle w:val="CommentReference"/>
          <w:sz w:val="24"/>
          <w:szCs w:val="24"/>
          <w:lang w:val="ru-RU"/>
        </w:rPr>
        <w:commentReference w:id="35"/>
      </w:r>
      <w:r w:rsidRPr="00BB5FAA">
        <w:rPr>
          <w:lang w:val="ru-RU"/>
        </w:rPr>
        <w:t>.</w:t>
      </w:r>
    </w:p>
    <w:p w14:paraId="5830954E" w14:textId="77777777" w:rsidR="000B0722" w:rsidRPr="00BB5FAA" w:rsidRDefault="000B0722" w:rsidP="000B0722">
      <w:pPr>
        <w:pStyle w:val="Heading3"/>
      </w:pPr>
      <w:bookmarkStart w:id="36" w:name="_Toc217250177"/>
      <w:bookmarkStart w:id="37" w:name="_Toc217408995"/>
      <w:r>
        <w:t>Микродиссекция B-хромосом</w:t>
      </w:r>
      <w:bookmarkEnd w:id="36"/>
      <w:bookmarkEnd w:id="37"/>
    </w:p>
    <w:p w14:paraId="5ADCA5B4" w14:textId="695BFCC4" w:rsidR="000B0722" w:rsidRPr="000358F0" w:rsidRDefault="000B0722" w:rsidP="000B0722">
      <w:pPr>
        <w:rPr>
          <w:lang w:val="ru-RU"/>
        </w:rPr>
      </w:pPr>
      <w:r w:rsidRPr="00BB5FAA">
        <w:rPr>
          <w:lang w:val="ru-RU"/>
        </w:rPr>
        <w:t xml:space="preserve">Микродиссекция представляет собой один из первых молекулярных подходов, применённых для изучения </w:t>
      </w:r>
      <w:r>
        <w:t>B</w:t>
      </w:r>
      <w:r w:rsidRPr="00BB5FAA">
        <w:rPr>
          <w:lang w:val="ru-RU"/>
        </w:rPr>
        <w:t xml:space="preserve">-хромосом. Метод основан на физической изоляции отдельных </w:t>
      </w:r>
      <w:r>
        <w:t>B</w:t>
      </w:r>
      <w:r w:rsidRPr="00BB5FAA">
        <w:rPr>
          <w:lang w:val="ru-RU"/>
        </w:rPr>
        <w:t>-хромосом или их фрагментов с метафазных или мейотических препаратов с последующей амплификацией полученной ДНК</w:t>
      </w:r>
      <w:r w:rsidR="00B14567" w:rsidRPr="00B14567">
        <w:rPr>
          <w:lang w:val="ru-RU"/>
        </w:rPr>
        <w:t xml:space="preserve"> </w:t>
      </w:r>
      <w:sdt>
        <w:sdtPr>
          <w:rPr>
            <w:rFonts w:cs="Times New Roman"/>
            <w:color w:val="000000"/>
            <w:lang w:val="ru-RU"/>
          </w:rPr>
          <w:tag w:val="MENDELEY_CITATION_v3_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"/>
          <w:id w:val="-840690122"/>
          <w:placeholder>
            <w:docPart w:val="DefaultPlaceholder_-1854013440"/>
          </w:placeholder>
        </w:sdtPr>
        <w:sdtContent>
          <w:r w:rsidR="00FF2667" w:rsidRPr="00FF2667">
            <w:rPr>
              <w:rFonts w:cs="Times New Roman"/>
              <w:color w:val="000000"/>
              <w:lang w:val="ru-RU"/>
            </w:rPr>
            <w:t>[26]</w:t>
          </w:r>
        </w:sdtContent>
      </w:sdt>
      <w:commentRangeStart w:id="38"/>
      <w:commentRangeStart w:id="39"/>
      <w:r w:rsidRPr="00BB5FAA">
        <w:rPr>
          <w:lang w:val="ru-RU"/>
        </w:rPr>
        <w:t>.</w:t>
      </w:r>
      <w:commentRangeEnd w:id="38"/>
      <w:r w:rsidR="009843AF" w:rsidRPr="00BB5FAA">
        <w:rPr>
          <w:rStyle w:val="CommentReference"/>
          <w:sz w:val="24"/>
          <w:szCs w:val="24"/>
          <w:lang w:val="ru-RU"/>
        </w:rPr>
        <w:commentReference w:id="38"/>
      </w:r>
      <w:commentRangeEnd w:id="39"/>
      <w:r w:rsidR="00786D65" w:rsidRPr="00BB5FAA">
        <w:rPr>
          <w:rStyle w:val="CommentReference"/>
          <w:sz w:val="24"/>
          <w:szCs w:val="24"/>
          <w:lang w:val="ru-RU"/>
        </w:rPr>
        <w:commentReference w:id="39"/>
      </w:r>
      <w:r w:rsidRPr="00BB5FAA">
        <w:rPr>
          <w:lang w:val="ru-RU"/>
        </w:rPr>
        <w:t xml:space="preserve"> Это позволяет получить специфический генетический материал, напрямую связанный с </w:t>
      </w:r>
      <w:r>
        <w:t>B</w:t>
      </w:r>
      <w:r w:rsidRPr="00BB5FAA">
        <w:rPr>
          <w:lang w:val="ru-RU"/>
        </w:rPr>
        <w:t>-хромосомами.</w:t>
      </w:r>
    </w:p>
    <w:p w14:paraId="5DCDD875" w14:textId="40B87900" w:rsidR="000B0722" w:rsidRPr="00BB5FAA" w:rsidRDefault="000B0722" w:rsidP="000B0722">
      <w:pPr>
        <w:rPr>
          <w:lang w:val="ru-RU"/>
        </w:rPr>
      </w:pPr>
      <w:r w:rsidRPr="00BB5FAA">
        <w:rPr>
          <w:lang w:val="ru-RU"/>
        </w:rPr>
        <w:t xml:space="preserve">Амплифицированная ДНК может использоваться для секвенирования, создания библиотек повторяющихся элементов или синтеза зондов для </w:t>
      </w:r>
      <w:r>
        <w:t>FISH</w:t>
      </w:r>
      <w:r w:rsidRPr="00BB5FAA">
        <w:rPr>
          <w:lang w:val="ru-RU"/>
        </w:rPr>
        <w:t xml:space="preserve">-анализа. Таким образом, микродиссекция обеспечивает прямой доступ к последовательностям </w:t>
      </w:r>
      <w:r>
        <w:t>B</w:t>
      </w:r>
      <w:r w:rsidRPr="00BB5FAA">
        <w:rPr>
          <w:lang w:val="ru-RU"/>
        </w:rPr>
        <w:t xml:space="preserve">-хромосом без необходимости их предварительной идентификации в геномных данных. Вместе с тем метод имеет ряд ограничений, включая крайне малое количество исходного материала, возможную </w:t>
      </w:r>
      <w:r w:rsidRPr="00BB5FAA">
        <w:rPr>
          <w:lang w:val="ru-RU"/>
        </w:rPr>
        <w:lastRenderedPageBreak/>
        <w:t xml:space="preserve">деградацию ДНК и высокий риск контаминации фрагментами </w:t>
      </w:r>
      <w:r>
        <w:t>A</w:t>
      </w:r>
      <w:r w:rsidRPr="00BB5FAA">
        <w:rPr>
          <w:lang w:val="ru-RU"/>
        </w:rPr>
        <w:t>-хромосом. В связи с этим результаты микродиссекции, как правило, требуют дополнительной проверки с использованием независимых молекулярных и биоинформатических подходов</w:t>
      </w:r>
      <w:r>
        <w:rPr>
          <w:lang w:val="ru-RU"/>
        </w:rPr>
        <w:t xml:space="preserve"> </w:t>
      </w:r>
      <w:sdt>
        <w:sdtPr>
          <w:rPr>
            <w:rFonts w:cs="Times New Roman"/>
            <w:color w:val="000000"/>
            <w:lang w:val="ru-RU"/>
          </w:rPr>
          <w:tag w:val="MENDELEY_CITATION_v3_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"/>
          <w:id w:val="531610851"/>
          <w:placeholder>
            <w:docPart w:val="070D7F30FE01574E8BA4838320EE31B6"/>
          </w:placeholder>
        </w:sdtPr>
        <w:sdtContent>
          <w:r w:rsidR="00FF2667" w:rsidRPr="00FF2667">
            <w:rPr>
              <w:rFonts w:cs="Times New Roman"/>
              <w:color w:val="000000"/>
              <w:lang w:val="ru-RU"/>
            </w:rPr>
            <w:t>[25]</w:t>
          </w:r>
        </w:sdtContent>
      </w:sdt>
      <w:r w:rsidRPr="00BB5FAA">
        <w:rPr>
          <w:lang w:val="ru-RU"/>
        </w:rPr>
        <w:t>.</w:t>
      </w:r>
    </w:p>
    <w:p w14:paraId="3CF5FA30" w14:textId="77777777" w:rsidR="000B0722" w:rsidRPr="00BB5FAA" w:rsidRDefault="000B0722" w:rsidP="000B0722">
      <w:pPr>
        <w:pStyle w:val="Heading3"/>
      </w:pPr>
      <w:bookmarkStart w:id="40" w:name="_Toc217250178"/>
      <w:bookmarkStart w:id="41" w:name="_Toc217408996"/>
      <w:r w:rsidRPr="00BB5FAA">
        <w:t>Проточная сортировка хромосом (</w:t>
      </w:r>
      <w:r>
        <w:t>flow</w:t>
      </w:r>
      <w:r w:rsidRPr="00BB5FAA">
        <w:t>-</w:t>
      </w:r>
      <w:r>
        <w:t>sorting</w:t>
      </w:r>
      <w:r w:rsidRPr="00BB5FAA">
        <w:t>)</w:t>
      </w:r>
      <w:bookmarkEnd w:id="40"/>
      <w:bookmarkEnd w:id="41"/>
    </w:p>
    <w:p w14:paraId="5AC74F4A" w14:textId="768F71A3" w:rsidR="00D30FC1" w:rsidRPr="00B32511" w:rsidRDefault="000B0722" w:rsidP="00866B92">
      <w:pPr>
        <w:rPr>
          <w:lang w:val="ru-RU"/>
        </w:rPr>
      </w:pPr>
      <w:r w:rsidRPr="00BB5FAA">
        <w:rPr>
          <w:lang w:val="ru-RU"/>
        </w:rPr>
        <w:t xml:space="preserve">Проточная сортировка хромосом основана </w:t>
      </w:r>
      <w:r w:rsidR="00EB7F11">
        <w:rPr>
          <w:lang w:val="ru-RU"/>
        </w:rPr>
        <w:t xml:space="preserve">на разделении </w:t>
      </w:r>
      <w:r w:rsidRPr="00BB5FAA">
        <w:rPr>
          <w:lang w:val="ru-RU"/>
        </w:rPr>
        <w:t>хромосом по размеру</w:t>
      </w:r>
      <w:r w:rsidR="00EB7F11">
        <w:rPr>
          <w:lang w:val="ru-RU"/>
        </w:rPr>
        <w:t xml:space="preserve"> и</w:t>
      </w:r>
      <w:r w:rsidRPr="00BB5FAA">
        <w:rPr>
          <w:lang w:val="ru-RU"/>
        </w:rPr>
        <w:t xml:space="preserve"> </w:t>
      </w:r>
      <w:r w:rsidR="00EB7F11">
        <w:rPr>
          <w:lang w:val="ru-RU"/>
        </w:rPr>
        <w:t>АТ/ГЦ-составу</w:t>
      </w:r>
      <w:r w:rsidRPr="00BB5FAA">
        <w:rPr>
          <w:lang w:val="ru-RU"/>
        </w:rPr>
        <w:t xml:space="preserve">. В отличие от микродиссекции, </w:t>
      </w:r>
      <w:r w:rsidR="00EB7F11">
        <w:rPr>
          <w:lang w:val="ru-RU"/>
        </w:rPr>
        <w:t>данный подход</w:t>
      </w:r>
      <w:r w:rsidRPr="00BB5FAA">
        <w:rPr>
          <w:lang w:val="ru-RU"/>
        </w:rPr>
        <w:t xml:space="preserve"> позволяет получить существенно большее количество материала, что повышает надёжность последующих молекулярных анализов.</w:t>
      </w:r>
      <w:r w:rsidR="00EB7F11">
        <w:rPr>
          <w:lang w:val="ru-RU"/>
        </w:rPr>
        <w:t xml:space="preserve"> Как и микродиссекционные ДНК-библиотеки, библиотеки о</w:t>
      </w:r>
      <w:r w:rsidRPr="00BB5FAA">
        <w:rPr>
          <w:lang w:val="ru-RU"/>
        </w:rPr>
        <w:t>тсортированны</w:t>
      </w:r>
      <w:r w:rsidR="00EB7F11">
        <w:rPr>
          <w:lang w:val="ru-RU"/>
        </w:rPr>
        <w:t>х</w:t>
      </w:r>
      <w:r w:rsidRPr="00BB5FAA">
        <w:rPr>
          <w:lang w:val="ru-RU"/>
        </w:rPr>
        <w:t xml:space="preserve"> </w:t>
      </w:r>
      <w:r>
        <w:t>B</w:t>
      </w:r>
      <w:r w:rsidRPr="00BB5FAA">
        <w:rPr>
          <w:lang w:val="ru-RU"/>
        </w:rPr>
        <w:t xml:space="preserve">-хромосом могут использоваться для секвенирования, </w:t>
      </w:r>
      <w:r w:rsidR="00EB7F11">
        <w:rPr>
          <w:lang w:val="ru-RU"/>
        </w:rPr>
        <w:t>получения</w:t>
      </w:r>
      <w:r w:rsidR="00EB7F11" w:rsidRPr="00BB5FAA">
        <w:rPr>
          <w:lang w:val="ru-RU"/>
        </w:rPr>
        <w:t xml:space="preserve"> </w:t>
      </w:r>
      <w:r w:rsidRPr="00BB5FAA">
        <w:rPr>
          <w:lang w:val="ru-RU"/>
        </w:rPr>
        <w:t xml:space="preserve">библиотек повторов и создания специфических </w:t>
      </w:r>
      <w:r>
        <w:t>FISH</w:t>
      </w:r>
      <w:r w:rsidRPr="00BB5FAA">
        <w:rPr>
          <w:lang w:val="ru-RU"/>
        </w:rPr>
        <w:t xml:space="preserve">-зондов. Метод особенно эффективен в случаях, когда </w:t>
      </w:r>
      <w:commentRangeStart w:id="42"/>
      <w:r>
        <w:t>B</w:t>
      </w:r>
      <w:r w:rsidRPr="00BB5FAA">
        <w:rPr>
          <w:lang w:val="ru-RU"/>
        </w:rPr>
        <w:t xml:space="preserve">-хромосомы существенно отличаются по размеру от </w:t>
      </w:r>
      <w:r>
        <w:t>A</w:t>
      </w:r>
      <w:r w:rsidRPr="00BB5FAA">
        <w:rPr>
          <w:lang w:val="ru-RU"/>
        </w:rPr>
        <w:t>-хромосом и формируют отдельный кластер при сортировке</w:t>
      </w:r>
      <w:commentRangeEnd w:id="42"/>
      <w:r w:rsidR="009843AF" w:rsidRPr="00BB5FAA">
        <w:rPr>
          <w:rStyle w:val="CommentReference"/>
          <w:sz w:val="24"/>
          <w:szCs w:val="24"/>
          <w:lang w:val="ru-RU"/>
        </w:rPr>
        <w:commentReference w:id="42"/>
      </w:r>
      <w:r w:rsidRPr="00BB5FAA">
        <w:rPr>
          <w:lang w:val="ru-RU"/>
        </w:rPr>
        <w:t>. Однако при сходстве размеров или фрагментации хромосом возможны перекрытия сигналов, что затрудняет чистое разделение и требует дополнительной валидации полученных данных</w:t>
      </w:r>
      <w:r>
        <w:rPr>
          <w:lang w:val="ru-RU"/>
        </w:rPr>
        <w:t xml:space="preserve"> </w:t>
      </w:r>
      <w:sdt>
        <w:sdtPr>
          <w:rPr>
            <w:rFonts w:cs="Times New Roman"/>
            <w:color w:val="000000"/>
            <w:lang w:val="ru-RU"/>
          </w:rPr>
          <w:tag w:val="MENDELEY_CITATION_v3_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"/>
          <w:id w:val="1822221305"/>
          <w:placeholder>
            <w:docPart w:val="070D7F30FE01574E8BA4838320EE31B6"/>
          </w:placeholder>
        </w:sdtPr>
        <w:sdtContent>
          <w:r w:rsidR="00FF2667" w:rsidRPr="00FF2667">
            <w:rPr>
              <w:rFonts w:cs="Times New Roman"/>
              <w:color w:val="000000"/>
              <w:lang w:val="ru-RU"/>
            </w:rPr>
            <w:t>[25]</w:t>
          </w:r>
        </w:sdtContent>
      </w:sdt>
      <w:r w:rsidRPr="00BB5FAA">
        <w:rPr>
          <w:lang w:val="ru-RU"/>
        </w:rPr>
        <w:t>.</w:t>
      </w:r>
    </w:p>
    <w:p w14:paraId="29C8657F" w14:textId="77777777" w:rsidR="000B0722" w:rsidRPr="00BB5FAA" w:rsidRDefault="000B0722" w:rsidP="000B0722">
      <w:pPr>
        <w:pStyle w:val="Heading3"/>
      </w:pPr>
      <w:bookmarkStart w:id="43" w:name="_Toc217250179"/>
      <w:bookmarkStart w:id="44" w:name="_Toc217408997"/>
      <w:r w:rsidRPr="00BB5FAA">
        <w:t>Секвенирование нового поколения (</w:t>
      </w:r>
      <w:r>
        <w:t>NGS</w:t>
      </w:r>
      <w:r w:rsidRPr="00BB5FAA">
        <w:t xml:space="preserve">) в исследованиях </w:t>
      </w:r>
      <w:r>
        <w:t>B</w:t>
      </w:r>
      <w:r w:rsidRPr="00BB5FAA">
        <w:t>-хромосом</w:t>
      </w:r>
      <w:bookmarkEnd w:id="43"/>
      <w:bookmarkEnd w:id="44"/>
    </w:p>
    <w:p w14:paraId="07EA845E" w14:textId="4F171948" w:rsidR="000B0722" w:rsidRPr="00BB5FAA" w:rsidRDefault="000B0722" w:rsidP="000B0722">
      <w:pPr>
        <w:rPr>
          <w:lang w:val="ru-RU"/>
        </w:rPr>
      </w:pPr>
      <w:commentRangeStart w:id="45"/>
      <w:commentRangeStart w:id="46"/>
      <w:r w:rsidRPr="00BB5FAA">
        <w:rPr>
          <w:lang w:val="ru-RU"/>
        </w:rPr>
        <w:t xml:space="preserve">Методы секвенирования нового поколения стали ключевым инструментом для изучения молекулярного состава </w:t>
      </w:r>
      <w:r>
        <w:t>B</w:t>
      </w:r>
      <w:r w:rsidRPr="00BB5FAA">
        <w:rPr>
          <w:lang w:val="ru-RU"/>
        </w:rPr>
        <w:t xml:space="preserve">-хромосом. Наиболее распространённым подходом является сравнительное секвенирование геномов особей, несущих </w:t>
      </w:r>
      <w:r>
        <w:t>B</w:t>
      </w:r>
      <w:r w:rsidRPr="00BB5FAA">
        <w:rPr>
          <w:lang w:val="ru-RU"/>
        </w:rPr>
        <w:t>-хромосомы (+</w:t>
      </w:r>
      <w:r>
        <w:t>B</w:t>
      </w:r>
      <w:r w:rsidRPr="00BB5FAA">
        <w:rPr>
          <w:lang w:val="ru-RU"/>
        </w:rPr>
        <w:t>), и особей без них (0</w:t>
      </w:r>
      <w:r>
        <w:t>B</w:t>
      </w:r>
      <w:r w:rsidRPr="00BB5FAA">
        <w:rPr>
          <w:lang w:val="ru-RU"/>
        </w:rPr>
        <w:t>)</w:t>
      </w:r>
      <w:r w:rsidR="00D30FC1" w:rsidRPr="00D30FC1">
        <w:rPr>
          <w:lang w:val="ru-RU"/>
        </w:rPr>
        <w:t xml:space="preserve"> </w:t>
      </w:r>
      <w:sdt>
        <w:sdtPr>
          <w:rPr>
            <w:rFonts w:cs="Times New Roman"/>
            <w:color w:val="000000"/>
          </w:rPr>
          <w:tag w:val="MENDELEY_CITATION_v3_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"/>
          <w:id w:val="-324751766"/>
          <w:placeholder>
            <w:docPart w:val="DefaultPlaceholder_-1854013440"/>
          </w:placeholder>
        </w:sdtPr>
        <w:sdtContent>
          <w:r w:rsidR="00FF2667" w:rsidRPr="00FF2667">
            <w:rPr>
              <w:rFonts w:cs="Times New Roman"/>
              <w:color w:val="000000"/>
              <w:lang w:val="ru-RU"/>
            </w:rPr>
            <w:t>[27]</w:t>
          </w:r>
        </w:sdtContent>
      </w:sdt>
      <w:r w:rsidRPr="00BB5FAA">
        <w:rPr>
          <w:lang w:val="ru-RU"/>
        </w:rPr>
        <w:t xml:space="preserve">. Такой дизайн эксперимента позволяет выявлять последовательности, избыточно представленные в геномах с </w:t>
      </w:r>
      <w:r>
        <w:t>B</w:t>
      </w:r>
      <w:r w:rsidRPr="00BB5FAA">
        <w:rPr>
          <w:lang w:val="ru-RU"/>
        </w:rPr>
        <w:t>-хромосомами.</w:t>
      </w:r>
      <w:r>
        <w:rPr>
          <w:lang w:val="ru-RU"/>
        </w:rPr>
        <w:t xml:space="preserve"> </w:t>
      </w:r>
      <w:r>
        <w:t>NGS</w:t>
      </w:r>
      <w:r w:rsidRPr="00BB5FAA">
        <w:rPr>
          <w:lang w:val="ru-RU"/>
        </w:rPr>
        <w:t xml:space="preserve"> эффективно применяется для анализа повторяющихся элементов</w:t>
      </w:r>
      <w:r>
        <w:rPr>
          <w:lang w:val="ru-RU"/>
        </w:rPr>
        <w:t xml:space="preserve"> и </w:t>
      </w:r>
      <w:r w:rsidRPr="00BB5FAA">
        <w:rPr>
          <w:lang w:val="ru-RU"/>
        </w:rPr>
        <w:t xml:space="preserve">дуплицированных фрагментов </w:t>
      </w:r>
      <w:r>
        <w:t>A</w:t>
      </w:r>
      <w:r w:rsidRPr="00BB5FAA">
        <w:rPr>
          <w:lang w:val="ru-RU"/>
        </w:rPr>
        <w:t xml:space="preserve">-хромосом, которые часто составляют значительную часть </w:t>
      </w:r>
      <w:r>
        <w:t>B</w:t>
      </w:r>
      <w:r w:rsidRPr="00BB5FAA">
        <w:rPr>
          <w:lang w:val="ru-RU"/>
        </w:rPr>
        <w:t>-хромосом</w:t>
      </w:r>
      <w:r w:rsidR="00D30FC1" w:rsidRPr="00D30FC1">
        <w:rPr>
          <w:lang w:val="ru-RU"/>
        </w:rPr>
        <w:t xml:space="preserve"> </w:t>
      </w:r>
      <w:sdt>
        <w:sdtPr>
          <w:rPr>
            <w:rFonts w:cs="Times New Roman"/>
            <w:color w:val="000000"/>
            <w:lang w:val="ru-RU"/>
          </w:rPr>
          <w:tag w:val="MENDELEY_CITATION_v3_eyJjaXRhdGlvbklEIjoiTUVOREVMRVlfQ0lUQVRJT05fYzJhMGQwNzQtYWEyZS00ZTJlLWFlYzYtMGQ5Nzg0ZWViYTVk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
          <w:id w:val="-1400897338"/>
          <w:placeholder>
            <w:docPart w:val="DefaultPlaceholder_-1854013440"/>
          </w:placeholder>
        </w:sdtPr>
        <w:sdtContent>
          <w:r w:rsidR="00FF2667" w:rsidRPr="00FF2667">
            <w:rPr>
              <w:rFonts w:cs="Times New Roman"/>
              <w:color w:val="000000"/>
              <w:lang w:val="ru-RU"/>
            </w:rPr>
            <w:t>[2]</w:t>
          </w:r>
        </w:sdtContent>
      </w:sdt>
      <w:r w:rsidRPr="00BB5FAA">
        <w:rPr>
          <w:lang w:val="ru-RU"/>
        </w:rPr>
        <w:t xml:space="preserve">. </w:t>
      </w:r>
      <w:r w:rsidR="002D110E" w:rsidRPr="002D110E">
        <w:rPr>
          <w:lang w:val="ru-RU"/>
        </w:rPr>
        <w:t>Несмотря на высокую повторяемость ДНК B-хромосом, затрудняющую их анализ, сравнительное картирование коротких прочтений позволяет выявлять локальные участки, обогащённые в B-хромосомах, включая небольшие и фрагментированные последовательности [25]</w:t>
      </w:r>
      <w:commentRangeStart w:id="47"/>
      <w:commentRangeStart w:id="48"/>
      <w:commentRangeStart w:id="49"/>
      <w:r w:rsidRPr="00BB5FAA">
        <w:rPr>
          <w:lang w:val="ru-RU"/>
        </w:rPr>
        <w:t>.</w:t>
      </w:r>
      <w:commentRangeEnd w:id="45"/>
      <w:r w:rsidR="009843AF" w:rsidRPr="00BB5FAA">
        <w:rPr>
          <w:rStyle w:val="CommentReference"/>
          <w:sz w:val="24"/>
          <w:szCs w:val="24"/>
          <w:lang w:val="ru-RU"/>
        </w:rPr>
        <w:commentReference w:id="45"/>
      </w:r>
      <w:commentRangeEnd w:id="46"/>
      <w:r w:rsidR="00E93957" w:rsidRPr="00BB5FAA">
        <w:rPr>
          <w:rStyle w:val="CommentReference"/>
          <w:sz w:val="24"/>
          <w:szCs w:val="24"/>
          <w:lang w:val="ru-RU"/>
        </w:rPr>
        <w:commentReference w:id="46"/>
      </w:r>
      <w:commentRangeEnd w:id="47"/>
      <w:r w:rsidR="009843AF" w:rsidRPr="00BB5FAA">
        <w:rPr>
          <w:rStyle w:val="CommentReference"/>
          <w:sz w:val="24"/>
          <w:szCs w:val="24"/>
          <w:lang w:val="ru-RU"/>
        </w:rPr>
        <w:commentReference w:id="47"/>
      </w:r>
      <w:commentRangeEnd w:id="48"/>
      <w:r w:rsidR="00CA5711" w:rsidRPr="00BB5FAA">
        <w:rPr>
          <w:rStyle w:val="CommentReference"/>
          <w:sz w:val="24"/>
          <w:szCs w:val="24"/>
          <w:lang w:val="ru-RU"/>
        </w:rPr>
        <w:commentReference w:id="48"/>
      </w:r>
      <w:commentRangeEnd w:id="49"/>
      <w:r w:rsidR="003F0505" w:rsidRPr="00BB5FAA">
        <w:rPr>
          <w:rStyle w:val="CommentReference"/>
          <w:sz w:val="24"/>
          <w:szCs w:val="24"/>
          <w:lang w:val="ru-RU"/>
        </w:rPr>
        <w:commentReference w:id="49"/>
      </w:r>
    </w:p>
    <w:p w14:paraId="7758931D" w14:textId="6B163782" w:rsidR="00077C6F" w:rsidRPr="00726F87" w:rsidRDefault="000B0722" w:rsidP="000B0722">
      <w:pPr>
        <w:rPr>
          <w:lang w:val="ru-RU"/>
        </w:rPr>
      </w:pPr>
      <w:bookmarkStart w:id="50" w:name="_Toc217250181"/>
      <w:r w:rsidRPr="00953CCF">
        <w:rPr>
          <w:lang w:val="ru-RU"/>
        </w:rPr>
        <w:t xml:space="preserve">Дополнительные подходы включают анализ частот </w:t>
      </w:r>
      <w:r w:rsidRPr="00110FDF">
        <w:t>k</w:t>
      </w:r>
      <w:r w:rsidRPr="00953CCF">
        <w:rPr>
          <w:lang w:val="ru-RU"/>
        </w:rPr>
        <w:t xml:space="preserve">-меров, который позволяет выявлять повторяющиеся и уникальные последовательности, характерные для </w:t>
      </w:r>
      <w:r w:rsidRPr="00110FDF">
        <w:t>B</w:t>
      </w:r>
      <w:r w:rsidRPr="00953CCF">
        <w:rPr>
          <w:lang w:val="ru-RU"/>
        </w:rPr>
        <w:t>-хромосом, а также кластеризацию ридов по степени их сходства</w:t>
      </w:r>
      <w:commentRangeStart w:id="51"/>
      <w:r w:rsidRPr="00953CCF">
        <w:rPr>
          <w:lang w:val="ru-RU"/>
        </w:rPr>
        <w:t>.</w:t>
      </w:r>
      <w:commentRangeEnd w:id="51"/>
      <w:r w:rsidR="009843AF" w:rsidRPr="00953CCF">
        <w:rPr>
          <w:rStyle w:val="CommentReference"/>
          <w:sz w:val="24"/>
          <w:szCs w:val="24"/>
          <w:lang w:val="ru-RU"/>
        </w:rPr>
        <w:commentReference w:id="51"/>
      </w:r>
      <w:r w:rsidRPr="00953CCF">
        <w:rPr>
          <w:lang w:val="ru-RU"/>
        </w:rPr>
        <w:t xml:space="preserve"> </w:t>
      </w:r>
      <w:r w:rsidRPr="00752EDD">
        <w:rPr>
          <w:lang w:val="ru-RU"/>
        </w:rPr>
        <w:t xml:space="preserve">Так, методы кластеризации (например, реализованные в </w:t>
      </w:r>
      <w:r w:rsidRPr="00110FDF">
        <w:t>RepeatExplorer</w:t>
      </w:r>
      <w:r>
        <w:rPr>
          <w:lang w:val="ru-RU"/>
        </w:rPr>
        <w:t xml:space="preserve"> </w:t>
      </w:r>
      <w:sdt>
        <w:sdtPr>
          <w:rPr>
            <w:rFonts w:cs="Times New Roman"/>
            <w:color w:val="000000"/>
            <w:lang w:val="ru-RU"/>
          </w:rPr>
          <w:tag w:val="MENDELEY_CITATION_v3_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"/>
          <w:id w:val="-1698691094"/>
          <w:placeholder>
            <w:docPart w:val="070D7F30FE01574E8BA4838320EE31B6"/>
          </w:placeholder>
        </w:sdtPr>
        <w:sdtContent>
          <w:r w:rsidR="00FF2667" w:rsidRPr="00FF2667">
            <w:rPr>
              <w:rFonts w:cs="Times New Roman"/>
              <w:color w:val="000000"/>
              <w:lang w:val="ru-RU"/>
            </w:rPr>
            <w:t>[28]</w:t>
          </w:r>
        </w:sdtContent>
      </w:sdt>
      <w:r w:rsidRPr="00752EDD">
        <w:rPr>
          <w:lang w:val="ru-RU"/>
        </w:rPr>
        <w:t xml:space="preserve">) используются для обнаружения повторяющихся элементов, непропорционально представленных в геномах, содержащих </w:t>
      </w:r>
      <w:r w:rsidRPr="00110FDF">
        <w:t>B</w:t>
      </w:r>
      <w:r w:rsidRPr="00752EDD">
        <w:rPr>
          <w:lang w:val="ru-RU"/>
        </w:rPr>
        <w:t xml:space="preserve">-хромосомы. </w:t>
      </w:r>
      <w:r w:rsidRPr="00953CCF">
        <w:rPr>
          <w:lang w:val="ru-RU"/>
        </w:rPr>
        <w:t xml:space="preserve">Эти подходы особенно эффективны при отсутствии качественного референсного генома, поскольку </w:t>
      </w:r>
      <w:r w:rsidRPr="00953CCF">
        <w:rPr>
          <w:lang w:val="ru-RU"/>
        </w:rPr>
        <w:lastRenderedPageBreak/>
        <w:t xml:space="preserve">позволяют </w:t>
      </w:r>
      <w:r w:rsidRPr="00FF499D">
        <w:rPr>
          <w:i/>
          <w:iCs/>
        </w:rPr>
        <w:t>de</w:t>
      </w:r>
      <w:r w:rsidRPr="00953CCF">
        <w:rPr>
          <w:i/>
          <w:iCs/>
          <w:lang w:val="ru-RU"/>
        </w:rPr>
        <w:t xml:space="preserve"> </w:t>
      </w:r>
      <w:r w:rsidRPr="00FF499D">
        <w:rPr>
          <w:i/>
          <w:iCs/>
        </w:rPr>
        <w:t>novo</w:t>
      </w:r>
      <w:r w:rsidRPr="00953CCF">
        <w:rPr>
          <w:lang w:val="ru-RU"/>
        </w:rPr>
        <w:t xml:space="preserve"> реконструировать молекулярный состав </w:t>
      </w:r>
      <w:r w:rsidRPr="00110FDF">
        <w:t>B</w:t>
      </w:r>
      <w:r w:rsidRPr="00953CCF">
        <w:rPr>
          <w:lang w:val="ru-RU"/>
        </w:rPr>
        <w:t>-хромосом</w:t>
      </w:r>
      <w:commentRangeStart w:id="52"/>
      <w:r w:rsidRPr="00953CCF">
        <w:rPr>
          <w:lang w:val="ru-RU"/>
        </w:rPr>
        <w:t>.</w:t>
      </w:r>
      <w:commentRangeEnd w:id="52"/>
      <w:r w:rsidR="009843AF" w:rsidRPr="00953CCF">
        <w:rPr>
          <w:rStyle w:val="CommentReference"/>
          <w:sz w:val="24"/>
          <w:szCs w:val="24"/>
          <w:lang w:val="ru-RU"/>
        </w:rPr>
        <w:commentReference w:id="52"/>
      </w:r>
      <w:r w:rsidRPr="00953CCF">
        <w:rPr>
          <w:lang w:val="ru-RU"/>
        </w:rPr>
        <w:t xml:space="preserve"> Совмещение нескольких вычислительных стратегий существенно повышает надёжность выявления </w:t>
      </w:r>
      <w:r w:rsidRPr="00110FDF">
        <w:t>B</w:t>
      </w:r>
      <w:r w:rsidRPr="00953CCF">
        <w:rPr>
          <w:lang w:val="ru-RU"/>
        </w:rPr>
        <w:t>-специфичных последовательностей.</w:t>
      </w:r>
      <w:bookmarkEnd w:id="50"/>
    </w:p>
    <w:p w14:paraId="3C379902" w14:textId="1FBE2014" w:rsidR="00A6100F" w:rsidRDefault="00A6100F" w:rsidP="00A6100F">
      <w:pPr>
        <w:pStyle w:val="Heading3"/>
      </w:pPr>
      <w:bookmarkStart w:id="53" w:name="_Toc217408998"/>
      <w:commentRangeStart w:id="54"/>
      <w:commentRangeStart w:id="55"/>
      <w:r>
        <w:t>Биоинформатические методы анализа B-хромосом</w:t>
      </w:r>
      <w:bookmarkEnd w:id="53"/>
      <w:commentRangeEnd w:id="54"/>
      <w:r w:rsidR="009843AF">
        <w:rPr>
          <w:rStyle w:val="CommentReference"/>
          <w:sz w:val="28"/>
          <w:szCs w:val="28"/>
        </w:rPr>
        <w:commentReference w:id="54"/>
      </w:r>
      <w:commentRangeEnd w:id="55"/>
      <w:r w:rsidR="005B74CB">
        <w:rPr>
          <w:rStyle w:val="CommentReference"/>
          <w:sz w:val="28"/>
          <w:szCs w:val="28"/>
        </w:rPr>
        <w:commentReference w:id="55"/>
      </w:r>
    </w:p>
    <w:p w14:paraId="4CF23671" w14:textId="146D4949" w:rsidR="004742E9" w:rsidRPr="004742E9" w:rsidRDefault="004742E9" w:rsidP="004742E9">
      <w:pPr>
        <w:rPr>
          <w:lang w:val="ru-RU"/>
        </w:rPr>
      </w:pPr>
      <w:r w:rsidRPr="004742E9">
        <w:rPr>
          <w:lang w:val="ru-RU"/>
        </w:rPr>
        <w:t>В настоящее время специализированных биоинформатических инструментов, разработанных исключительно для анализа B-хромосом, не существует. Поэтому исследования в этой области опираются на адаптацию общегеномных методов и сравнительных подходов для выявления последовательностей, ассоциированных с добавочными хромосомами. Ключевую роль при этом играет корректный экспериментальный дизайн и сопоставление данных, полученных от особей с B-хромосомами и без них.</w:t>
      </w:r>
    </w:p>
    <w:p w14:paraId="38839F6B" w14:textId="425B9BF5" w:rsidR="004742E9" w:rsidRPr="004742E9" w:rsidRDefault="00450C33" w:rsidP="004742E9">
      <w:pPr>
        <w:rPr>
          <w:lang w:val="ru-RU"/>
        </w:rPr>
      </w:pPr>
      <w:r>
        <w:rPr>
          <w:lang w:val="ru-RU"/>
        </w:rPr>
        <w:t xml:space="preserve">При анализе </w:t>
      </w:r>
      <w:r>
        <w:t>B</w:t>
      </w:r>
      <w:r w:rsidRPr="00450C33">
        <w:rPr>
          <w:lang w:val="ru-RU"/>
        </w:rPr>
        <w:t>-</w:t>
      </w:r>
      <w:r>
        <w:rPr>
          <w:lang w:val="ru-RU"/>
        </w:rPr>
        <w:t>хромосом может использоваться инструмент</w:t>
      </w:r>
      <w:r w:rsidR="00F32FE4">
        <w:rPr>
          <w:lang w:val="ru-RU"/>
        </w:rPr>
        <w:t xml:space="preserve"> </w:t>
      </w:r>
      <w:r w:rsidR="004742E9" w:rsidRPr="004742E9">
        <w:rPr>
          <w:lang w:val="ru-RU"/>
        </w:rPr>
        <w:t>DOPse</w:t>
      </w:r>
      <w:r w:rsidR="004742E9">
        <w:t>q</w:t>
      </w:r>
      <w:r w:rsidR="00A32511" w:rsidRPr="00A32511">
        <w:rPr>
          <w:lang w:val="ru-RU"/>
        </w:rPr>
        <w:t xml:space="preserve"> </w:t>
      </w:r>
      <w:sdt>
        <w:sdtPr>
          <w:rPr>
            <w:rFonts w:cs="Times New Roman"/>
            <w:color w:val="000000"/>
            <w:lang w:val="ru-RU"/>
          </w:rPr>
          <w:tag w:val="MENDELEY_CITATION_v3_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"/>
          <w:id w:val="1087972632"/>
          <w:placeholder>
            <w:docPart w:val="DefaultPlaceholder_-1854013440"/>
          </w:placeholder>
        </w:sdtPr>
        <w:sdtContent>
          <w:r w:rsidR="00FF2667" w:rsidRPr="00FF2667">
            <w:rPr>
              <w:rFonts w:cs="Times New Roman"/>
              <w:color w:val="000000"/>
              <w:lang w:val="ru-RU"/>
            </w:rPr>
            <w:t>[29]</w:t>
          </w:r>
        </w:sdtContent>
      </w:sdt>
      <w:r w:rsidR="004742E9" w:rsidRPr="004742E9">
        <w:rPr>
          <w:lang w:val="ru-RU"/>
        </w:rPr>
        <w:t xml:space="preserve">, который позволяет получать </w:t>
      </w:r>
      <w:r w:rsidR="00F32FE4" w:rsidRPr="004742E9">
        <w:rPr>
          <w:lang w:val="ru-RU"/>
        </w:rPr>
        <w:t>ДНК</w:t>
      </w:r>
      <w:r w:rsidR="00F32FE4">
        <w:rPr>
          <w:lang w:val="ru-RU"/>
        </w:rPr>
        <w:t>-</w:t>
      </w:r>
      <w:r w:rsidR="004742E9" w:rsidRPr="004742E9">
        <w:rPr>
          <w:lang w:val="ru-RU"/>
        </w:rPr>
        <w:t xml:space="preserve">библиотеки отдельных хромосом после микродиссекции или проточной сортировки. Этот подход широко применялся в работах </w:t>
      </w:r>
      <w:r>
        <w:rPr>
          <w:lang w:val="ru-RU"/>
        </w:rPr>
        <w:t>по</w:t>
      </w:r>
      <w:r w:rsidR="004742E9" w:rsidRPr="004742E9">
        <w:rPr>
          <w:lang w:val="ru-RU"/>
        </w:rPr>
        <w:t xml:space="preserve"> анализ</w:t>
      </w:r>
      <w:r>
        <w:rPr>
          <w:lang w:val="ru-RU"/>
        </w:rPr>
        <w:t>у</w:t>
      </w:r>
      <w:r w:rsidR="004742E9" w:rsidRPr="004742E9">
        <w:rPr>
          <w:lang w:val="ru-RU"/>
        </w:rPr>
        <w:t xml:space="preserve"> молекулярного состава B-хромосом у млекопитающих, в том числе у лисицы, енотовидной собаки, различных видов оленей и лесной мыши</w:t>
      </w:r>
      <w:r>
        <w:rPr>
          <w:lang w:val="ru-RU"/>
        </w:rPr>
        <w:t xml:space="preserve"> </w:t>
      </w:r>
      <w:sdt>
        <w:sdtPr>
          <w:rPr>
            <w:rFonts w:cs="Times New Roman"/>
            <w:color w:val="000000"/>
            <w:lang w:val="ru-RU"/>
          </w:rPr>
          <w:tag w:val="MENDELEY_CITATION_v3_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"/>
          <w:id w:val="1932862120"/>
          <w:placeholder>
            <w:docPart w:val="DefaultPlaceholder_-1854013440"/>
          </w:placeholder>
        </w:sdtPr>
        <w:sdtContent>
          <w:r w:rsidR="00FF2667" w:rsidRPr="00FF2667">
            <w:rPr>
              <w:rFonts w:cs="Times New Roman"/>
              <w:color w:val="000000"/>
              <w:lang w:val="ru-RU"/>
            </w:rPr>
            <w:t>[3,29–31]</w:t>
          </w:r>
        </w:sdtContent>
      </w:sdt>
      <w:r w:rsidR="004742E9" w:rsidRPr="004742E9">
        <w:rPr>
          <w:lang w:val="ru-RU"/>
        </w:rPr>
        <w:t>. Использование DOPseq в сочетании с анализом повторяющихся последовательностей и сравнением с референсными геномами позволило показать внутривидовое происхождение B-хромосом, их обогащённость повторами и вклад дуплицированных фрагментов A-хромосом в их структуру.</w:t>
      </w:r>
    </w:p>
    <w:p w14:paraId="6C44C2B5" w14:textId="6EEFD5E6" w:rsidR="008B73DD" w:rsidRPr="008B73DD" w:rsidRDefault="008B73DD" w:rsidP="008B73DD">
      <w:pPr>
        <w:rPr>
          <w:lang w:val="ru-RU"/>
        </w:rPr>
      </w:pPr>
      <w:r w:rsidRPr="008B73DD">
        <w:rPr>
          <w:lang w:val="ru-RU"/>
        </w:rPr>
        <w:t>Для аннотации повторяющихся элементов в геномных последовательностях широко используются специализированные базы данных, такие как Repbase и Dfam, содержащие консенсусные последовательности и профильные модели повторов</w:t>
      </w:r>
      <w:r w:rsidR="00EC2413">
        <w:rPr>
          <w:lang w:val="ru-RU"/>
        </w:rPr>
        <w:t xml:space="preserve"> </w:t>
      </w:r>
      <w:sdt>
        <w:sdtPr>
          <w:rPr>
            <w:rFonts w:cs="Times New Roman"/>
            <w:color w:val="000000"/>
            <w:lang w:val="ru-RU"/>
          </w:rPr>
          <w:tag w:val="MENDELEY_CITATION_v3_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"/>
          <w:id w:val="-1960716226"/>
          <w:placeholder>
            <w:docPart w:val="DefaultPlaceholder_-1854013440"/>
          </w:placeholder>
        </w:sdtPr>
        <w:sdtContent>
          <w:r w:rsidR="00FF2667" w:rsidRPr="00FF2667">
            <w:rPr>
              <w:rFonts w:cs="Times New Roman"/>
              <w:color w:val="000000"/>
              <w:lang w:val="ru-RU"/>
            </w:rPr>
            <w:t>[32,33]</w:t>
          </w:r>
        </w:sdtContent>
      </w:sdt>
      <w:r w:rsidRPr="008B73DD">
        <w:rPr>
          <w:lang w:val="ru-RU"/>
        </w:rPr>
        <w:t xml:space="preserve">. На их основе разработан </w:t>
      </w:r>
      <w:commentRangeStart w:id="56"/>
      <w:commentRangeStart w:id="57"/>
      <w:r w:rsidRPr="008B73DD">
        <w:rPr>
          <w:lang w:val="ru-RU"/>
        </w:rPr>
        <w:t>инструмент RepeatMasker</w:t>
      </w:r>
      <w:commentRangeEnd w:id="56"/>
      <w:r w:rsidR="009843AF">
        <w:rPr>
          <w:rStyle w:val="CommentReference"/>
          <w:sz w:val="24"/>
          <w:szCs w:val="24"/>
          <w:lang w:val="ru-RU"/>
        </w:rPr>
        <w:commentReference w:id="56"/>
      </w:r>
      <w:commentRangeEnd w:id="57"/>
      <w:r w:rsidR="00E65EA8">
        <w:rPr>
          <w:rStyle w:val="CommentReference"/>
          <w:sz w:val="24"/>
          <w:szCs w:val="24"/>
          <w:lang w:val="ru-RU"/>
        </w:rPr>
        <w:commentReference w:id="57"/>
      </w:r>
      <w:r w:rsidR="00D02801">
        <w:rPr>
          <w:lang w:val="ru-RU"/>
        </w:rPr>
        <w:t xml:space="preserve"> </w:t>
      </w:r>
      <w:sdt>
        <w:sdtPr>
          <w:rPr>
            <w:rFonts w:cs="Times New Roman"/>
            <w:color w:val="000000"/>
            <w:lang w:val="ru-RU"/>
          </w:rPr>
          <w:tag w:val="MENDELEY_CITATION_v3_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"/>
          <w:id w:val="1132128263"/>
          <w:placeholder>
            <w:docPart w:val="DefaultPlaceholder_-1854013440"/>
          </w:placeholder>
        </w:sdtPr>
        <w:sdtContent>
          <w:r w:rsidR="00FF2667" w:rsidRPr="00FF2667">
            <w:rPr>
              <w:rFonts w:cs="Times New Roman"/>
              <w:color w:val="000000"/>
              <w:lang w:val="ru-RU"/>
            </w:rPr>
            <w:t>[34]</w:t>
          </w:r>
        </w:sdtContent>
      </w:sdt>
      <w:r w:rsidRPr="008B73DD">
        <w:rPr>
          <w:lang w:val="ru-RU"/>
        </w:rPr>
        <w:t>, который является одним из основных стандартов для поиска и аннотации повторяющейся ДНК</w:t>
      </w:r>
      <w:r w:rsidR="00EC2413" w:rsidRPr="00EC2413">
        <w:rPr>
          <w:lang w:val="ru-RU"/>
        </w:rPr>
        <w:t xml:space="preserve"> </w:t>
      </w:r>
      <w:sdt>
        <w:sdtPr>
          <w:rPr>
            <w:rFonts w:cs="Times New Roman"/>
            <w:color w:val="000000"/>
            <w:lang w:val="ru-RU"/>
          </w:rPr>
          <w:tag w:val="MENDELEY_CITATION_v3_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"/>
          <w:id w:val="608320298"/>
          <w:placeholder>
            <w:docPart w:val="DefaultPlaceholder_-1854013440"/>
          </w:placeholder>
        </w:sdtPr>
        <w:sdtContent>
          <w:r w:rsidR="00FF2667" w:rsidRPr="00FF2667">
            <w:rPr>
              <w:rFonts w:cs="Times New Roman"/>
              <w:color w:val="000000"/>
              <w:lang w:val="ru-RU"/>
            </w:rPr>
            <w:t>[33]</w:t>
          </w:r>
        </w:sdtContent>
      </w:sdt>
      <w:r w:rsidRPr="008B73DD">
        <w:rPr>
          <w:lang w:val="ru-RU"/>
        </w:rPr>
        <w:t>.</w:t>
      </w:r>
    </w:p>
    <w:p w14:paraId="7058C064" w14:textId="5AEB2A09" w:rsidR="008B73DD" w:rsidRPr="008B73DD" w:rsidRDefault="008B73DD" w:rsidP="008B73DD">
      <w:pPr>
        <w:rPr>
          <w:lang w:val="ru-RU"/>
        </w:rPr>
      </w:pPr>
      <w:r w:rsidRPr="008B73DD">
        <w:rPr>
          <w:lang w:val="ru-RU"/>
        </w:rPr>
        <w:t>RepeatMasker выполняет конкурентный поиск семейств транспозируемых элементов и других повторов, представленных в библиотеке повторов, с использованием параметров, оптимизированных специально для транспозонов и повторяющихся последовательностей. В качестве поисковых движков он поддерживает несколько алгоритмов, включая RMBlast, nhmmer, cross_match, ABBlast/WUBlast и Decypher</w:t>
      </w:r>
      <w:r w:rsidR="00EC2413" w:rsidRPr="00EC2413">
        <w:rPr>
          <w:lang w:val="ru-RU"/>
        </w:rPr>
        <w:t xml:space="preserve"> </w:t>
      </w:r>
      <w:sdt>
        <w:sdtPr>
          <w:rPr>
            <w:rFonts w:cs="Times New Roman"/>
            <w:color w:val="000000"/>
            <w:lang w:val="ru-RU"/>
          </w:rPr>
          <w:tag w:val="MENDELEY_CITATION_v3_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"/>
          <w:id w:val="360631288"/>
          <w:placeholder>
            <w:docPart w:val="DefaultPlaceholder_-1854013440"/>
          </w:placeholder>
        </w:sdtPr>
        <w:sdtContent>
          <w:r w:rsidR="00FF2667" w:rsidRPr="00FF2667">
            <w:rPr>
              <w:rFonts w:cs="Times New Roman"/>
              <w:color w:val="000000"/>
              <w:lang w:val="ru-RU"/>
            </w:rPr>
            <w:t>[34]</w:t>
          </w:r>
        </w:sdtContent>
      </w:sdt>
      <w:r w:rsidRPr="008B73DD">
        <w:rPr>
          <w:lang w:val="ru-RU"/>
        </w:rPr>
        <w:t>.</w:t>
      </w:r>
    </w:p>
    <w:p w14:paraId="12CA1121" w14:textId="44EC388D" w:rsidR="008B73DD" w:rsidRPr="008B73DD" w:rsidRDefault="008B73DD" w:rsidP="008B73DD">
      <w:pPr>
        <w:rPr>
          <w:lang w:val="ru-RU"/>
        </w:rPr>
      </w:pPr>
      <w:r w:rsidRPr="008B73DD">
        <w:rPr>
          <w:lang w:val="ru-RU"/>
        </w:rPr>
        <w:t xml:space="preserve">По умолчанию RepeatMasker использует RMBlastn — модифицированную и более чувствительную версию BLASTn, адаптированную для обнаружения транспозируемых </w:t>
      </w:r>
      <w:r w:rsidRPr="008B73DD">
        <w:rPr>
          <w:lang w:val="ru-RU"/>
        </w:rPr>
        <w:lastRenderedPageBreak/>
        <w:t>элементов. В качестве альтернативы возможно использование профилей скрытых марковских моделей (HMM) с помощью nhmmer, которые строятся на основе множественных выравниваний репрезентативных копий повторов. Такой подход обладает более высокой чувствительностью, однако требует больших вычислительных ресурсов. HMM-профили повторов доступны, в частности, в базе данных Dfam</w:t>
      </w:r>
      <w:r w:rsidR="002416F7" w:rsidRPr="002416F7">
        <w:rPr>
          <w:lang w:val="ru-RU"/>
        </w:rPr>
        <w:t xml:space="preserve"> </w:t>
      </w:r>
      <w:sdt>
        <w:sdtPr>
          <w:rPr>
            <w:rFonts w:cs="Times New Roman"/>
            <w:color w:val="000000"/>
            <w:lang w:val="ru-RU"/>
          </w:rPr>
          <w:tag w:val="MENDELEY_CITATION_v3_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"/>
          <w:id w:val="1816684762"/>
          <w:placeholder>
            <w:docPart w:val="DefaultPlaceholder_-1854013440"/>
          </w:placeholder>
        </w:sdtPr>
        <w:sdtContent>
          <w:r w:rsidR="00FF2667" w:rsidRPr="00FF2667">
            <w:rPr>
              <w:rFonts w:cs="Times New Roman"/>
              <w:color w:val="000000"/>
              <w:lang w:val="ru-RU"/>
            </w:rPr>
            <w:t>[33,34]</w:t>
          </w:r>
        </w:sdtContent>
      </w:sdt>
      <w:r w:rsidRPr="008B73DD">
        <w:rPr>
          <w:lang w:val="ru-RU"/>
        </w:rPr>
        <w:t>.</w:t>
      </w:r>
    </w:p>
    <w:p w14:paraId="3072EBC9" w14:textId="4BF92E69" w:rsidR="008B73DD" w:rsidRPr="008B73DD" w:rsidRDefault="008B73DD" w:rsidP="008B73DD">
      <w:pPr>
        <w:rPr>
          <w:lang w:val="ru-RU"/>
        </w:rPr>
      </w:pPr>
      <w:r w:rsidRPr="008B73DD">
        <w:rPr>
          <w:lang w:val="ru-RU"/>
        </w:rPr>
        <w:t xml:space="preserve">В случае отсутствия подходящей библиотеки повторов для исследуемого вида возможно создание собственной базы данных </w:t>
      </w:r>
      <w:r w:rsidRPr="002416F7">
        <w:rPr>
          <w:i/>
          <w:iCs/>
          <w:lang w:val="ru-RU"/>
        </w:rPr>
        <w:t>de novo</w:t>
      </w:r>
      <w:r w:rsidRPr="008B73DD">
        <w:rPr>
          <w:lang w:val="ru-RU"/>
        </w:rPr>
        <w:t xml:space="preserve"> с использованием инструмента RepeatModeler</w:t>
      </w:r>
      <w:r w:rsidR="002416F7" w:rsidRPr="002416F7">
        <w:rPr>
          <w:lang w:val="ru-RU"/>
        </w:rPr>
        <w:t xml:space="preserve"> </w:t>
      </w:r>
      <w:sdt>
        <w:sdtPr>
          <w:rPr>
            <w:rFonts w:cs="Times New Roman"/>
            <w:color w:val="000000"/>
            <w:lang w:val="ru-RU"/>
          </w:rPr>
          <w:tag w:val="MENDELEY_CITATION_v3_eyJjaXRhdGlvbklEIjoiTUVOREVMRVlfQ0lUQVRJT05fZDljMGY1MjItNDNlMC00MDMwLWIzYzAtYTU3ZjMwMDBhNzFkIiwicHJvcGVydGllcyI6eyJub3RlSW5kZXgiOjB9LCJpc0VkaXRlZCI6ZmFsc2UsIm1hbnVhbE92ZXJyaWRlIjp7ImlzTWFudWFsbHlPdmVycmlkZGVuIjpmYWxzZSwiY2l0ZXByb2NUZXh0IjoiWzM1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V19"/>
          <w:id w:val="1531226353"/>
          <w:placeholder>
            <w:docPart w:val="DefaultPlaceholder_-1854013440"/>
          </w:placeholder>
        </w:sdtPr>
        <w:sdtContent>
          <w:r w:rsidR="00FF2667" w:rsidRPr="00FF2667">
            <w:rPr>
              <w:rFonts w:cs="Times New Roman"/>
              <w:color w:val="000000"/>
              <w:lang w:val="ru-RU"/>
            </w:rPr>
            <w:t>[35]</w:t>
          </w:r>
        </w:sdtContent>
      </w:sdt>
      <w:r w:rsidRPr="008B73DD">
        <w:rPr>
          <w:lang w:val="ru-RU"/>
        </w:rPr>
        <w:t>. Он осуществляет автоматическую идентификацию повторяющихся элементов на основе комбинации алгоритмов RECON, RepeatScout и LTRharvest/LTR_retriever</w:t>
      </w:r>
      <w:r w:rsidR="002416F7">
        <w:rPr>
          <w:lang w:val="ru-RU"/>
        </w:rPr>
        <w:t xml:space="preserve"> </w:t>
      </w:r>
      <w:sdt>
        <w:sdtPr>
          <w:rPr>
            <w:rFonts w:cs="Times New Roman"/>
            <w:color w:val="000000"/>
            <w:lang w:val="ru-RU"/>
          </w:rPr>
          <w:tag w:val="MENDELEY_CITATION_v3_eyJjaXRhdGlvbklEIjoiTUVOREVMRVlfQ0lUQVRJT05fYmQ4Y2IwZmItMGYwMS00N2YxLTg2NjctZTI5Yjk0MjM2NTBiIiwicHJvcGVydGllcyI6eyJub3RlSW5kZXgiOjB9LCJpc0VkaXRlZCI6ZmFsc2UsIm1hbnVhbE92ZXJyaWRlIjp7ImlzTWFudWFsbHlPdmVycmlkZGVuIjpmYWxzZSwiY2l0ZXByb2NUZXh0IjoiWzM1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V19"/>
          <w:id w:val="1155490570"/>
          <w:placeholder>
            <w:docPart w:val="DefaultPlaceholder_-1854013440"/>
          </w:placeholder>
        </w:sdtPr>
        <w:sdtContent>
          <w:r w:rsidR="00FF2667" w:rsidRPr="00FF2667">
            <w:rPr>
              <w:rFonts w:cs="Times New Roman"/>
              <w:color w:val="000000"/>
              <w:lang w:val="ru-RU"/>
            </w:rPr>
            <w:t>[35]</w:t>
          </w:r>
        </w:sdtContent>
      </w:sdt>
      <w:r w:rsidRPr="008B73DD">
        <w:rPr>
          <w:lang w:val="ru-RU"/>
        </w:rPr>
        <w:t xml:space="preserve">. </w:t>
      </w:r>
      <w:r w:rsidR="002416F7">
        <w:rPr>
          <w:lang w:val="ru-RU"/>
        </w:rPr>
        <w:t>Д</w:t>
      </w:r>
      <w:r w:rsidRPr="008B73DD">
        <w:rPr>
          <w:lang w:val="ru-RU"/>
        </w:rPr>
        <w:t xml:space="preserve">анный подход носит предсказательный характер, </w:t>
      </w:r>
      <w:r w:rsidR="002416F7">
        <w:rPr>
          <w:lang w:val="ru-RU"/>
        </w:rPr>
        <w:t xml:space="preserve">однако </w:t>
      </w:r>
      <w:r w:rsidRPr="008B73DD">
        <w:rPr>
          <w:lang w:val="ru-RU"/>
        </w:rPr>
        <w:t xml:space="preserve">он позволяет выявлять предполагаемые участки повторов, особенно в геномах малоизученных или ранее не аннотированных видов. </w:t>
      </w:r>
      <w:commentRangeStart w:id="58"/>
      <w:commentRangeStart w:id="59"/>
      <w:r w:rsidRPr="008B73DD">
        <w:rPr>
          <w:lang w:val="ru-RU"/>
        </w:rPr>
        <w:t>Комбинация RepeatModeler и RepeatMasker широко применяется для аннотации повторов в новых геномных последовательностях</w:t>
      </w:r>
      <w:r w:rsidR="001164E8" w:rsidRPr="001164E8">
        <w:rPr>
          <w:lang w:val="ru-RU"/>
        </w:rPr>
        <w:t xml:space="preserve"> </w:t>
      </w:r>
      <w:sdt>
        <w:sdtPr>
          <w:rPr>
            <w:rFonts w:cs="Times New Roman"/>
            <w:color w:val="000000"/>
            <w:lang w:val="ru-RU"/>
          </w:rPr>
          <w:tag w:val="MENDELEY_CITATION_v3_eyJjaXRhdGlvbklEIjoiTUVOREVMRVlfQ0lUQVRJT05fY2YxNWZiNzMtYmM1OC00ZTI3LTkxZDgtYmUxZmZkY2RhY2JkIiwicHJvcGVydGllcyI6eyJub3RlSW5kZXgiOjB9LCJpc0VkaXRlZCI6ZmFsc2UsIm1hbnVhbE92ZXJyaWRlIjp7ImlzTWFudWFsbHlPdmVycmlkZGVuIjpmYWxzZSwiY2l0ZXByb2NUZXh0IjoiWzM1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V19"/>
          <w:id w:val="-998119126"/>
          <w:placeholder>
            <w:docPart w:val="DefaultPlaceholder_-1854013440"/>
          </w:placeholder>
        </w:sdtPr>
        <w:sdtContent>
          <w:r w:rsidR="00FF2667" w:rsidRPr="00FF2667">
            <w:rPr>
              <w:rFonts w:cs="Times New Roman"/>
              <w:color w:val="000000"/>
              <w:lang w:val="ru-RU"/>
            </w:rPr>
            <w:t>[35]</w:t>
          </w:r>
        </w:sdtContent>
      </w:sdt>
      <w:r w:rsidRPr="008B73DD">
        <w:rPr>
          <w:lang w:val="ru-RU"/>
        </w:rPr>
        <w:t>.</w:t>
      </w:r>
      <w:commentRangeEnd w:id="58"/>
      <w:r w:rsidR="009843AF" w:rsidRPr="008B73DD">
        <w:rPr>
          <w:rStyle w:val="CommentReference"/>
          <w:sz w:val="24"/>
          <w:szCs w:val="24"/>
          <w:lang w:val="ru-RU"/>
        </w:rPr>
        <w:commentReference w:id="58"/>
      </w:r>
      <w:commentRangeEnd w:id="59"/>
      <w:r w:rsidR="001164E8" w:rsidRPr="008B73DD">
        <w:rPr>
          <w:rStyle w:val="CommentReference"/>
          <w:sz w:val="24"/>
          <w:szCs w:val="24"/>
          <w:lang w:val="ru-RU"/>
        </w:rPr>
        <w:commentReference w:id="59"/>
      </w:r>
    </w:p>
    <w:p w14:paraId="123F19FE" w14:textId="24942F9C" w:rsidR="008B73DD" w:rsidRPr="008B73DD" w:rsidRDefault="008B73DD" w:rsidP="008B73DD">
      <w:pPr>
        <w:rPr>
          <w:lang w:val="ru-RU"/>
        </w:rPr>
      </w:pPr>
      <w:r w:rsidRPr="008B73DD">
        <w:rPr>
          <w:lang w:val="ru-RU"/>
        </w:rPr>
        <w:t>Дополнительно для выявления тандемных повторов может использоваться инструмент TideCluster — программный комплекс, предназначенный для обнаружения и кластеризации тандемных повторов в геномных сборках</w:t>
      </w:r>
      <w:r w:rsidR="008362A5">
        <w:rPr>
          <w:lang w:val="ru-RU"/>
        </w:rPr>
        <w:t xml:space="preserve"> </w:t>
      </w:r>
      <w:sdt>
        <w:sdtPr>
          <w:rPr>
            <w:rFonts w:cs="Times New Roman"/>
            <w:color w:val="000000"/>
            <w:lang w:val="ru-RU"/>
          </w:rPr>
          <w:tag w:val="MENDELEY_CITATION_v3_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"/>
          <w:id w:val="-1149440897"/>
          <w:placeholder>
            <w:docPart w:val="DefaultPlaceholder_-1854013440"/>
          </w:placeholder>
        </w:sdtPr>
        <w:sdtContent>
          <w:r w:rsidR="00FF2667" w:rsidRPr="00FF2667">
            <w:rPr>
              <w:rFonts w:cs="Times New Roman"/>
              <w:color w:val="000000"/>
              <w:lang w:val="ru-RU"/>
            </w:rPr>
            <w:t>[36]</w:t>
          </w:r>
        </w:sdtContent>
      </w:sdt>
      <w:r w:rsidRPr="008B73DD">
        <w:rPr>
          <w:lang w:val="ru-RU"/>
        </w:rPr>
        <w:t>. TideCluster использует TideHunter для первичного поиска тандемных повторов, после чего выполняет их кластеризацию на основе сходства с применением MMseqs2 и NCBI BLAST</w:t>
      </w:r>
      <w:r w:rsidR="008362A5" w:rsidRPr="008362A5">
        <w:rPr>
          <w:lang w:val="ru-RU"/>
        </w:rPr>
        <w:t xml:space="preserve"> </w:t>
      </w:r>
      <w:sdt>
        <w:sdtPr>
          <w:rPr>
            <w:rFonts w:cs="Times New Roman"/>
            <w:color w:val="000000"/>
            <w:lang w:val="ru-RU"/>
          </w:rPr>
          <w:tag w:val="MENDELEY_CITATION_v3_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"/>
          <w:id w:val="-1363584534"/>
          <w:placeholder>
            <w:docPart w:val="DefaultPlaceholder_-1854013440"/>
          </w:placeholder>
        </w:sdtPr>
        <w:sdtContent>
          <w:r w:rsidR="00FF2667" w:rsidRPr="00FF2667">
            <w:rPr>
              <w:rFonts w:cs="Times New Roman"/>
              <w:color w:val="000000"/>
              <w:lang w:val="ru-RU"/>
            </w:rPr>
            <w:t>[37]</w:t>
          </w:r>
        </w:sdtContent>
      </w:sdt>
      <w:r w:rsidRPr="008B73DD">
        <w:rPr>
          <w:lang w:val="ru-RU"/>
        </w:rPr>
        <w:t>. Работа программы состоит из нескольких этапов: поиска повторов (TideHunter), кластеризации и аннотации, которая может проводиться с использованием RepeatMasker.</w:t>
      </w:r>
    </w:p>
    <w:p w14:paraId="4395D4E7" w14:textId="55CB2EE9" w:rsidR="00E65EA8" w:rsidRDefault="008B73DD" w:rsidP="00E65EA8">
      <w:pPr>
        <w:rPr>
          <w:lang w:val="ru-RU"/>
        </w:rPr>
      </w:pPr>
      <w:r w:rsidRPr="008B73DD">
        <w:rPr>
          <w:lang w:val="ru-RU"/>
        </w:rPr>
        <w:t>TideHunter оптимизирован для работы с длинн</w:t>
      </w:r>
      <w:r w:rsidR="00C524A9">
        <w:rPr>
          <w:lang w:val="ru-RU"/>
        </w:rPr>
        <w:t>ыми про</w:t>
      </w:r>
      <w:r w:rsidRPr="008B73DD">
        <w:rPr>
          <w:lang w:val="ru-RU"/>
        </w:rPr>
        <w:t>чтениями, полученными с платформ PacBio и Oxford Nanopore Technologies, и способен корректно обнаруживать тандемные повторы при уровне ошибок секвенирования до 20%, не имея ограничений на максимальный размер повторяющегося мотива</w:t>
      </w:r>
      <w:r w:rsidR="00C524A9">
        <w:rPr>
          <w:lang w:val="ru-RU"/>
        </w:rPr>
        <w:t xml:space="preserve"> </w:t>
      </w:r>
      <w:sdt>
        <w:sdtPr>
          <w:rPr>
            <w:rFonts w:cs="Times New Roman"/>
            <w:color w:val="000000"/>
            <w:lang w:val="ru-RU"/>
          </w:rPr>
          <w:tag w:val="MENDELEY_CITATION_v3_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"/>
          <w:id w:val="-502584977"/>
          <w:placeholder>
            <w:docPart w:val="DefaultPlaceholder_-1854013440"/>
          </w:placeholder>
        </w:sdtPr>
        <w:sdtContent>
          <w:r w:rsidR="00FF2667" w:rsidRPr="00FF2667">
            <w:rPr>
              <w:rFonts w:cs="Times New Roman"/>
              <w:color w:val="000000"/>
              <w:lang w:val="ru-RU"/>
            </w:rPr>
            <w:t>[37]</w:t>
          </w:r>
        </w:sdtContent>
      </w:sdt>
      <w:commentRangeStart w:id="60"/>
      <w:commentRangeStart w:id="61"/>
      <w:r w:rsidRPr="008B73DD">
        <w:rPr>
          <w:lang w:val="ru-RU"/>
        </w:rPr>
        <w:t>.</w:t>
      </w:r>
      <w:commentRangeEnd w:id="60"/>
      <w:r w:rsidR="009843AF">
        <w:rPr>
          <w:rStyle w:val="CommentReference"/>
          <w:sz w:val="24"/>
          <w:szCs w:val="24"/>
          <w:lang w:val="ru-RU"/>
        </w:rPr>
        <w:commentReference w:id="60"/>
      </w:r>
      <w:commentRangeEnd w:id="61"/>
      <w:r w:rsidR="004742E9">
        <w:rPr>
          <w:rStyle w:val="CommentReference"/>
          <w:sz w:val="24"/>
          <w:szCs w:val="24"/>
          <w:lang w:val="ru-RU"/>
        </w:rPr>
        <w:commentReference w:id="61"/>
      </w:r>
    </w:p>
    <w:p w14:paraId="7F143581" w14:textId="77777777" w:rsidR="00E65EA8" w:rsidRPr="00E65EA8" w:rsidRDefault="00E65EA8" w:rsidP="00E65EA8">
      <w:pPr>
        <w:pStyle w:val="Heading2"/>
        <w:rPr>
          <w:rFonts w:cs="Times New Roman"/>
          <w:color w:val="000000"/>
        </w:rPr>
      </w:pPr>
      <w:bookmarkStart w:id="62" w:name="_Toc217408999"/>
      <w:r>
        <w:t>Резюме</w:t>
      </w:r>
      <w:bookmarkEnd w:id="62"/>
    </w:p>
    <w:p w14:paraId="4D67A646" w14:textId="1D327937" w:rsidR="00312105" w:rsidRPr="00A32511" w:rsidRDefault="00312105" w:rsidP="00D35584">
      <w:pPr>
        <w:pStyle w:val="Subtitle"/>
        <w:rPr>
          <w:lang w:val="ru-RU"/>
        </w:rPr>
      </w:pPr>
      <w:r w:rsidRPr="00D35584">
        <w:t>B</w:t>
      </w:r>
      <w:r w:rsidRPr="00A32511">
        <w:rPr>
          <w:lang w:val="ru-RU"/>
        </w:rPr>
        <w:t xml:space="preserve">-хромосомы представляют собой добавочные хромосомы, происходящие в основном от </w:t>
      </w:r>
      <w:r w:rsidRPr="00D35584">
        <w:t>A</w:t>
      </w:r>
      <w:r w:rsidRPr="00A32511">
        <w:rPr>
          <w:lang w:val="ru-RU"/>
        </w:rPr>
        <w:t>-хромосом, поддерживаемые за счёт хромосомного драйва и характеризующиеся накоплением повторяющихся последовательностей и сниженной рекомбинацией.</w:t>
      </w:r>
    </w:p>
    <w:p w14:paraId="7264FD18" w14:textId="490E8741" w:rsidR="00312105" w:rsidRPr="00312105" w:rsidRDefault="00312105" w:rsidP="00312105">
      <w:pPr>
        <w:pStyle w:val="ListParagraph"/>
        <w:numPr>
          <w:ilvl w:val="0"/>
          <w:numId w:val="14"/>
        </w:numPr>
        <w:ind w:left="0" w:firstLine="567"/>
        <w:rPr>
          <w:lang w:val="ru-RU"/>
        </w:rPr>
      </w:pPr>
      <w:r w:rsidRPr="00312105">
        <w:rPr>
          <w:lang w:val="ru-RU"/>
        </w:rPr>
        <w:lastRenderedPageBreak/>
        <w:t xml:space="preserve">У млекопитающих </w:t>
      </w:r>
      <w:r>
        <w:t>B</w:t>
      </w:r>
      <w:r w:rsidRPr="00312105">
        <w:rPr>
          <w:lang w:val="ru-RU"/>
        </w:rPr>
        <w:t>-хромосомы изучены ограниченно; у рукокрылых они особенно интересны, поскольку их наличие противоречит строгой гипотезе направленной редукции генома, связанной с адаптацией к полёту.</w:t>
      </w:r>
    </w:p>
    <w:p w14:paraId="274E7B2E" w14:textId="04745045" w:rsidR="00312105" w:rsidRPr="00312105" w:rsidRDefault="00312105" w:rsidP="00312105">
      <w:pPr>
        <w:pStyle w:val="ListParagraph"/>
        <w:numPr>
          <w:ilvl w:val="0"/>
          <w:numId w:val="14"/>
        </w:numPr>
        <w:ind w:left="0" w:firstLine="567"/>
        <w:rPr>
          <w:lang w:val="ru-RU"/>
        </w:rPr>
      </w:pPr>
      <w:r w:rsidRPr="00312105">
        <w:rPr>
          <w:lang w:val="ru-RU"/>
        </w:rPr>
        <w:t xml:space="preserve">Изучение </w:t>
      </w:r>
      <w:r>
        <w:t>B</w:t>
      </w:r>
      <w:r w:rsidRPr="00312105">
        <w:rPr>
          <w:lang w:val="ru-RU"/>
        </w:rPr>
        <w:t>-хромосом требует сочетания цитогенетических, молекулярных и геномных методов, поскольку их структура и происхождение сильно варьируют между видами.</w:t>
      </w:r>
    </w:p>
    <w:p w14:paraId="278C1F95" w14:textId="77777777" w:rsidR="00312105" w:rsidRPr="00312105" w:rsidRDefault="00312105" w:rsidP="00312105">
      <w:pPr>
        <w:pStyle w:val="ListParagraph"/>
        <w:numPr>
          <w:ilvl w:val="0"/>
          <w:numId w:val="14"/>
        </w:numPr>
        <w:ind w:left="0" w:firstLine="567"/>
        <w:rPr>
          <w:lang w:val="ru-RU"/>
        </w:rPr>
      </w:pPr>
      <w:r w:rsidRPr="00312105">
        <w:rPr>
          <w:lang w:val="ru-RU"/>
        </w:rPr>
        <w:t xml:space="preserve">Специализированных биоинформатических инструментов, предназначенных именно для анализа </w:t>
      </w:r>
      <w:r>
        <w:t>B</w:t>
      </w:r>
      <w:r w:rsidRPr="00312105">
        <w:rPr>
          <w:lang w:val="ru-RU"/>
        </w:rPr>
        <w:t>-хромосом, в настоящее время не существует. Вместо этого применяются универсальные инструменты для поиска и аннотации повторов и транспозируемых элементов.</w:t>
      </w:r>
    </w:p>
    <w:p w14:paraId="7DE55947" w14:textId="30819404" w:rsidR="00C524A9" w:rsidRPr="00FE1A71" w:rsidRDefault="00312105" w:rsidP="00FE1A71">
      <w:pPr>
        <w:pStyle w:val="ListParagraph"/>
        <w:numPr>
          <w:ilvl w:val="0"/>
          <w:numId w:val="14"/>
        </w:numPr>
        <w:ind w:left="0" w:firstLine="567"/>
        <w:rPr>
          <w:lang w:val="ru-RU"/>
        </w:rPr>
      </w:pPr>
      <w:r w:rsidRPr="00312105">
        <w:rPr>
          <w:lang w:val="ru-RU"/>
        </w:rPr>
        <w:t xml:space="preserve">Предполагаемые последовательности </w:t>
      </w:r>
      <w:r>
        <w:t>B</w:t>
      </w:r>
      <w:r w:rsidRPr="00312105">
        <w:rPr>
          <w:lang w:val="ru-RU"/>
        </w:rPr>
        <w:t xml:space="preserve">-хромосом выделяются на основе сравнений геномов особей с </w:t>
      </w:r>
      <w:r>
        <w:t>B</w:t>
      </w:r>
      <w:r w:rsidRPr="00312105">
        <w:rPr>
          <w:lang w:val="ru-RU"/>
        </w:rPr>
        <w:t xml:space="preserve">-хромосомами и без них, анализа избыточного представления повторов, частот </w:t>
      </w:r>
      <w:r>
        <w:t>k</w:t>
      </w:r>
      <w:r w:rsidRPr="00312105">
        <w:rPr>
          <w:lang w:val="ru-RU"/>
        </w:rPr>
        <w:t>-меров и кластеризации прочтений, то есть с использованием косвенных вычислительных подходов.</w:t>
      </w:r>
      <w:r w:rsidR="00C524A9" w:rsidRPr="00613D4A">
        <w:rPr>
          <w:lang w:val="ru-RU"/>
        </w:rPr>
        <w:br w:type="page"/>
      </w:r>
    </w:p>
    <w:p w14:paraId="43DD9E9C" w14:textId="68A2B232" w:rsidR="00AE2FF5" w:rsidDel="00E646FB" w:rsidRDefault="007B27BD" w:rsidP="00AE2FF5">
      <w:pPr>
        <w:pStyle w:val="Heading1"/>
        <w:rPr>
          <w:del w:id="63" w:author="Gorbunov" w:date="2026-02-09T22:16:00Z" w16du:dateUtc="2026-02-09T15:16:00Z"/>
          <w:rFonts w:cs="Times New Roman"/>
        </w:rPr>
      </w:pPr>
      <w:bookmarkStart w:id="64" w:name="_Toc217409000"/>
      <w:r w:rsidRPr="000B656B">
        <w:rPr>
          <w:rFonts w:cs="Times New Roman"/>
        </w:rPr>
        <w:lastRenderedPageBreak/>
        <w:t>МАТЕРИАЛЫ И МЕТОДЫ</w:t>
      </w:r>
      <w:bookmarkEnd w:id="64"/>
    </w:p>
    <w:p w14:paraId="37F30D94" w14:textId="4F45B2D9" w:rsidR="00E24C11" w:rsidRPr="00E24C11" w:rsidRDefault="00DF0DBC">
      <w:pPr>
        <w:pStyle w:val="Heading1"/>
        <w:pPrChange w:id="65" w:author="Gorbunov" w:date="2026-02-09T22:16:00Z" w16du:dateUtc="2026-02-09T15:16:00Z">
          <w:pPr>
            <w:pStyle w:val="Heading2"/>
          </w:pPr>
        </w:pPrChange>
      </w:pPr>
      <w:bookmarkStart w:id="66" w:name="_Toc217409001"/>
      <w:del w:id="67" w:author="Gorbunov" w:date="2026-02-09T22:16:00Z" w16du:dateUtc="2026-02-09T15:16:00Z">
        <w:r w:rsidDel="00E646FB">
          <w:delText>ДНК-библиотеки отдельных хромосом</w:delText>
        </w:r>
        <w:r w:rsidR="00E24C11" w:rsidDel="00E646FB">
          <w:delText xml:space="preserve"> </w:delText>
        </w:r>
        <w:r w:rsidR="00E24C11" w:rsidRPr="00E646FB" w:rsidDel="00E646FB">
          <w:rPr>
            <w:i/>
            <w:iCs/>
          </w:rPr>
          <w:delText>Nyctalus leisler</w:delText>
        </w:r>
        <w:r w:rsidR="00E24C11" w:rsidRPr="00E646FB" w:rsidDel="00E646FB">
          <w:rPr>
            <w:i/>
            <w:iCs/>
            <w:lang w:val="en-US"/>
          </w:rPr>
          <w:delText>i</w:delText>
        </w:r>
      </w:del>
      <w:bookmarkEnd w:id="66"/>
    </w:p>
    <w:tbl>
      <w:tblPr>
        <w:tblStyle w:val="TableGrid"/>
        <w:tblpPr w:leftFromText="180" w:rightFromText="180" w:vertAnchor="text" w:horzAnchor="margin" w:tblpY="4304"/>
        <w:tblW w:w="5228" w:type="pct"/>
        <w:tblLook w:val="04A0" w:firstRow="1" w:lastRow="0" w:firstColumn="1" w:lastColumn="0" w:noHBand="0" w:noVBand="1"/>
      </w:tblPr>
      <w:tblGrid>
        <w:gridCol w:w="1244"/>
        <w:gridCol w:w="1390"/>
        <w:gridCol w:w="682"/>
        <w:gridCol w:w="1666"/>
        <w:gridCol w:w="1615"/>
        <w:gridCol w:w="1765"/>
        <w:gridCol w:w="1757"/>
      </w:tblGrid>
      <w:tr w:rsidR="005308EF" w:rsidRPr="00E509F6" w14:paraId="05B18968" w14:textId="58B4881C" w:rsidTr="002A0DFC">
        <w:trPr>
          <w:trHeight w:val="611"/>
        </w:trPr>
        <w:tc>
          <w:tcPr>
            <w:tcW w:w="615" w:type="pct"/>
            <w:vAlign w:val="center"/>
            <w:hideMark/>
          </w:tcPr>
          <w:p w14:paraId="60F57422"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b/>
                <w:bCs/>
                <w:color w:val="000000"/>
                <w:kern w:val="0"/>
                <w:lang w:val="ru-RU" w:eastAsia="ru-RU"/>
                <w14:ligatures w14:val="none"/>
              </w:rPr>
              <w:t>Номер образца</w:t>
            </w:r>
          </w:p>
        </w:tc>
        <w:tc>
          <w:tcPr>
            <w:tcW w:w="687" w:type="pct"/>
            <w:vAlign w:val="center"/>
            <w:hideMark/>
          </w:tcPr>
          <w:p w14:paraId="4375185D"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b/>
                <w:bCs/>
                <w:color w:val="000000"/>
                <w:kern w:val="0"/>
                <w:lang w:val="ru-RU" w:eastAsia="ru-RU"/>
                <w14:ligatures w14:val="none"/>
              </w:rPr>
              <w:t>Локация</w:t>
            </w:r>
          </w:p>
        </w:tc>
        <w:tc>
          <w:tcPr>
            <w:tcW w:w="337" w:type="pct"/>
            <w:vAlign w:val="center"/>
            <w:hideMark/>
          </w:tcPr>
          <w:p w14:paraId="7E3483B8" w14:textId="1190B1CC"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b/>
                <w:bCs/>
                <w:color w:val="000000"/>
                <w:kern w:val="0"/>
                <w:lang w:val="ru-RU" w:eastAsia="ru-RU"/>
                <w14:ligatures w14:val="none"/>
              </w:rPr>
              <w:t>Пол</w:t>
            </w:r>
          </w:p>
        </w:tc>
        <w:tc>
          <w:tcPr>
            <w:tcW w:w="823" w:type="pct"/>
            <w:vAlign w:val="center"/>
            <w:hideMark/>
          </w:tcPr>
          <w:p w14:paraId="3FAE252D" w14:textId="6F8B2C50" w:rsidR="005308EF" w:rsidRPr="001C5F55" w:rsidRDefault="005308EF" w:rsidP="002A0DFC">
            <w:pPr>
              <w:spacing w:before="240" w:after="240"/>
              <w:ind w:firstLine="0"/>
              <w:jc w:val="center"/>
              <w:rPr>
                <w:rFonts w:eastAsia="Times New Roman" w:cs="Times New Roman"/>
                <w:b/>
                <w:bCs/>
                <w:color w:val="000000"/>
                <w:kern w:val="0"/>
                <w:lang w:val="ru-RU" w:eastAsia="ru-RU"/>
                <w14:ligatures w14:val="none"/>
              </w:rPr>
            </w:pPr>
            <w:r>
              <w:rPr>
                <w:rFonts w:eastAsia="Times New Roman" w:cs="Times New Roman"/>
                <w:b/>
                <w:bCs/>
                <w:color w:val="000000"/>
                <w:kern w:val="0"/>
                <w:lang w:val="ru-RU" w:eastAsia="ru-RU"/>
                <w14:ligatures w14:val="none"/>
              </w:rPr>
              <w:t xml:space="preserve">Кол-во </w:t>
            </w:r>
            <w:r>
              <w:rPr>
                <w:rFonts w:eastAsia="Times New Roman" w:cs="Times New Roman"/>
                <w:b/>
                <w:bCs/>
                <w:color w:val="000000"/>
                <w:kern w:val="0"/>
                <w:lang w:eastAsia="ru-RU"/>
                <w14:ligatures w14:val="none"/>
              </w:rPr>
              <w:t>B-</w:t>
            </w:r>
            <w:r>
              <w:rPr>
                <w:rFonts w:eastAsia="Times New Roman" w:cs="Times New Roman"/>
                <w:b/>
                <w:bCs/>
                <w:color w:val="000000"/>
                <w:kern w:val="0"/>
                <w:lang w:val="ru-RU" w:eastAsia="ru-RU"/>
                <w14:ligatures w14:val="none"/>
              </w:rPr>
              <w:t>хромосом</w:t>
            </w:r>
          </w:p>
        </w:tc>
        <w:tc>
          <w:tcPr>
            <w:tcW w:w="798" w:type="pct"/>
            <w:vAlign w:val="center"/>
            <w:hideMark/>
          </w:tcPr>
          <w:p w14:paraId="16D50871" w14:textId="7695E550" w:rsidR="005308EF" w:rsidRPr="002A0DFC" w:rsidRDefault="005308EF" w:rsidP="002A0DFC">
            <w:pPr>
              <w:spacing w:before="200" w:after="240"/>
              <w:ind w:firstLine="0"/>
              <w:jc w:val="center"/>
              <w:rPr>
                <w:rFonts w:eastAsia="Times New Roman" w:cs="Times New Roman"/>
                <w:b/>
                <w:bCs/>
                <w:color w:val="000000"/>
                <w:kern w:val="0"/>
                <w:lang w:val="ru-RU" w:eastAsia="ru-RU"/>
                <w14:ligatures w14:val="none"/>
              </w:rPr>
            </w:pPr>
            <w:r>
              <w:rPr>
                <w:rFonts w:eastAsia="Times New Roman" w:cs="Times New Roman"/>
                <w:b/>
                <w:bCs/>
                <w:color w:val="000000"/>
                <w:kern w:val="0"/>
                <w:lang w:val="ru-RU" w:eastAsia="ru-RU"/>
                <w14:ligatures w14:val="none"/>
              </w:rPr>
              <w:t>Зонды</w:t>
            </w:r>
            <w:r w:rsidR="002A0DFC">
              <w:rPr>
                <w:rFonts w:eastAsia="Times New Roman" w:cs="Times New Roman"/>
                <w:b/>
                <w:bCs/>
                <w:color w:val="000000"/>
                <w:kern w:val="0"/>
                <w:lang w:val="ru-RU" w:eastAsia="ru-RU"/>
                <w14:ligatures w14:val="none"/>
              </w:rPr>
              <w:t xml:space="preserve"> </w:t>
            </w:r>
            <w:r w:rsidRPr="009843AF">
              <w:rPr>
                <w:rFonts w:eastAsia="Times New Roman" w:cs="Times New Roman"/>
                <w:b/>
                <w:bCs/>
                <w:color w:val="000000"/>
                <w:kern w:val="0"/>
                <w:lang w:val="ru-RU" w:eastAsia="ru-RU"/>
                <w14:ligatures w14:val="none"/>
              </w:rPr>
              <w:t>B-хромосом</w:t>
            </w:r>
          </w:p>
        </w:tc>
        <w:tc>
          <w:tcPr>
            <w:tcW w:w="872" w:type="pct"/>
            <w:vAlign w:val="center"/>
          </w:tcPr>
          <w:p w14:paraId="2F6445C8" w14:textId="50DC330D" w:rsidR="005308EF" w:rsidRDefault="005308EF" w:rsidP="002A0DFC">
            <w:pPr>
              <w:spacing w:before="200" w:after="240"/>
              <w:ind w:firstLine="0"/>
              <w:jc w:val="center"/>
              <w:rPr>
                <w:rFonts w:eastAsia="Times New Roman" w:cs="Times New Roman"/>
                <w:b/>
                <w:bCs/>
                <w:color w:val="000000"/>
                <w:kern w:val="0"/>
                <w:lang w:val="ru-RU" w:eastAsia="ru-RU"/>
                <w14:ligatures w14:val="none"/>
              </w:rPr>
            </w:pPr>
            <w:r w:rsidRPr="005308EF">
              <w:rPr>
                <w:rFonts w:eastAsia="Times New Roman" w:cs="Times New Roman"/>
                <w:b/>
                <w:bCs/>
                <w:color w:val="000000"/>
                <w:kern w:val="0"/>
                <w:lang w:val="ru-RU" w:eastAsia="ru-RU"/>
                <w14:ligatures w14:val="none"/>
              </w:rPr>
              <w:t>Зонд</w:t>
            </w:r>
            <w:r w:rsidR="002A0DFC">
              <w:rPr>
                <w:rFonts w:eastAsia="Times New Roman" w:cs="Times New Roman"/>
                <w:b/>
                <w:bCs/>
                <w:color w:val="000000"/>
                <w:kern w:val="0"/>
                <w:lang w:val="ru-RU" w:eastAsia="ru-RU"/>
                <w14:ligatures w14:val="none"/>
              </w:rPr>
              <w:t xml:space="preserve"> </w:t>
            </w:r>
            <w:r w:rsidRPr="005308EF">
              <w:rPr>
                <w:rFonts w:eastAsia="Times New Roman" w:cs="Times New Roman"/>
                <w:b/>
                <w:bCs/>
                <w:color w:val="000000"/>
                <w:kern w:val="0"/>
                <w:lang w:val="ru-RU" w:eastAsia="ru-RU"/>
                <w14:ligatures w14:val="none"/>
              </w:rPr>
              <w:t>Y-хромосомы</w:t>
            </w:r>
          </w:p>
        </w:tc>
        <w:tc>
          <w:tcPr>
            <w:tcW w:w="868" w:type="pct"/>
            <w:vAlign w:val="center"/>
          </w:tcPr>
          <w:p w14:paraId="20D68F23" w14:textId="404F4AB7" w:rsidR="005308EF" w:rsidRPr="005308EF" w:rsidRDefault="005308EF" w:rsidP="00DE11AE">
            <w:pPr>
              <w:spacing w:before="200" w:after="240"/>
              <w:ind w:firstLine="0"/>
              <w:jc w:val="center"/>
              <w:rPr>
                <w:rFonts w:eastAsia="Times New Roman" w:cs="Times New Roman"/>
                <w:b/>
                <w:bCs/>
                <w:color w:val="000000"/>
                <w:kern w:val="0"/>
                <w:lang w:val="ru-RU" w:eastAsia="ru-RU"/>
                <w14:ligatures w14:val="none"/>
              </w:rPr>
            </w:pPr>
            <w:r w:rsidRPr="005308EF">
              <w:rPr>
                <w:rFonts w:eastAsia="Times New Roman" w:cs="Times New Roman"/>
                <w:b/>
                <w:bCs/>
                <w:color w:val="000000"/>
                <w:kern w:val="0"/>
                <w:lang w:val="ru-RU" w:eastAsia="ru-RU"/>
                <w14:ligatures w14:val="none"/>
              </w:rPr>
              <w:t>Зонд</w:t>
            </w:r>
            <w:r w:rsidR="002A0DFC">
              <w:rPr>
                <w:rFonts w:eastAsia="Times New Roman" w:cs="Times New Roman"/>
                <w:b/>
                <w:bCs/>
                <w:color w:val="000000"/>
                <w:kern w:val="0"/>
                <w:lang w:val="ru-RU" w:eastAsia="ru-RU"/>
                <w14:ligatures w14:val="none"/>
              </w:rPr>
              <w:t xml:space="preserve"> </w:t>
            </w:r>
            <w:r w:rsidRPr="005308EF">
              <w:rPr>
                <w:rFonts w:eastAsia="Times New Roman" w:cs="Times New Roman"/>
                <w:b/>
                <w:bCs/>
                <w:color w:val="000000"/>
                <w:kern w:val="0"/>
                <w:lang w:val="ru-RU" w:eastAsia="ru-RU"/>
                <w14:ligatures w14:val="none"/>
              </w:rPr>
              <w:t>аутосомы 21</w:t>
            </w:r>
          </w:p>
        </w:tc>
      </w:tr>
      <w:tr w:rsidR="005308EF" w:rsidRPr="00E509F6" w14:paraId="50A2FD1D" w14:textId="623DF9F2" w:rsidTr="002A0DFC">
        <w:trPr>
          <w:trHeight w:val="735"/>
        </w:trPr>
        <w:tc>
          <w:tcPr>
            <w:tcW w:w="615" w:type="pct"/>
            <w:vAlign w:val="center"/>
            <w:hideMark/>
          </w:tcPr>
          <w:p w14:paraId="06F110A9"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b/>
                <w:bCs/>
                <w:color w:val="000000"/>
                <w:kern w:val="0"/>
                <w:lang w:val="ru-RU" w:eastAsia="ru-RU"/>
                <w14:ligatures w14:val="none"/>
              </w:rPr>
              <w:t>4390 (3m)</w:t>
            </w:r>
          </w:p>
        </w:tc>
        <w:tc>
          <w:tcPr>
            <w:tcW w:w="687" w:type="pct"/>
            <w:vAlign w:val="center"/>
            <w:hideMark/>
          </w:tcPr>
          <w:p w14:paraId="6918C782"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color w:val="000000"/>
                <w:kern w:val="0"/>
                <w:lang w:val="ru-RU" w:eastAsia="ru-RU"/>
                <w14:ligatures w14:val="none"/>
              </w:rPr>
              <w:t>Злот</w:t>
            </w:r>
          </w:p>
        </w:tc>
        <w:tc>
          <w:tcPr>
            <w:tcW w:w="337" w:type="pct"/>
            <w:vAlign w:val="center"/>
            <w:hideMark/>
          </w:tcPr>
          <w:p w14:paraId="76AAB531" w14:textId="128F5419"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color w:val="000000"/>
                <w:kern w:val="0"/>
                <w:lang w:val="ru-RU" w:eastAsia="ru-RU"/>
                <w14:ligatures w14:val="none"/>
              </w:rPr>
              <w:t>м</w:t>
            </w:r>
          </w:p>
        </w:tc>
        <w:tc>
          <w:tcPr>
            <w:tcW w:w="823" w:type="pct"/>
            <w:vAlign w:val="center"/>
            <w:hideMark/>
          </w:tcPr>
          <w:p w14:paraId="0DF61962"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color w:val="000000"/>
                <w:kern w:val="0"/>
                <w:lang w:val="ru-RU" w:eastAsia="ru-RU"/>
                <w14:ligatures w14:val="none"/>
              </w:rPr>
              <w:t>4</w:t>
            </w:r>
          </w:p>
        </w:tc>
        <w:tc>
          <w:tcPr>
            <w:tcW w:w="798" w:type="pct"/>
            <w:vAlign w:val="center"/>
            <w:hideMark/>
          </w:tcPr>
          <w:p w14:paraId="35386C64"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color w:val="000000"/>
                <w:kern w:val="0"/>
                <w:lang w:val="ru-RU" w:eastAsia="ru-RU"/>
                <w14:ligatures w14:val="none"/>
              </w:rPr>
              <w:t>3Ba, 3Bb, 3Bc, 3Bd</w:t>
            </w:r>
          </w:p>
        </w:tc>
        <w:tc>
          <w:tcPr>
            <w:tcW w:w="872" w:type="pct"/>
            <w:vAlign w:val="center"/>
          </w:tcPr>
          <w:p w14:paraId="0BDBB871" w14:textId="42AB24B4" w:rsidR="005308EF" w:rsidRPr="00E509F6" w:rsidRDefault="005308EF" w:rsidP="00DE11AE">
            <w:pPr>
              <w:spacing w:before="240" w:after="240"/>
              <w:ind w:firstLine="0"/>
              <w:jc w:val="center"/>
              <w:rPr>
                <w:rFonts w:eastAsia="Times New Roman" w:cs="Times New Roman"/>
                <w:color w:val="000000"/>
                <w:kern w:val="0"/>
                <w:lang w:val="ru-RU" w:eastAsia="ru-RU"/>
                <w14:ligatures w14:val="none"/>
              </w:rPr>
            </w:pPr>
            <w:r w:rsidRPr="005308EF">
              <w:rPr>
                <w:rFonts w:eastAsia="Times New Roman" w:cs="Times New Roman"/>
                <w:color w:val="000000"/>
                <w:kern w:val="0"/>
                <w:lang w:val="ru-RU" w:eastAsia="ru-RU"/>
                <w14:ligatures w14:val="none"/>
              </w:rPr>
              <w:t>3m1</w:t>
            </w:r>
          </w:p>
        </w:tc>
        <w:tc>
          <w:tcPr>
            <w:tcW w:w="868" w:type="pct"/>
            <w:vAlign w:val="center"/>
          </w:tcPr>
          <w:p w14:paraId="7EAA96A5" w14:textId="0950ABBE" w:rsidR="005308EF" w:rsidRPr="00E509F6" w:rsidRDefault="005308EF" w:rsidP="00DE11AE">
            <w:pPr>
              <w:spacing w:before="240" w:after="240"/>
              <w:ind w:firstLine="0"/>
              <w:jc w:val="center"/>
              <w:rPr>
                <w:rFonts w:eastAsia="Times New Roman" w:cs="Times New Roman"/>
                <w:color w:val="000000"/>
                <w:kern w:val="0"/>
                <w:lang w:val="ru-RU" w:eastAsia="ru-RU"/>
                <w14:ligatures w14:val="none"/>
              </w:rPr>
            </w:pPr>
            <w:r w:rsidRPr="005308EF">
              <w:rPr>
                <w:rFonts w:eastAsia="Times New Roman" w:cs="Times New Roman"/>
                <w:color w:val="000000"/>
                <w:kern w:val="0"/>
                <w:lang w:val="ru-RU" w:eastAsia="ru-RU"/>
                <w14:ligatures w14:val="none"/>
              </w:rPr>
              <w:t>3m</w:t>
            </w:r>
            <w:r>
              <w:rPr>
                <w:rFonts w:eastAsia="Times New Roman" w:cs="Times New Roman"/>
                <w:color w:val="000000"/>
                <w:kern w:val="0"/>
                <w:lang w:val="ru-RU" w:eastAsia="ru-RU"/>
                <w14:ligatures w14:val="none"/>
              </w:rPr>
              <w:t>2</w:t>
            </w:r>
          </w:p>
        </w:tc>
      </w:tr>
      <w:tr w:rsidR="005308EF" w:rsidRPr="00E509F6" w14:paraId="2512D30B" w14:textId="7162410F" w:rsidTr="002A0DFC">
        <w:trPr>
          <w:trHeight w:val="735"/>
        </w:trPr>
        <w:tc>
          <w:tcPr>
            <w:tcW w:w="615" w:type="pct"/>
            <w:vAlign w:val="center"/>
            <w:hideMark/>
          </w:tcPr>
          <w:p w14:paraId="17D511A3"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b/>
                <w:bCs/>
                <w:color w:val="000000"/>
                <w:kern w:val="0"/>
                <w:lang w:val="ru-RU" w:eastAsia="ru-RU"/>
                <w14:ligatures w14:val="none"/>
              </w:rPr>
              <w:t>B07271 (4m)</w:t>
            </w:r>
          </w:p>
        </w:tc>
        <w:tc>
          <w:tcPr>
            <w:tcW w:w="687" w:type="pct"/>
            <w:vAlign w:val="center"/>
            <w:hideMark/>
          </w:tcPr>
          <w:p w14:paraId="6412545B"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color w:val="000000"/>
                <w:kern w:val="0"/>
                <w:lang w:val="ru-RU" w:eastAsia="ru-RU"/>
                <w14:ligatures w14:val="none"/>
              </w:rPr>
              <w:t>Сопотница</w:t>
            </w:r>
          </w:p>
        </w:tc>
        <w:tc>
          <w:tcPr>
            <w:tcW w:w="337" w:type="pct"/>
            <w:vAlign w:val="center"/>
            <w:hideMark/>
          </w:tcPr>
          <w:p w14:paraId="2E3B2577" w14:textId="72214BC5"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color w:val="000000"/>
                <w:kern w:val="0"/>
                <w:lang w:val="ru-RU" w:eastAsia="ru-RU"/>
                <w14:ligatures w14:val="none"/>
              </w:rPr>
              <w:t>м</w:t>
            </w:r>
          </w:p>
        </w:tc>
        <w:tc>
          <w:tcPr>
            <w:tcW w:w="823" w:type="pct"/>
            <w:vAlign w:val="center"/>
            <w:hideMark/>
          </w:tcPr>
          <w:p w14:paraId="2E190A1E"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color w:val="000000"/>
                <w:kern w:val="0"/>
                <w:lang w:val="ru-RU" w:eastAsia="ru-RU"/>
                <w14:ligatures w14:val="none"/>
              </w:rPr>
              <w:t>1</w:t>
            </w:r>
          </w:p>
        </w:tc>
        <w:tc>
          <w:tcPr>
            <w:tcW w:w="798" w:type="pct"/>
            <w:vAlign w:val="center"/>
            <w:hideMark/>
          </w:tcPr>
          <w:p w14:paraId="11A5EA1B"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color w:val="000000"/>
                <w:kern w:val="0"/>
                <w:lang w:val="ru-RU" w:eastAsia="ru-RU"/>
                <w14:ligatures w14:val="none"/>
              </w:rPr>
              <w:t>4B</w:t>
            </w:r>
          </w:p>
        </w:tc>
        <w:tc>
          <w:tcPr>
            <w:tcW w:w="872" w:type="pct"/>
            <w:vAlign w:val="center"/>
          </w:tcPr>
          <w:p w14:paraId="2B2C691E" w14:textId="76D94BDF" w:rsidR="005308EF" w:rsidRPr="00E509F6" w:rsidRDefault="005308EF" w:rsidP="00DE11AE">
            <w:pPr>
              <w:spacing w:before="240" w:after="240"/>
              <w:ind w:firstLine="0"/>
              <w:jc w:val="center"/>
              <w:rPr>
                <w:rFonts w:eastAsia="Times New Roman" w:cs="Times New Roman"/>
                <w:color w:val="000000"/>
                <w:kern w:val="0"/>
                <w:lang w:val="ru-RU" w:eastAsia="ru-RU"/>
                <w14:ligatures w14:val="none"/>
              </w:rPr>
            </w:pPr>
            <w:r>
              <w:rPr>
                <w:rFonts w:eastAsia="Times New Roman" w:cs="Times New Roman"/>
                <w:color w:val="000000"/>
                <w:kern w:val="0"/>
                <w:lang w:val="ru-RU" w:eastAsia="ru-RU"/>
                <w14:ligatures w14:val="none"/>
              </w:rPr>
              <w:t>–</w:t>
            </w:r>
          </w:p>
        </w:tc>
        <w:tc>
          <w:tcPr>
            <w:tcW w:w="868" w:type="pct"/>
            <w:vAlign w:val="center"/>
          </w:tcPr>
          <w:p w14:paraId="6166C5B9" w14:textId="09409E87" w:rsidR="005308EF" w:rsidRPr="00E509F6" w:rsidRDefault="005308EF" w:rsidP="00DE11AE">
            <w:pPr>
              <w:spacing w:before="240" w:after="240"/>
              <w:ind w:firstLine="0"/>
              <w:jc w:val="center"/>
              <w:rPr>
                <w:rFonts w:eastAsia="Times New Roman" w:cs="Times New Roman"/>
                <w:color w:val="000000"/>
                <w:kern w:val="0"/>
                <w:lang w:val="ru-RU" w:eastAsia="ru-RU"/>
                <w14:ligatures w14:val="none"/>
              </w:rPr>
            </w:pPr>
            <w:r>
              <w:rPr>
                <w:rFonts w:eastAsia="Times New Roman" w:cs="Times New Roman"/>
                <w:color w:val="000000"/>
                <w:kern w:val="0"/>
                <w:lang w:val="ru-RU" w:eastAsia="ru-RU"/>
                <w14:ligatures w14:val="none"/>
              </w:rPr>
              <w:t>–</w:t>
            </w:r>
          </w:p>
        </w:tc>
      </w:tr>
      <w:tr w:rsidR="005308EF" w:rsidRPr="00E509F6" w14:paraId="10D61CFC" w14:textId="3EBC2BFD" w:rsidTr="002A0DFC">
        <w:trPr>
          <w:trHeight w:val="735"/>
        </w:trPr>
        <w:tc>
          <w:tcPr>
            <w:tcW w:w="615" w:type="pct"/>
            <w:vAlign w:val="center"/>
            <w:hideMark/>
          </w:tcPr>
          <w:p w14:paraId="5E37208A"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b/>
                <w:bCs/>
                <w:color w:val="000000"/>
                <w:kern w:val="0"/>
                <w:lang w:val="ru-RU" w:eastAsia="ru-RU"/>
                <w14:ligatures w14:val="none"/>
              </w:rPr>
              <w:t>B06431 (5f)</w:t>
            </w:r>
          </w:p>
        </w:tc>
        <w:tc>
          <w:tcPr>
            <w:tcW w:w="687" w:type="pct"/>
            <w:vAlign w:val="center"/>
            <w:hideMark/>
          </w:tcPr>
          <w:p w14:paraId="03E83C48"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color w:val="000000"/>
                <w:kern w:val="0"/>
                <w:lang w:val="ru-RU" w:eastAsia="ru-RU"/>
                <w14:ligatures w14:val="none"/>
              </w:rPr>
              <w:t>Белград</w:t>
            </w:r>
          </w:p>
        </w:tc>
        <w:tc>
          <w:tcPr>
            <w:tcW w:w="337" w:type="pct"/>
            <w:vAlign w:val="center"/>
            <w:hideMark/>
          </w:tcPr>
          <w:p w14:paraId="7F5D4A14" w14:textId="6FCF0072" w:rsidR="005308EF" w:rsidRPr="00E509F6" w:rsidRDefault="005308EF" w:rsidP="00DE11AE">
            <w:pPr>
              <w:spacing w:before="240" w:after="240"/>
              <w:ind w:firstLine="0"/>
              <w:jc w:val="center"/>
              <w:rPr>
                <w:rFonts w:eastAsia="Times New Roman" w:cs="Times New Roman"/>
                <w:kern w:val="0"/>
                <w:lang w:val="ru-RU" w:eastAsia="ru-RU"/>
                <w14:ligatures w14:val="none"/>
              </w:rPr>
            </w:pPr>
            <w:r>
              <w:rPr>
                <w:rFonts w:eastAsia="Times New Roman" w:cs="Times New Roman"/>
                <w:color w:val="000000"/>
                <w:kern w:val="0"/>
                <w:lang w:val="ru-RU" w:eastAsia="ru-RU"/>
                <w14:ligatures w14:val="none"/>
              </w:rPr>
              <w:t>ж</w:t>
            </w:r>
          </w:p>
        </w:tc>
        <w:tc>
          <w:tcPr>
            <w:tcW w:w="823" w:type="pct"/>
            <w:vAlign w:val="center"/>
            <w:hideMark/>
          </w:tcPr>
          <w:p w14:paraId="38EFDCC0" w14:textId="77777777" w:rsidR="005308EF" w:rsidRPr="00E509F6" w:rsidRDefault="005308EF" w:rsidP="00DE11AE">
            <w:pPr>
              <w:spacing w:before="240" w:after="240"/>
              <w:ind w:firstLine="0"/>
              <w:jc w:val="center"/>
              <w:rPr>
                <w:rFonts w:eastAsia="Times New Roman" w:cs="Times New Roman"/>
                <w:kern w:val="0"/>
                <w:lang w:val="ru-RU" w:eastAsia="ru-RU"/>
                <w14:ligatures w14:val="none"/>
              </w:rPr>
            </w:pPr>
            <w:r w:rsidRPr="00E509F6">
              <w:rPr>
                <w:rFonts w:eastAsia="Times New Roman" w:cs="Times New Roman"/>
                <w:color w:val="000000"/>
                <w:kern w:val="0"/>
                <w:lang w:val="ru-RU" w:eastAsia="ru-RU"/>
                <w14:ligatures w14:val="none"/>
              </w:rPr>
              <w:t>2</w:t>
            </w:r>
          </w:p>
        </w:tc>
        <w:tc>
          <w:tcPr>
            <w:tcW w:w="798" w:type="pct"/>
            <w:vAlign w:val="center"/>
            <w:hideMark/>
          </w:tcPr>
          <w:p w14:paraId="64F47269" w14:textId="77777777" w:rsidR="005308EF" w:rsidRPr="00E509F6" w:rsidRDefault="005308EF" w:rsidP="00DE11AE">
            <w:pPr>
              <w:keepNext/>
              <w:spacing w:before="240" w:after="240"/>
              <w:ind w:firstLine="0"/>
              <w:jc w:val="center"/>
              <w:rPr>
                <w:rFonts w:eastAsia="Times New Roman" w:cs="Times New Roman"/>
                <w:kern w:val="0"/>
                <w:lang w:val="ru-RU" w:eastAsia="ru-RU"/>
                <w14:ligatures w14:val="none"/>
              </w:rPr>
            </w:pPr>
            <w:r w:rsidRPr="00E509F6">
              <w:rPr>
                <w:rFonts w:eastAsia="Times New Roman" w:cs="Times New Roman"/>
                <w:color w:val="000000"/>
                <w:kern w:val="0"/>
                <w:lang w:val="ru-RU" w:eastAsia="ru-RU"/>
                <w14:ligatures w14:val="none"/>
              </w:rPr>
              <w:t>5Ba, 5Bb</w:t>
            </w:r>
          </w:p>
        </w:tc>
        <w:tc>
          <w:tcPr>
            <w:tcW w:w="872" w:type="pct"/>
            <w:vAlign w:val="center"/>
          </w:tcPr>
          <w:p w14:paraId="0A316A1A" w14:textId="0F0E65E8" w:rsidR="005308EF" w:rsidRPr="00E509F6" w:rsidRDefault="005308EF" w:rsidP="00DE11AE">
            <w:pPr>
              <w:keepNext/>
              <w:spacing w:before="240" w:after="240"/>
              <w:ind w:firstLine="0"/>
              <w:jc w:val="center"/>
              <w:rPr>
                <w:rFonts w:eastAsia="Times New Roman" w:cs="Times New Roman"/>
                <w:color w:val="000000"/>
                <w:kern w:val="0"/>
                <w:lang w:val="ru-RU" w:eastAsia="ru-RU"/>
                <w14:ligatures w14:val="none"/>
              </w:rPr>
            </w:pPr>
            <w:r>
              <w:rPr>
                <w:rFonts w:eastAsia="Times New Roman" w:cs="Times New Roman"/>
                <w:color w:val="000000"/>
                <w:kern w:val="0"/>
                <w:lang w:val="ru-RU" w:eastAsia="ru-RU"/>
                <w14:ligatures w14:val="none"/>
              </w:rPr>
              <w:t>–</w:t>
            </w:r>
          </w:p>
        </w:tc>
        <w:tc>
          <w:tcPr>
            <w:tcW w:w="868" w:type="pct"/>
            <w:vAlign w:val="center"/>
          </w:tcPr>
          <w:p w14:paraId="53F06452" w14:textId="366825FC" w:rsidR="005308EF" w:rsidRPr="00E509F6" w:rsidRDefault="005308EF" w:rsidP="00DE11AE">
            <w:pPr>
              <w:keepNext/>
              <w:spacing w:before="240" w:after="240"/>
              <w:ind w:firstLine="0"/>
              <w:jc w:val="center"/>
              <w:rPr>
                <w:rFonts w:eastAsia="Times New Roman" w:cs="Times New Roman"/>
                <w:color w:val="000000"/>
                <w:kern w:val="0"/>
                <w:lang w:val="ru-RU" w:eastAsia="ru-RU"/>
                <w14:ligatures w14:val="none"/>
              </w:rPr>
            </w:pPr>
            <w:r>
              <w:rPr>
                <w:rFonts w:eastAsia="Times New Roman" w:cs="Times New Roman"/>
                <w:color w:val="000000"/>
                <w:kern w:val="0"/>
                <w:lang w:val="ru-RU" w:eastAsia="ru-RU"/>
                <w14:ligatures w14:val="none"/>
              </w:rPr>
              <w:t>–</w:t>
            </w:r>
          </w:p>
        </w:tc>
      </w:tr>
    </w:tbl>
    <w:p w14:paraId="0CA2CB5D" w14:textId="52D9E8EA" w:rsidR="00E509F6" w:rsidRDefault="00DF0DBC" w:rsidP="009843AF">
      <w:pPr>
        <w:rPr>
          <w:lang w:val="ru-RU"/>
        </w:rPr>
      </w:pPr>
      <w:r>
        <w:rPr>
          <w:lang w:val="ru-RU"/>
        </w:rPr>
        <w:t xml:space="preserve">В работе использовали материалы </w:t>
      </w:r>
      <w:r w:rsidRPr="00AE2FF5">
        <w:rPr>
          <w:lang w:val="ru-RU"/>
        </w:rPr>
        <w:t>дв</w:t>
      </w:r>
      <w:r>
        <w:rPr>
          <w:lang w:val="ru-RU"/>
        </w:rPr>
        <w:t>ух</w:t>
      </w:r>
      <w:r w:rsidRPr="00AE2FF5">
        <w:rPr>
          <w:lang w:val="ru-RU"/>
        </w:rPr>
        <w:t xml:space="preserve"> самцов и одн</w:t>
      </w:r>
      <w:r>
        <w:rPr>
          <w:lang w:val="ru-RU"/>
        </w:rPr>
        <w:t>ой</w:t>
      </w:r>
      <w:r w:rsidRPr="00AE2FF5">
        <w:rPr>
          <w:lang w:val="ru-RU"/>
        </w:rPr>
        <w:t xml:space="preserve"> самк</w:t>
      </w:r>
      <w:r>
        <w:rPr>
          <w:lang w:val="ru-RU"/>
        </w:rPr>
        <w:t>и</w:t>
      </w:r>
      <w:r w:rsidRPr="00AE2FF5">
        <w:rPr>
          <w:lang w:val="ru-RU"/>
        </w:rPr>
        <w:t xml:space="preserve"> </w:t>
      </w:r>
      <w:r>
        <w:rPr>
          <w:i/>
          <w:iCs/>
        </w:rPr>
        <w:t>N</w:t>
      </w:r>
      <w:r w:rsidRPr="0006761E">
        <w:rPr>
          <w:i/>
          <w:iCs/>
          <w:lang w:val="ru-RU"/>
        </w:rPr>
        <w:t>.</w:t>
      </w:r>
      <w:r w:rsidRPr="00AE2FF5">
        <w:rPr>
          <w:i/>
          <w:iCs/>
          <w:lang w:val="ru-RU"/>
        </w:rPr>
        <w:t xml:space="preserve"> leisleri</w:t>
      </w:r>
      <w:r>
        <w:rPr>
          <w:i/>
          <w:lang w:val="ru-RU"/>
        </w:rPr>
        <w:t>,</w:t>
      </w:r>
      <w:r w:rsidRPr="002042D4">
        <w:rPr>
          <w:i/>
          <w:lang w:val="ru-RU"/>
        </w:rPr>
        <w:t xml:space="preserve"> </w:t>
      </w:r>
      <w:r w:rsidR="00AE2FF5" w:rsidRPr="00AE2FF5">
        <w:rPr>
          <w:lang w:val="ru-RU"/>
        </w:rPr>
        <w:t>отловлен</w:t>
      </w:r>
      <w:r>
        <w:rPr>
          <w:lang w:val="ru-RU"/>
        </w:rPr>
        <w:t>н</w:t>
      </w:r>
      <w:r w:rsidR="00AE2FF5" w:rsidRPr="00AE2FF5">
        <w:rPr>
          <w:lang w:val="ru-RU"/>
        </w:rPr>
        <w:t>ы</w:t>
      </w:r>
      <w:r w:rsidR="00E509F6">
        <w:rPr>
          <w:lang w:val="ru-RU"/>
        </w:rPr>
        <w:t>х</w:t>
      </w:r>
      <w:r w:rsidR="00AE2FF5" w:rsidRPr="00AE2FF5">
        <w:rPr>
          <w:lang w:val="ru-RU"/>
        </w:rPr>
        <w:t xml:space="preserve"> в трёх </w:t>
      </w:r>
      <w:r w:rsidR="00AE2FF5">
        <w:rPr>
          <w:lang w:val="ru-RU"/>
        </w:rPr>
        <w:t>локациях</w:t>
      </w:r>
      <w:r w:rsidR="00AE2FF5" w:rsidRPr="00AE2FF5">
        <w:rPr>
          <w:lang w:val="ru-RU"/>
        </w:rPr>
        <w:t xml:space="preserve"> на территории Сербии: в Белграде (Центральная Сербия) 18.05.2023, в Злоте (Восточная Сербия) 01.09.2020 и в Сопотнице (Юго-Западная Сербия) 19.07.2022. Все отловленные особи были определены до видового уровня в соответствии с </w:t>
      </w:r>
      <w:r w:rsidR="00BC3DBC">
        <w:rPr>
          <w:lang w:val="ru-RU"/>
        </w:rPr>
        <w:t xml:space="preserve">приведённым </w:t>
      </w:r>
      <w:r w:rsidR="00AE2FF5" w:rsidRPr="00AE2FF5">
        <w:rPr>
          <w:lang w:val="ru-RU"/>
        </w:rPr>
        <w:t xml:space="preserve">руководством </w:t>
      </w:r>
      <w:sdt>
        <w:sdtPr>
          <w:rPr>
            <w:rFonts w:cs="Times New Roman"/>
            <w:color w:val="000000"/>
          </w:rPr>
          <w:tag w:val="MENDELEY_CITATION_v3_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"/>
          <w:id w:val="-1116682372"/>
          <w:placeholder>
            <w:docPart w:val="DefaultPlaceholder_-1854013440"/>
          </w:placeholder>
        </w:sdtPr>
        <w:sdtContent>
          <w:r w:rsidR="00FF2667" w:rsidRPr="00FF2667">
            <w:rPr>
              <w:rFonts w:cs="Times New Roman"/>
              <w:color w:val="000000"/>
              <w:lang w:val="ru-RU"/>
            </w:rPr>
            <w:t>[38]</w:t>
          </w:r>
        </w:sdtContent>
      </w:sdt>
      <w:r w:rsidR="00956211">
        <w:rPr>
          <w:lang w:val="ru-RU"/>
        </w:rPr>
        <w:t>.</w:t>
      </w:r>
      <w:r>
        <w:rPr>
          <w:lang w:val="ru-RU"/>
        </w:rPr>
        <w:t xml:space="preserve"> </w:t>
      </w:r>
      <w:r w:rsidR="00E509F6">
        <w:rPr>
          <w:lang w:val="ru-RU"/>
        </w:rPr>
        <w:t xml:space="preserve">Получение культур клеток, приготовление суспензий фиксированных метафазных клеток и кариотипирование осуществлялось сотрудниками </w:t>
      </w:r>
      <w:r w:rsidR="00E509F6" w:rsidRPr="00E509F6">
        <w:rPr>
          <w:lang w:val="ru-RU"/>
        </w:rPr>
        <w:t>Отдел</w:t>
      </w:r>
      <w:r w:rsidR="00E509F6">
        <w:rPr>
          <w:lang w:val="ru-RU"/>
        </w:rPr>
        <w:t>а</w:t>
      </w:r>
      <w:r w:rsidR="00E509F6" w:rsidRPr="00E509F6">
        <w:rPr>
          <w:lang w:val="ru-RU"/>
        </w:rPr>
        <w:t xml:space="preserve"> генетических исследований, Институт биологических исследований «Синиша Станкович» – Национальный институт Республики Сербия, Белградский университет</w:t>
      </w:r>
      <w:r w:rsidR="00E509F6">
        <w:rPr>
          <w:lang w:val="ru-RU"/>
        </w:rPr>
        <w:t xml:space="preserve">, </w:t>
      </w:r>
      <w:r w:rsidR="00E509F6" w:rsidRPr="00E509F6">
        <w:rPr>
          <w:lang w:val="ru-RU"/>
        </w:rPr>
        <w:t>Белград, Сербия</w:t>
      </w:r>
      <w:r w:rsidR="00E509F6">
        <w:rPr>
          <w:lang w:val="ru-RU"/>
        </w:rPr>
        <w:t>. Список</w:t>
      </w:r>
      <w:r w:rsidR="00E509F6" w:rsidRPr="00613D4A">
        <w:rPr>
          <w:lang w:val="ru-RU"/>
        </w:rPr>
        <w:t xml:space="preserve"> </w:t>
      </w:r>
      <w:r w:rsidR="00E509F6">
        <w:rPr>
          <w:lang w:val="ru-RU"/>
        </w:rPr>
        <w:t>особей</w:t>
      </w:r>
      <w:r w:rsidR="00E509F6" w:rsidRPr="00613D4A">
        <w:rPr>
          <w:lang w:val="ru-RU"/>
        </w:rPr>
        <w:t xml:space="preserve"> </w:t>
      </w:r>
      <w:r w:rsidR="00E509F6">
        <w:rPr>
          <w:lang w:val="ru-RU"/>
        </w:rPr>
        <w:t>представлен</w:t>
      </w:r>
      <w:r w:rsidR="00E509F6" w:rsidRPr="00613D4A">
        <w:rPr>
          <w:lang w:val="ru-RU"/>
        </w:rPr>
        <w:t xml:space="preserve"> </w:t>
      </w:r>
      <w:r w:rsidR="00E509F6">
        <w:rPr>
          <w:lang w:val="ru-RU"/>
        </w:rPr>
        <w:t>в</w:t>
      </w:r>
      <w:r w:rsidR="00E509F6" w:rsidRPr="00613D4A">
        <w:rPr>
          <w:lang w:val="ru-RU"/>
        </w:rPr>
        <w:t xml:space="preserve"> </w:t>
      </w:r>
      <w:r w:rsidR="00E509F6">
        <w:rPr>
          <w:lang w:val="ru-RU"/>
        </w:rPr>
        <w:t>Таблице</w:t>
      </w:r>
      <w:r w:rsidR="00E509F6" w:rsidRPr="00613D4A">
        <w:rPr>
          <w:lang w:val="ru-RU"/>
        </w:rPr>
        <w:t xml:space="preserve"> 1.</w:t>
      </w:r>
    </w:p>
    <w:p w14:paraId="365A8D8C" w14:textId="5F5EC10C" w:rsidR="00613D4A" w:rsidRPr="00C52325" w:rsidRDefault="00613D4A" w:rsidP="00613D4A">
      <w:pPr>
        <w:pStyle w:val="Caption"/>
        <w:ind w:firstLine="0"/>
        <w:jc w:val="left"/>
        <w:rPr>
          <w:i w:val="0"/>
          <w:iCs w:val="0"/>
          <w:color w:val="000000" w:themeColor="text1"/>
          <w:sz w:val="24"/>
          <w:szCs w:val="24"/>
          <w:lang w:val="ru-RU"/>
        </w:rPr>
      </w:pPr>
      <w:r w:rsidRPr="00C52325">
        <w:rPr>
          <w:i w:val="0"/>
          <w:iCs w:val="0"/>
          <w:color w:val="000000" w:themeColor="text1"/>
          <w:sz w:val="24"/>
          <w:szCs w:val="24"/>
          <w:lang w:val="ru-RU"/>
        </w:rPr>
        <w:t xml:space="preserve">Таблица </w:t>
      </w:r>
      <w:r w:rsidRPr="00C52325">
        <w:rPr>
          <w:i w:val="0"/>
          <w:iCs w:val="0"/>
          <w:color w:val="000000" w:themeColor="text1"/>
          <w:sz w:val="24"/>
          <w:szCs w:val="24"/>
        </w:rPr>
        <w:fldChar w:fldCharType="begin"/>
      </w:r>
      <w:r w:rsidRPr="00C52325">
        <w:rPr>
          <w:i w:val="0"/>
          <w:iCs w:val="0"/>
          <w:color w:val="000000" w:themeColor="text1"/>
          <w:sz w:val="24"/>
          <w:szCs w:val="24"/>
          <w:lang w:val="ru-RU"/>
        </w:rPr>
        <w:instrText xml:space="preserve"> </w:instrText>
      </w:r>
      <w:r w:rsidRPr="00C52325">
        <w:rPr>
          <w:i w:val="0"/>
          <w:iCs w:val="0"/>
          <w:color w:val="000000" w:themeColor="text1"/>
          <w:sz w:val="24"/>
          <w:szCs w:val="24"/>
        </w:rPr>
        <w:instrText>SEQ</w:instrText>
      </w:r>
      <w:r w:rsidRPr="00C52325">
        <w:rPr>
          <w:i w:val="0"/>
          <w:iCs w:val="0"/>
          <w:color w:val="000000" w:themeColor="text1"/>
          <w:sz w:val="24"/>
          <w:szCs w:val="24"/>
          <w:lang w:val="ru-RU"/>
        </w:rPr>
        <w:instrText xml:space="preserve"> Таблица \* </w:instrText>
      </w:r>
      <w:r w:rsidRPr="00C52325">
        <w:rPr>
          <w:i w:val="0"/>
          <w:iCs w:val="0"/>
          <w:color w:val="000000" w:themeColor="text1"/>
          <w:sz w:val="24"/>
          <w:szCs w:val="24"/>
        </w:rPr>
        <w:instrText>ARABIC</w:instrText>
      </w:r>
      <w:r w:rsidRPr="00C52325">
        <w:rPr>
          <w:i w:val="0"/>
          <w:iCs w:val="0"/>
          <w:color w:val="000000" w:themeColor="text1"/>
          <w:sz w:val="24"/>
          <w:szCs w:val="24"/>
          <w:lang w:val="ru-RU"/>
        </w:rPr>
        <w:instrText xml:space="preserve"> </w:instrText>
      </w:r>
      <w:r w:rsidRPr="00C52325">
        <w:rPr>
          <w:i w:val="0"/>
          <w:iCs w:val="0"/>
          <w:color w:val="000000" w:themeColor="text1"/>
          <w:sz w:val="24"/>
          <w:szCs w:val="24"/>
        </w:rPr>
        <w:fldChar w:fldCharType="separate"/>
      </w:r>
      <w:ins w:id="68" w:author="Gorbunov" w:date="2026-02-09T23:41:00Z" w16du:dateUtc="2026-02-09T16:41:00Z">
        <w:r w:rsidR="00B0194F" w:rsidRPr="002C5CE2">
          <w:rPr>
            <w:i w:val="0"/>
            <w:iCs w:val="0"/>
            <w:noProof/>
            <w:color w:val="000000" w:themeColor="text1"/>
            <w:sz w:val="24"/>
            <w:szCs w:val="24"/>
            <w:lang w:val="ru-RU"/>
          </w:rPr>
          <w:t>1</w:t>
        </w:r>
      </w:ins>
      <w:del w:id="69" w:author="Gorbunov" w:date="2026-02-09T23:41:00Z" w16du:dateUtc="2026-02-09T16:41:00Z">
        <w:r w:rsidR="008535FD" w:rsidRPr="00B23A77" w:rsidDel="00B0194F">
          <w:rPr>
            <w:i w:val="0"/>
            <w:iCs w:val="0"/>
            <w:noProof/>
            <w:color w:val="000000" w:themeColor="text1"/>
            <w:sz w:val="24"/>
            <w:szCs w:val="24"/>
            <w:lang w:val="ru-RU"/>
          </w:rPr>
          <w:delText>1</w:delText>
        </w:r>
      </w:del>
      <w:r w:rsidRPr="00C52325">
        <w:rPr>
          <w:i w:val="0"/>
          <w:iCs w:val="0"/>
          <w:color w:val="000000" w:themeColor="text1"/>
          <w:sz w:val="24"/>
          <w:szCs w:val="24"/>
        </w:rPr>
        <w:fldChar w:fldCharType="end"/>
      </w:r>
      <w:r w:rsidRPr="00C52325">
        <w:rPr>
          <w:i w:val="0"/>
          <w:iCs w:val="0"/>
          <w:color w:val="000000" w:themeColor="text1"/>
          <w:sz w:val="24"/>
          <w:szCs w:val="24"/>
          <w:lang w:val="ru-RU"/>
        </w:rPr>
        <w:t>. Список образцов исследования</w:t>
      </w:r>
      <w:commentRangeStart w:id="70"/>
      <w:commentRangeStart w:id="71"/>
    </w:p>
    <w:commentRangeEnd w:id="70"/>
    <w:p w14:paraId="128F2147" w14:textId="7DD27158" w:rsidR="001E737F" w:rsidRDefault="00613D4A">
      <w:pPr>
        <w:rPr>
          <w:lang w:val="ru-RU"/>
        </w:rPr>
      </w:pPr>
      <w:r>
        <w:rPr>
          <w:rStyle w:val="CommentReference"/>
          <w:sz w:val="24"/>
          <w:szCs w:val="24"/>
          <w:lang w:val="ru-RU"/>
        </w:rPr>
        <w:commentReference w:id="70"/>
      </w:r>
      <w:commentRangeEnd w:id="71"/>
      <w:r w:rsidR="00251E09">
        <w:rPr>
          <w:rStyle w:val="CommentReference"/>
          <w:sz w:val="24"/>
          <w:szCs w:val="24"/>
          <w:lang w:val="ru-RU"/>
        </w:rPr>
        <w:commentReference w:id="71"/>
      </w:r>
      <w:r w:rsidR="00E509F6">
        <w:rPr>
          <w:lang w:val="ru-RU"/>
        </w:rPr>
        <w:t xml:space="preserve"> Суспензии фиксированных метафазных клеток были переданы в ЛРЭГ ИМКБ СО РАН для последующего анализа. ДНК-библиотеки отдельных В-хромосом, а также аутосомы</w:t>
      </w:r>
      <w:r w:rsidR="00861DE5">
        <w:rPr>
          <w:lang w:val="ru-RU"/>
        </w:rPr>
        <w:t xml:space="preserve"> 21</w:t>
      </w:r>
      <w:r w:rsidR="00E509F6">
        <w:rPr>
          <w:lang w:val="ru-RU"/>
        </w:rPr>
        <w:t xml:space="preserve"> и </w:t>
      </w:r>
      <w:r w:rsidR="00E509F6">
        <w:t>Y</w:t>
      </w:r>
      <w:r w:rsidR="00E509F6" w:rsidRPr="002042D4">
        <w:rPr>
          <w:lang w:val="ru-RU"/>
        </w:rPr>
        <w:t>-</w:t>
      </w:r>
      <w:r w:rsidR="00E509F6">
        <w:rPr>
          <w:lang w:val="ru-RU"/>
        </w:rPr>
        <w:t xml:space="preserve">хромосомы </w:t>
      </w:r>
      <w:r w:rsidR="00E509F6">
        <w:rPr>
          <w:i/>
        </w:rPr>
        <w:t>N</w:t>
      </w:r>
      <w:r w:rsidR="00E509F6" w:rsidRPr="002042D4">
        <w:rPr>
          <w:i/>
          <w:lang w:val="ru-RU"/>
        </w:rPr>
        <w:t xml:space="preserve">. </w:t>
      </w:r>
      <w:r w:rsidR="00E509F6">
        <w:rPr>
          <w:i/>
        </w:rPr>
        <w:t>leisleri</w:t>
      </w:r>
      <w:r w:rsidR="00E509F6" w:rsidRPr="002042D4">
        <w:rPr>
          <w:i/>
          <w:lang w:val="ru-RU"/>
        </w:rPr>
        <w:t xml:space="preserve"> </w:t>
      </w:r>
      <w:r w:rsidR="00E509F6">
        <w:rPr>
          <w:lang w:val="ru-RU"/>
        </w:rPr>
        <w:t>были получены путем микродиссекции д.б.н.</w:t>
      </w:r>
      <w:r w:rsidR="00861DE5">
        <w:rPr>
          <w:lang w:val="ru-RU"/>
        </w:rPr>
        <w:t>,</w:t>
      </w:r>
      <w:r w:rsidR="00E509F6">
        <w:rPr>
          <w:lang w:val="ru-RU"/>
        </w:rPr>
        <w:t xml:space="preserve"> </w:t>
      </w:r>
      <w:r w:rsidR="00861DE5">
        <w:rPr>
          <w:lang w:val="ru-RU"/>
        </w:rPr>
        <w:t xml:space="preserve">зав. ЛРЭГ ИМКБ СО РАН </w:t>
      </w:r>
      <w:r w:rsidR="00E509F6">
        <w:rPr>
          <w:lang w:val="ru-RU"/>
        </w:rPr>
        <w:t>С.А. Романенко.</w:t>
      </w:r>
      <w:r w:rsidR="00861DE5">
        <w:rPr>
          <w:lang w:val="ru-RU"/>
        </w:rPr>
        <w:t xml:space="preserve"> Микродисекция одной копии хромосомы для каждой особи выполнялась с одной метафазной пластинки. Амплификация и мечение материала выполнялись С.А. Романенко с использованием </w:t>
      </w:r>
      <w:r w:rsidR="001E737F" w:rsidRPr="001E737F">
        <w:rPr>
          <w:lang w:val="ru-RU"/>
        </w:rPr>
        <w:t>наборов для полногеномной амплификации (WGA; Sigma</w:t>
      </w:r>
      <w:r w:rsidR="001E737F">
        <w:rPr>
          <w:lang w:val="ru-RU"/>
        </w:rPr>
        <w:t>, США</w:t>
      </w:r>
      <w:r w:rsidR="001E737F" w:rsidRPr="001E737F">
        <w:rPr>
          <w:lang w:val="ru-RU"/>
        </w:rPr>
        <w:t xml:space="preserve">) в соответствии с протоколом производителя. </w:t>
      </w:r>
      <w:r w:rsidR="00861DE5">
        <w:rPr>
          <w:lang w:val="ru-RU"/>
        </w:rPr>
        <w:t xml:space="preserve">Специфичность зондов была проверена к.б.н., с.н.с. ЛРЭГ ИМКБ СО РАН А.А. Проскуряковой путем из локализации на метафазных </w:t>
      </w:r>
      <w:r w:rsidR="00861DE5">
        <w:rPr>
          <w:lang w:val="ru-RU"/>
        </w:rPr>
        <w:lastRenderedPageBreak/>
        <w:t xml:space="preserve">хромосомах исходных особей. </w:t>
      </w:r>
      <w:r w:rsidR="001E737F" w:rsidRPr="001E737F">
        <w:rPr>
          <w:lang w:val="ru-RU"/>
        </w:rPr>
        <w:t>В общей сложности было успешно получено семь B-хромосом-специфичных зондов</w:t>
      </w:r>
      <w:r w:rsidR="007553AD">
        <w:rPr>
          <w:lang w:val="ru-RU"/>
        </w:rPr>
        <w:t xml:space="preserve">, а также ДНК-библиотеки </w:t>
      </w:r>
      <w:r w:rsidR="007553AD">
        <w:t>Y</w:t>
      </w:r>
      <w:r w:rsidR="007553AD" w:rsidRPr="00613D4A">
        <w:rPr>
          <w:lang w:val="ru-RU"/>
        </w:rPr>
        <w:t>-</w:t>
      </w:r>
      <w:r w:rsidR="007553AD">
        <w:rPr>
          <w:lang w:val="ru-RU"/>
        </w:rPr>
        <w:t>хромосомы и хромосомы 21</w:t>
      </w:r>
      <w:r w:rsidR="001E737F" w:rsidRPr="001E737F">
        <w:rPr>
          <w:lang w:val="ru-RU"/>
        </w:rPr>
        <w:t>.</w:t>
      </w:r>
    </w:p>
    <w:p w14:paraId="4847A72E" w14:textId="51842189" w:rsidR="00AE2FF5" w:rsidRPr="00AE2FF5" w:rsidRDefault="00E52090" w:rsidP="00B9486A">
      <w:pPr>
        <w:rPr>
          <w:lang w:val="ru-RU"/>
        </w:rPr>
      </w:pPr>
      <w:r w:rsidRPr="00E52090">
        <w:rPr>
          <w:lang w:val="ru-RU"/>
        </w:rPr>
        <w:t xml:space="preserve">Подготовка образцов к секвенированию проводилась </w:t>
      </w:r>
      <w:r w:rsidR="00861DE5">
        <w:rPr>
          <w:lang w:val="ru-RU"/>
        </w:rPr>
        <w:t xml:space="preserve">к.б.н., м.н.с. ЛРЭГ ИМКБ СО РАН К.В. Тишаковой </w:t>
      </w:r>
      <w:r w:rsidRPr="00E52090">
        <w:rPr>
          <w:lang w:val="ru-RU"/>
        </w:rPr>
        <w:t>с использованием набора TruSeq Nano DNA Low Throughput Library (Illumina, США). Парноконцевое секвенирование выполняли на платформе Illumina NovaSeq 6000 (Illumina,</w:t>
      </w:r>
      <w:r w:rsidR="00062AE5">
        <w:rPr>
          <w:lang w:val="ru-RU"/>
        </w:rPr>
        <w:t xml:space="preserve"> </w:t>
      </w:r>
      <w:r w:rsidRPr="00E52090">
        <w:rPr>
          <w:lang w:val="ru-RU"/>
        </w:rPr>
        <w:t>США).</w:t>
      </w:r>
    </w:p>
    <w:p w14:paraId="2443B261" w14:textId="306FB955" w:rsidR="00E2549F" w:rsidRPr="000B656B" w:rsidDel="00E646FB" w:rsidRDefault="00E2549F" w:rsidP="004877F9">
      <w:pPr>
        <w:pStyle w:val="Heading2"/>
        <w:rPr>
          <w:del w:id="72" w:author="Gorbunov" w:date="2026-02-09T22:16:00Z" w16du:dateUtc="2026-02-09T15:16:00Z"/>
          <w:rFonts w:cs="Times New Roman"/>
        </w:rPr>
      </w:pPr>
      <w:bookmarkStart w:id="73" w:name="_Toc217409002"/>
      <w:commentRangeStart w:id="74"/>
      <w:commentRangeStart w:id="75"/>
      <w:del w:id="76" w:author="Gorbunov" w:date="2026-02-09T22:16:00Z" w16du:dateUtc="2026-02-09T15:16:00Z">
        <w:r w:rsidRPr="000B656B" w:rsidDel="00E646FB">
          <w:rPr>
            <w:rFonts w:cs="Times New Roman"/>
          </w:rPr>
          <w:delText>Биоинформатически</w:delText>
        </w:r>
        <w:r w:rsidR="007553AD" w:rsidDel="00E646FB">
          <w:rPr>
            <w:rFonts w:cs="Times New Roman"/>
          </w:rPr>
          <w:delText>й</w:delText>
        </w:r>
        <w:r w:rsidRPr="000B656B" w:rsidDel="00E646FB">
          <w:rPr>
            <w:rFonts w:cs="Times New Roman"/>
          </w:rPr>
          <w:delText xml:space="preserve"> </w:delText>
        </w:r>
        <w:r w:rsidR="00E52090" w:rsidDel="00E646FB">
          <w:rPr>
            <w:rFonts w:cs="Times New Roman"/>
          </w:rPr>
          <w:delText>анализ</w:delText>
        </w:r>
        <w:bookmarkEnd w:id="73"/>
        <w:commentRangeEnd w:id="74"/>
        <w:r w:rsidR="009843AF" w:rsidRPr="000B656B" w:rsidDel="00E646FB">
          <w:rPr>
            <w:rStyle w:val="CommentReference"/>
            <w:rFonts w:cs="Times New Roman"/>
            <w:sz w:val="32"/>
            <w:szCs w:val="32"/>
          </w:rPr>
          <w:commentReference w:id="74"/>
        </w:r>
        <w:commentRangeEnd w:id="75"/>
        <w:r w:rsidR="002B0730" w:rsidRPr="000B656B" w:rsidDel="00E646FB">
          <w:rPr>
            <w:rStyle w:val="CommentReference"/>
            <w:rFonts w:cs="Times New Roman"/>
            <w:sz w:val="32"/>
            <w:szCs w:val="32"/>
          </w:rPr>
          <w:commentReference w:id="75"/>
        </w:r>
      </w:del>
    </w:p>
    <w:p w14:paraId="2DA24204" w14:textId="2ED30FDA" w:rsidR="00E2549F" w:rsidRDefault="00E2549F">
      <w:pPr>
        <w:pStyle w:val="Heading2"/>
        <w:pPrChange w:id="77" w:author="Gorbunov" w:date="2026-02-09T22:16:00Z" w16du:dateUtc="2026-02-09T15:16:00Z">
          <w:pPr>
            <w:pStyle w:val="Heading3"/>
          </w:pPr>
        </w:pPrChange>
      </w:pPr>
      <w:bookmarkStart w:id="78" w:name="_Toc217409003"/>
      <w:r w:rsidRPr="000B656B">
        <w:t>Выделение целевых районов</w:t>
      </w:r>
      <w:r w:rsidR="00E52090">
        <w:t xml:space="preserve"> </w:t>
      </w:r>
      <w:r w:rsidR="00E52090">
        <w:rPr>
          <w:lang w:val="en-US"/>
        </w:rPr>
        <w:t>B</w:t>
      </w:r>
      <w:r w:rsidR="00E52090" w:rsidRPr="00E52090">
        <w:t>-</w:t>
      </w:r>
      <w:r w:rsidR="00E52090">
        <w:t>хромосом</w:t>
      </w:r>
      <w:bookmarkEnd w:id="78"/>
    </w:p>
    <w:p w14:paraId="020E5367" w14:textId="3CDB5A0F" w:rsidR="00B9486A" w:rsidRPr="00137A55" w:rsidRDefault="00B9486A" w:rsidP="00137A55">
      <w:pPr>
        <w:rPr>
          <w:lang w:val="ru-RU"/>
        </w:rPr>
      </w:pPr>
      <w:r w:rsidRPr="00B9486A">
        <w:rPr>
          <w:lang w:val="ru-RU"/>
        </w:rPr>
        <w:t>Геномные регионы</w:t>
      </w:r>
      <w:r w:rsidR="002B1C12">
        <w:rPr>
          <w:lang w:val="ru-RU"/>
        </w:rPr>
        <w:t>, специфичные для В-хромосом,</w:t>
      </w:r>
      <w:r w:rsidRPr="00B9486A">
        <w:rPr>
          <w:lang w:val="ru-RU"/>
        </w:rPr>
        <w:t xml:space="preserve"> были идентифицированы с использованием </w:t>
      </w:r>
      <w:r>
        <w:rPr>
          <w:lang w:val="ru-RU"/>
        </w:rPr>
        <w:t>конвейера</w:t>
      </w:r>
      <w:r w:rsidRPr="00B9486A">
        <w:rPr>
          <w:lang w:val="ru-RU"/>
        </w:rPr>
        <w:t xml:space="preserve"> </w:t>
      </w:r>
      <w:commentRangeStart w:id="79"/>
      <w:commentRangeStart w:id="80"/>
      <w:r w:rsidRPr="00B9486A">
        <w:t>DOPseq</w:t>
      </w:r>
      <w:r w:rsidRPr="00B9486A">
        <w:rPr>
          <w:lang w:val="ru-RU"/>
        </w:rPr>
        <w:t xml:space="preserve"> </w:t>
      </w:r>
      <w:r w:rsidRPr="00B9486A">
        <w:t>v</w:t>
      </w:r>
      <w:r w:rsidRPr="00B9486A">
        <w:rPr>
          <w:lang w:val="ru-RU"/>
        </w:rPr>
        <w:t xml:space="preserve">.2.2.1 </w:t>
      </w:r>
      <w:commentRangeEnd w:id="79"/>
      <w:r w:rsidR="009843AF" w:rsidRPr="00FF2667">
        <w:rPr>
          <w:rStyle w:val="CommentReference"/>
          <w:rFonts w:cs="Times New Roman"/>
          <w:sz w:val="24"/>
          <w:szCs w:val="24"/>
          <w:lang w:val="ru-RU"/>
          <w:rPrChange w:id="81" w:author="Gorbunov" w:date="2026-02-10T08:09:00Z" w16du:dateUtc="2026-02-10T01:09:00Z">
            <w:rPr>
              <w:rStyle w:val="CommentReference"/>
              <w:rFonts w:cs="Times New Roman"/>
              <w:sz w:val="24"/>
              <w:szCs w:val="24"/>
              <w:lang w:val="ru-RU"/>
            </w:rPr>
          </w:rPrChange>
        </w:rPr>
        <w:commentReference w:id="79"/>
      </w:r>
      <w:commentRangeEnd w:id="80"/>
      <w:r w:rsidR="00A77185" w:rsidRPr="00FF2667">
        <w:rPr>
          <w:rStyle w:val="CommentReference"/>
          <w:rFonts w:cs="Times New Roman"/>
          <w:sz w:val="24"/>
          <w:szCs w:val="24"/>
          <w:lang w:val="ru-RU"/>
          <w:rPrChange w:id="82" w:author="Gorbunov" w:date="2026-02-10T08:09:00Z" w16du:dateUtc="2026-02-10T01:09:00Z">
            <w:rPr>
              <w:rStyle w:val="CommentReference"/>
              <w:rFonts w:cs="Times New Roman"/>
              <w:sz w:val="24"/>
              <w:szCs w:val="24"/>
              <w:lang w:val="ru-RU"/>
            </w:rPr>
          </w:rPrChange>
        </w:rPr>
        <w:commentReference w:id="80"/>
      </w:r>
      <w:sdt>
        <w:sdtPr>
          <w:rPr>
            <w:rFonts w:cs="Times New Roman"/>
            <w:color w:val="000000"/>
            <w:lang w:val="ru-RU"/>
            <w:rPrChange w:id="83" w:author="Gorbunov" w:date="2026-02-10T08:09:00Z" w16du:dateUtc="2026-02-10T01:09:00Z">
              <w:rPr>
                <w:rFonts w:cs="Times New Roman"/>
                <w:color w:val="000000"/>
                <w:lang w:val="ru-RU"/>
              </w:rPr>
            </w:rPrChange>
          </w:rPr>
          <w:tag w:val="MENDELEY_CITATION_v3_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"/>
          <w:id w:val="723730014"/>
          <w:placeholder>
            <w:docPart w:val="1733E9D67DBC6042B678FB3CA797F960"/>
          </w:placeholder>
        </w:sdtPr>
        <w:sdtEndPr/>
        <w:sdtContent>
          <w:r w:rsidR="00FF2667" w:rsidRPr="00FF2667">
            <w:rPr>
              <w:rFonts w:cs="Times New Roman"/>
              <w:color w:val="000000"/>
              <w:lang w:val="ru-RU"/>
            </w:rPr>
            <w:t>[29]</w:t>
          </w:r>
        </w:sdtContent>
      </w:sdt>
      <w:r w:rsidR="00A77185" w:rsidRPr="00B9486A">
        <w:rPr>
          <w:lang w:val="ru-RU"/>
        </w:rPr>
        <w:t xml:space="preserve"> </w:t>
      </w:r>
      <w:r w:rsidRPr="00B9486A">
        <w:rPr>
          <w:lang w:val="ru-RU"/>
        </w:rPr>
        <w:t>с</w:t>
      </w:r>
      <w:r>
        <w:rPr>
          <w:lang w:val="ru-RU"/>
        </w:rPr>
        <w:t>о</w:t>
      </w:r>
      <w:r w:rsidRPr="00B9486A">
        <w:rPr>
          <w:lang w:val="ru-RU"/>
        </w:rPr>
        <w:t xml:space="preserve"> </w:t>
      </w:r>
      <w:r>
        <w:rPr>
          <w:lang w:val="ru-RU"/>
        </w:rPr>
        <w:t xml:space="preserve">стандартными </w:t>
      </w:r>
      <w:r w:rsidRPr="00B9486A">
        <w:rPr>
          <w:lang w:val="ru-RU"/>
        </w:rPr>
        <w:t>параметрами</w:t>
      </w:r>
      <w:r>
        <w:rPr>
          <w:lang w:val="ru-RU"/>
        </w:rPr>
        <w:t xml:space="preserve"> для платформы </w:t>
      </w:r>
      <w:r>
        <w:t>Illumina</w:t>
      </w:r>
      <w:r>
        <w:rPr>
          <w:lang w:val="ru-RU"/>
        </w:rPr>
        <w:t xml:space="preserve"> с праймерами </w:t>
      </w:r>
      <w:r>
        <w:t>wga</w:t>
      </w:r>
      <w:r w:rsidRPr="00B9486A">
        <w:rPr>
          <w:lang w:val="ru-RU"/>
        </w:rPr>
        <w:t>_</w:t>
      </w:r>
      <w:r>
        <w:t>relaxed</w:t>
      </w:r>
      <w:r>
        <w:rPr>
          <w:lang w:val="ru-RU"/>
        </w:rPr>
        <w:t xml:space="preserve"> (</w:t>
      </w:r>
      <w:r>
        <w:t>min</w:t>
      </w:r>
      <w:r w:rsidRPr="00B9486A">
        <w:rPr>
          <w:lang w:val="ru-RU"/>
        </w:rPr>
        <w:t>_</w:t>
      </w:r>
      <w:r>
        <w:t>len</w:t>
      </w:r>
      <w:r w:rsidRPr="00B9486A">
        <w:rPr>
          <w:lang w:val="ru-RU"/>
        </w:rPr>
        <w:t xml:space="preserve">=20, </w:t>
      </w:r>
      <w:r>
        <w:t>min</w:t>
      </w:r>
      <w:r w:rsidRPr="00B9486A">
        <w:rPr>
          <w:lang w:val="ru-RU"/>
        </w:rPr>
        <w:t>_</w:t>
      </w:r>
      <w:r>
        <w:t>q</w:t>
      </w:r>
      <w:r w:rsidRPr="00B9486A">
        <w:rPr>
          <w:lang w:val="ru-RU"/>
        </w:rPr>
        <w:t>=20</w:t>
      </w:r>
      <w:r>
        <w:rPr>
          <w:lang w:val="ru-RU"/>
        </w:rPr>
        <w:t>)</w:t>
      </w:r>
      <w:r w:rsidRPr="00B9486A">
        <w:rPr>
          <w:lang w:val="ru-RU"/>
        </w:rPr>
        <w:t>.</w:t>
      </w:r>
      <w:r w:rsidR="00137A55">
        <w:rPr>
          <w:lang w:val="ru-RU"/>
        </w:rPr>
        <w:t xml:space="preserve"> </w:t>
      </w:r>
      <w:r w:rsidRPr="00137A55">
        <w:rPr>
          <w:lang w:val="ru-RU"/>
        </w:rPr>
        <w:t xml:space="preserve">В анализ были включены как хромосомы, так и неаннотированные скаффолды сборки генома </w:t>
      </w:r>
      <w:r w:rsidRPr="00137A55">
        <w:rPr>
          <w:i/>
          <w:iCs/>
        </w:rPr>
        <w:t>N</w:t>
      </w:r>
      <w:r w:rsidRPr="00137A55">
        <w:rPr>
          <w:i/>
          <w:iCs/>
          <w:lang w:val="ru-RU"/>
        </w:rPr>
        <w:t xml:space="preserve">. </w:t>
      </w:r>
      <w:r w:rsidRPr="00137A55">
        <w:rPr>
          <w:i/>
          <w:iCs/>
        </w:rPr>
        <w:t>leisleri</w:t>
      </w:r>
      <w:r w:rsidRPr="00137A55">
        <w:rPr>
          <w:lang w:val="ru-RU"/>
        </w:rPr>
        <w:t xml:space="preserve"> (</w:t>
      </w:r>
      <w:r w:rsidRPr="00B9486A">
        <w:t>GCA</w:t>
      </w:r>
      <w:r w:rsidRPr="00137A55">
        <w:rPr>
          <w:lang w:val="ru-RU"/>
        </w:rPr>
        <w:t>_964264875.2).</w:t>
      </w:r>
    </w:p>
    <w:p w14:paraId="4AC23EB2" w14:textId="1BBEEC78" w:rsidR="00D10FE9" w:rsidRPr="00D10FE9" w:rsidRDefault="00D10FE9" w:rsidP="00D10FE9">
      <w:pPr>
        <w:rPr>
          <w:lang w:val="ru-RU"/>
        </w:rPr>
      </w:pPr>
      <w:r w:rsidRPr="00D10FE9">
        <w:rPr>
          <w:lang w:val="ru-RU"/>
        </w:rPr>
        <w:t xml:space="preserve">Анализ также включал применение биномиального теста для оценки статистической значимости кластеризации </w:t>
      </w:r>
      <w:r>
        <w:rPr>
          <w:lang w:val="ru-RU"/>
        </w:rPr>
        <w:t>прочтений</w:t>
      </w:r>
      <w:r w:rsidRPr="00D10FE9">
        <w:rPr>
          <w:lang w:val="ru-RU"/>
        </w:rPr>
        <w:t xml:space="preserve"> в пределах геномных регионов, выделенных с использованием пакета </w:t>
      </w:r>
      <w:r w:rsidRPr="00D10FE9">
        <w:t>DNAcopy</w:t>
      </w:r>
      <w:r w:rsidRPr="00D10FE9">
        <w:rPr>
          <w:lang w:val="ru-RU"/>
        </w:rPr>
        <w:t xml:space="preserve">, реализующего алгоритм </w:t>
      </w:r>
      <w:r w:rsidRPr="00D10FE9">
        <w:t>circular</w:t>
      </w:r>
      <w:r w:rsidRPr="00D10FE9">
        <w:rPr>
          <w:lang w:val="ru-RU"/>
        </w:rPr>
        <w:t xml:space="preserve"> </w:t>
      </w:r>
      <w:r w:rsidRPr="00D10FE9">
        <w:t>binary</w:t>
      </w:r>
      <w:r w:rsidRPr="00D10FE9">
        <w:rPr>
          <w:lang w:val="ru-RU"/>
        </w:rPr>
        <w:t xml:space="preserve"> </w:t>
      </w:r>
      <w:r w:rsidRPr="00D10FE9">
        <w:t>segmentation</w:t>
      </w:r>
      <w:r w:rsidRPr="00D10FE9">
        <w:rPr>
          <w:lang w:val="ru-RU"/>
        </w:rPr>
        <w:t xml:space="preserve"> (</w:t>
      </w:r>
      <w:r w:rsidRPr="00D10FE9">
        <w:t>CBS</w:t>
      </w:r>
      <w:r w:rsidRPr="00D10FE9">
        <w:rPr>
          <w:lang w:val="ru-RU"/>
        </w:rPr>
        <w:t>) для сегментации данных копийности ДНК</w:t>
      </w:r>
      <w:r w:rsidR="00481256">
        <w:rPr>
          <w:lang w:val="ru-RU"/>
        </w:rPr>
        <w:t xml:space="preserve"> </w:t>
      </w:r>
      <w:sdt>
        <w:sdtPr>
          <w:rPr>
            <w:rFonts w:cs="Times New Roman"/>
            <w:color w:val="000000"/>
            <w:lang w:val="ru-RU"/>
          </w:rPr>
          <w:tag w:val="MENDELEY_CITATION_v3_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"/>
          <w:id w:val="321788354"/>
          <w:placeholder>
            <w:docPart w:val="DefaultPlaceholder_-1854013440"/>
          </w:placeholder>
        </w:sdtPr>
        <w:sdtContent>
          <w:r w:rsidR="00FF2667" w:rsidRPr="00FF2667">
            <w:rPr>
              <w:rFonts w:cs="Times New Roman"/>
              <w:color w:val="000000"/>
              <w:lang w:val="ru-RU"/>
            </w:rPr>
            <w:t>[39]</w:t>
          </w:r>
        </w:sdtContent>
      </w:sdt>
      <w:r w:rsidRPr="00D10FE9">
        <w:rPr>
          <w:lang w:val="ru-RU"/>
        </w:rPr>
        <w:t xml:space="preserve">. </w:t>
      </w:r>
      <w:r w:rsidRPr="00726F87">
        <w:rPr>
          <w:lang w:val="ru-RU"/>
        </w:rPr>
        <w:t xml:space="preserve">Полученные данные визуализировались в виде сегментов </w:t>
      </w:r>
      <w:r w:rsidRPr="00D10FE9">
        <w:t>copy</w:t>
      </w:r>
      <w:r w:rsidRPr="00726F87">
        <w:rPr>
          <w:lang w:val="ru-RU"/>
        </w:rPr>
        <w:t xml:space="preserve"> </w:t>
      </w:r>
      <w:r w:rsidRPr="00D10FE9">
        <w:t>number</w:t>
      </w:r>
      <w:r w:rsidRPr="00726F87">
        <w:rPr>
          <w:lang w:val="ru-RU"/>
        </w:rPr>
        <w:t xml:space="preserve"> </w:t>
      </w:r>
      <w:r w:rsidRPr="00D10FE9">
        <w:t>array</w:t>
      </w:r>
      <w:r w:rsidRPr="00726F87">
        <w:rPr>
          <w:lang w:val="ru-RU"/>
        </w:rPr>
        <w:t xml:space="preserve"> (</w:t>
      </w:r>
      <w:r w:rsidRPr="00D10FE9">
        <w:t>CNA</w:t>
      </w:r>
      <w:r w:rsidRPr="00726F87">
        <w:rPr>
          <w:lang w:val="ru-RU"/>
        </w:rPr>
        <w:t xml:space="preserve">) — массивов копийного числа, сформированных на основе геномных координат. </w:t>
      </w:r>
      <w:r w:rsidRPr="00D10FE9">
        <w:rPr>
          <w:lang w:val="ru-RU"/>
        </w:rPr>
        <w:t xml:space="preserve">Выявленные сегменты дополнительно оценивались визуально с использованием </w:t>
      </w:r>
      <w:r w:rsidRPr="00D10FE9">
        <w:t>rainfall</w:t>
      </w:r>
      <w:r w:rsidRPr="00D10FE9">
        <w:rPr>
          <w:lang w:val="ru-RU"/>
        </w:rPr>
        <w:t xml:space="preserve">-диаграмм, на которых по оси </w:t>
      </w:r>
      <w:r w:rsidRPr="00D10FE9">
        <w:t>Y</w:t>
      </w:r>
      <w:r w:rsidRPr="00D10FE9">
        <w:rPr>
          <w:lang w:val="ru-RU"/>
        </w:rPr>
        <w:t xml:space="preserve"> отобража</w:t>
      </w:r>
      <w:r w:rsidR="00481256">
        <w:rPr>
          <w:lang w:val="ru-RU"/>
        </w:rPr>
        <w:t>ется</w:t>
      </w:r>
      <w:r w:rsidRPr="00D10FE9">
        <w:rPr>
          <w:lang w:val="ru-RU"/>
        </w:rPr>
        <w:t xml:space="preserve"> количество прочтений </w:t>
      </w:r>
      <w:r>
        <w:rPr>
          <w:lang w:val="ru-RU"/>
        </w:rPr>
        <w:t>относительно оцениваемой хромосомы или скаффолда</w:t>
      </w:r>
      <w:r w:rsidRPr="00D10FE9">
        <w:rPr>
          <w:lang w:val="ru-RU"/>
        </w:rPr>
        <w:t>.</w:t>
      </w:r>
    </w:p>
    <w:p w14:paraId="3565D363" w14:textId="77777777" w:rsidR="00E646FB" w:rsidRPr="0091294E" w:rsidRDefault="00D10FE9" w:rsidP="00400D41">
      <w:pPr>
        <w:rPr>
          <w:ins w:id="84" w:author="Gorbunov" w:date="2026-02-09T22:15:00Z" w16du:dateUtc="2026-02-09T15:15:00Z"/>
          <w:lang w:val="ru-RU"/>
        </w:rPr>
      </w:pPr>
      <w:r w:rsidRPr="000525D3">
        <w:rPr>
          <w:highlight w:val="yellow"/>
          <w:lang w:val="ru-RU"/>
          <w:rPrChange w:id="85" w:author="Gorbunov" w:date="2026-02-09T23:47:00Z" w16du:dateUtc="2026-02-09T16:47:00Z">
            <w:rPr>
              <w:lang w:val="ru-RU"/>
            </w:rPr>
          </w:rPrChange>
        </w:rPr>
        <w:t xml:space="preserve">Для каждого сегмента, идентифицированного алгоритмом </w:t>
      </w:r>
      <w:r w:rsidRPr="000525D3">
        <w:rPr>
          <w:highlight w:val="yellow"/>
          <w:rPrChange w:id="86" w:author="Gorbunov" w:date="2026-02-09T23:47:00Z" w16du:dateUtc="2026-02-09T16:47:00Z">
            <w:rPr/>
          </w:rPrChange>
        </w:rPr>
        <w:t>CBS</w:t>
      </w:r>
      <w:r w:rsidRPr="000525D3">
        <w:rPr>
          <w:highlight w:val="yellow"/>
          <w:lang w:val="ru-RU"/>
          <w:rPrChange w:id="87" w:author="Gorbunov" w:date="2026-02-09T23:47:00Z" w16du:dateUtc="2026-02-09T16:47:00Z">
            <w:rPr>
              <w:lang w:val="ru-RU"/>
            </w:rPr>
          </w:rPrChange>
        </w:rPr>
        <w:t xml:space="preserve">, оценивалось число кластеров </w:t>
      </w:r>
      <w:r w:rsidR="00525258" w:rsidRPr="000525D3">
        <w:rPr>
          <w:highlight w:val="yellow"/>
          <w:lang w:val="ru-RU"/>
          <w:rPrChange w:id="88" w:author="Gorbunov" w:date="2026-02-09T23:47:00Z" w16du:dateUtc="2026-02-09T16:47:00Z">
            <w:rPr>
              <w:lang w:val="ru-RU"/>
            </w:rPr>
          </w:rPrChange>
        </w:rPr>
        <w:t>прочтений</w:t>
      </w:r>
      <w:r w:rsidRPr="000525D3">
        <w:rPr>
          <w:highlight w:val="yellow"/>
          <w:lang w:val="ru-RU"/>
          <w:rPrChange w:id="89" w:author="Gorbunov" w:date="2026-02-09T23:47:00Z" w16du:dateUtc="2026-02-09T16:47:00Z">
            <w:rPr>
              <w:lang w:val="ru-RU"/>
            </w:rPr>
          </w:rPrChange>
        </w:rPr>
        <w:t xml:space="preserve"> (</w:t>
      </w:r>
      <w:r w:rsidRPr="000525D3">
        <w:rPr>
          <w:highlight w:val="yellow"/>
          <w:rPrChange w:id="90" w:author="Gorbunov" w:date="2026-02-09T23:47:00Z" w16du:dateUtc="2026-02-09T16:47:00Z">
            <w:rPr/>
          </w:rPrChange>
        </w:rPr>
        <w:t>reg</w:t>
      </w:r>
      <w:r w:rsidRPr="000525D3">
        <w:rPr>
          <w:highlight w:val="yellow"/>
          <w:lang w:val="ru-RU"/>
          <w:rPrChange w:id="91" w:author="Gorbunov" w:date="2026-02-09T23:47:00Z" w16du:dateUtc="2026-02-09T16:47:00Z">
            <w:rPr>
              <w:lang w:val="ru-RU"/>
            </w:rPr>
          </w:rPrChange>
        </w:rPr>
        <w:t>_</w:t>
      </w:r>
      <w:r w:rsidRPr="000525D3">
        <w:rPr>
          <w:highlight w:val="yellow"/>
          <w:rPrChange w:id="92" w:author="Gorbunov" w:date="2026-02-09T23:47:00Z" w16du:dateUtc="2026-02-09T16:47:00Z">
            <w:rPr/>
          </w:rPrChange>
        </w:rPr>
        <w:t>pos</w:t>
      </w:r>
      <w:r w:rsidRPr="000525D3">
        <w:rPr>
          <w:highlight w:val="yellow"/>
          <w:lang w:val="ru-RU"/>
          <w:rPrChange w:id="93" w:author="Gorbunov" w:date="2026-02-09T23:47:00Z" w16du:dateUtc="2026-02-09T16:47:00Z">
            <w:rPr>
              <w:lang w:val="ru-RU"/>
            </w:rPr>
          </w:rPrChange>
        </w:rPr>
        <w:t xml:space="preserve">), приходящихся на соответствующий геномный участок. Наблюдаемое распределение кластеров сравнивалось с ожидаемым при предположении их равномерного распределения вдоль генома. Биномиальный тест применялся для проверки гипотезы о равномерности распределения, а вычисляемое </w:t>
      </w:r>
      <w:r w:rsidRPr="000525D3">
        <w:rPr>
          <w:highlight w:val="yellow"/>
          <w:rPrChange w:id="94" w:author="Gorbunov" w:date="2026-02-09T23:47:00Z" w16du:dateUtc="2026-02-09T16:47:00Z">
            <w:rPr/>
          </w:rPrChange>
        </w:rPr>
        <w:t>p</w:t>
      </w:r>
      <w:r w:rsidRPr="000525D3">
        <w:rPr>
          <w:highlight w:val="yellow"/>
          <w:lang w:val="ru-RU"/>
          <w:rPrChange w:id="95" w:author="Gorbunov" w:date="2026-02-09T23:47:00Z" w16du:dateUtc="2026-02-09T16:47:00Z">
            <w:rPr>
              <w:lang w:val="ru-RU"/>
            </w:rPr>
          </w:rPrChange>
        </w:rPr>
        <w:t xml:space="preserve">-значение отражало степень отклонения наблюдаемой кластеризации от случайного распределения. Регионы с низкими значениями </w:t>
      </w:r>
      <w:r w:rsidRPr="000525D3">
        <w:rPr>
          <w:highlight w:val="yellow"/>
          <w:rPrChange w:id="96" w:author="Gorbunov" w:date="2026-02-09T23:47:00Z" w16du:dateUtc="2026-02-09T16:47:00Z">
            <w:rPr/>
          </w:rPrChange>
        </w:rPr>
        <w:t>p</w:t>
      </w:r>
      <w:r w:rsidRPr="000525D3">
        <w:rPr>
          <w:highlight w:val="yellow"/>
          <w:lang w:val="ru-RU"/>
          <w:rPrChange w:id="97" w:author="Gorbunov" w:date="2026-02-09T23:47:00Z" w16du:dateUtc="2026-02-09T16:47:00Z">
            <w:rPr>
              <w:lang w:val="ru-RU"/>
            </w:rPr>
          </w:rPrChange>
        </w:rPr>
        <w:t>-</w:t>
      </w:r>
      <w:r w:rsidRPr="000525D3">
        <w:rPr>
          <w:highlight w:val="yellow"/>
          <w:rPrChange w:id="98" w:author="Gorbunov" w:date="2026-02-09T23:47:00Z" w16du:dateUtc="2026-02-09T16:47:00Z">
            <w:rPr/>
          </w:rPrChange>
        </w:rPr>
        <w:t>value</w:t>
      </w:r>
      <w:r w:rsidRPr="000525D3">
        <w:rPr>
          <w:highlight w:val="yellow"/>
          <w:lang w:val="ru-RU"/>
          <w:rPrChange w:id="99" w:author="Gorbunov" w:date="2026-02-09T23:47:00Z" w16du:dateUtc="2026-02-09T16:47:00Z">
            <w:rPr>
              <w:lang w:val="ru-RU"/>
            </w:rPr>
          </w:rPrChange>
        </w:rPr>
        <w:t xml:space="preserve"> рассматривались как участки с неслучайным накоплением кластеров ридов и потенциально соответствующие последовательностям </w:t>
      </w:r>
      <w:r w:rsidRPr="000525D3">
        <w:rPr>
          <w:highlight w:val="yellow"/>
          <w:rPrChange w:id="100" w:author="Gorbunov" w:date="2026-02-09T23:47:00Z" w16du:dateUtc="2026-02-09T16:47:00Z">
            <w:rPr/>
          </w:rPrChange>
        </w:rPr>
        <w:t>B</w:t>
      </w:r>
      <w:r w:rsidRPr="000525D3">
        <w:rPr>
          <w:highlight w:val="yellow"/>
          <w:lang w:val="ru-RU"/>
          <w:rPrChange w:id="101" w:author="Gorbunov" w:date="2026-02-09T23:47:00Z" w16du:dateUtc="2026-02-09T16:47:00Z">
            <w:rPr>
              <w:lang w:val="ru-RU"/>
            </w:rPr>
          </w:rPrChange>
        </w:rPr>
        <w:t>-хромосом.</w:t>
      </w:r>
    </w:p>
    <w:p w14:paraId="60D0737B" w14:textId="1262235B" w:rsidR="00E646FB" w:rsidRDefault="00E646FB" w:rsidP="00E646FB">
      <w:pPr>
        <w:pStyle w:val="Heading2"/>
        <w:rPr>
          <w:ins w:id="102" w:author="Gorbunov" w:date="2026-02-09T22:17:00Z" w16du:dateUtc="2026-02-09T15:17:00Z"/>
          <w:i/>
          <w:iCs/>
        </w:rPr>
      </w:pPr>
      <w:ins w:id="103" w:author="Gorbunov" w:date="2026-02-09T22:15:00Z" w16du:dateUtc="2026-02-09T15:15:00Z">
        <w:r>
          <w:lastRenderedPageBreak/>
          <w:t xml:space="preserve">Анализ </w:t>
        </w:r>
      </w:ins>
      <w:ins w:id="104" w:author="Gorbunov" w:date="2026-02-09T22:17:00Z" w16du:dateUtc="2026-02-09T15:17:00Z">
        <w:r>
          <w:t xml:space="preserve">повторов </w:t>
        </w:r>
      </w:ins>
      <w:ins w:id="105" w:author="Gorbunov" w:date="2026-02-09T22:15:00Z" w16du:dateUtc="2026-02-09T15:15:00Z">
        <w:r>
          <w:t>в</w:t>
        </w:r>
      </w:ins>
      <w:ins w:id="106" w:author="Gorbunov" w:date="2026-02-10T00:20:00Z" w16du:dateUtc="2026-02-09T17:20:00Z">
        <w:r w:rsidR="00643219">
          <w:t xml:space="preserve"> </w:t>
        </w:r>
      </w:ins>
      <w:ins w:id="107" w:author="Gorbunov" w:date="2026-02-09T22:15:00Z" w16du:dateUtc="2026-02-09T15:15:00Z">
        <w:r>
          <w:t>геноме</w:t>
        </w:r>
        <w:r w:rsidRPr="00E646FB">
          <w:t xml:space="preserve"> </w:t>
        </w:r>
        <w:r w:rsidRPr="00E646FB">
          <w:rPr>
            <w:i/>
            <w:iCs/>
            <w:lang w:val="en-US"/>
            <w:rPrChange w:id="108" w:author="Gorbunov" w:date="2026-02-09T22:17:00Z" w16du:dateUtc="2026-02-09T15:17:00Z">
              <w:rPr>
                <w:lang w:val="en-US"/>
              </w:rPr>
            </w:rPrChange>
          </w:rPr>
          <w:t>N</w:t>
        </w:r>
        <w:r w:rsidRPr="00E646FB">
          <w:rPr>
            <w:i/>
            <w:iCs/>
            <w:rPrChange w:id="109" w:author="Gorbunov" w:date="2026-02-09T22:17:00Z" w16du:dateUtc="2026-02-09T15:17:00Z">
              <w:rPr/>
            </w:rPrChange>
          </w:rPr>
          <w:t>.</w:t>
        </w:r>
        <w:r w:rsidRPr="00E646FB">
          <w:rPr>
            <w:i/>
            <w:iCs/>
            <w:rPrChange w:id="110" w:author="Gorbunov" w:date="2026-02-09T22:17:00Z" w16du:dateUtc="2026-02-09T15:17:00Z">
              <w:rPr>
                <w:iCs/>
              </w:rPr>
            </w:rPrChange>
          </w:rPr>
          <w:t xml:space="preserve"> L</w:t>
        </w:r>
        <w:r w:rsidRPr="00E646FB">
          <w:rPr>
            <w:i/>
            <w:iCs/>
          </w:rPr>
          <w:t>eisler</w:t>
        </w:r>
        <w:r w:rsidRPr="00E646FB">
          <w:rPr>
            <w:i/>
            <w:iCs/>
            <w:lang w:val="en-US"/>
          </w:rPr>
          <w:t>i</w:t>
        </w:r>
      </w:ins>
    </w:p>
    <w:p w14:paraId="5081C20A" w14:textId="06E64C1D" w:rsidR="00E8202E" w:rsidRPr="00E8202E" w:rsidRDefault="00E8202E" w:rsidP="00E8202E">
      <w:pPr>
        <w:rPr>
          <w:ins w:id="111" w:author="Gorbunov" w:date="2026-02-09T22:34:00Z" w16du:dateUtc="2026-02-09T15:34:00Z"/>
          <w:lang w:val="ru-RU"/>
        </w:rPr>
      </w:pPr>
      <w:ins w:id="112" w:author="Gorbunov" w:date="2026-02-09T22:34:00Z" w16du:dateUtc="2026-02-09T15:34:00Z">
        <w:r w:rsidRPr="00E8202E">
          <w:rPr>
            <w:lang w:val="ru-RU"/>
          </w:rPr>
          <w:t xml:space="preserve">Для комплексной характеристики повторяющихся последовательностей в геноме </w:t>
        </w:r>
        <w:r w:rsidRPr="000C4D0A">
          <w:rPr>
            <w:i/>
            <w:iCs/>
            <w:lang w:val="ru-RU"/>
            <w:rPrChange w:id="113" w:author="Gorbunov" w:date="2026-02-09T22:40:00Z" w16du:dateUtc="2026-02-09T15:40:00Z">
              <w:rPr>
                <w:lang w:val="ru-RU"/>
              </w:rPr>
            </w:rPrChange>
          </w:rPr>
          <w:t>Nyctalus leisleri</w:t>
        </w:r>
      </w:ins>
      <w:ins w:id="114" w:author="Gorbunov" w:date="2026-02-09T23:46:00Z" w16du:dateUtc="2026-02-09T16:46:00Z">
        <w:r w:rsidR="00A4589A">
          <w:rPr>
            <w:i/>
            <w:iCs/>
            <w:lang w:val="ru-RU"/>
          </w:rPr>
          <w:t xml:space="preserve"> </w:t>
        </w:r>
        <w:r w:rsidR="00A4589A" w:rsidRPr="00A4589A">
          <w:rPr>
            <w:lang w:val="ru-RU"/>
            <w:rPrChange w:id="115" w:author="Gorbunov" w:date="2026-02-09T23:47:00Z" w16du:dateUtc="2026-02-09T16:47:00Z">
              <w:rPr>
                <w:i/>
                <w:iCs/>
                <w:lang w:val="ru-RU"/>
              </w:rPr>
            </w:rPrChange>
          </w:rPr>
          <w:t>(</w:t>
        </w:r>
        <w:r w:rsidR="00A4589A" w:rsidRPr="00A4589A">
          <w:t>GCA</w:t>
        </w:r>
        <w:r w:rsidR="00A4589A" w:rsidRPr="00A4589A">
          <w:rPr>
            <w:lang w:val="ru-RU"/>
          </w:rPr>
          <w:t>_964264875.2</w:t>
        </w:r>
        <w:r w:rsidR="00A4589A" w:rsidRPr="00A4589A">
          <w:rPr>
            <w:lang w:val="ru-RU"/>
            <w:rPrChange w:id="116" w:author="Gorbunov" w:date="2026-02-09T23:47:00Z" w16du:dateUtc="2026-02-09T16:47:00Z">
              <w:rPr>
                <w:i/>
                <w:iCs/>
                <w:lang w:val="ru-RU"/>
              </w:rPr>
            </w:rPrChange>
          </w:rPr>
          <w:t>)</w:t>
        </w:r>
      </w:ins>
      <w:ins w:id="117" w:author="Gorbunov" w:date="2026-02-09T23:51:00Z" w16du:dateUtc="2026-02-09T16:51:00Z">
        <w:r w:rsidR="0091294E" w:rsidRPr="0091294E">
          <w:rPr>
            <w:lang w:val="ru-RU"/>
            <w:rPrChange w:id="118" w:author="Gorbunov" w:date="2026-02-09T23:51:00Z" w16du:dateUtc="2026-02-09T16:51:00Z">
              <w:rPr/>
            </w:rPrChange>
          </w:rPr>
          <w:t xml:space="preserve"> </w:t>
        </w:r>
      </w:ins>
      <w:sdt>
        <w:sdtPr>
          <w:rPr>
            <w:rFonts w:cs="Times New Roman"/>
            <w:color w:val="000000"/>
            <w:lang w:val="ru-RU"/>
          </w:rPr>
          <w:tag w:val="MENDELEY_CITATION_v3_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"/>
          <w:id w:val="-1979842770"/>
          <w:placeholder>
            <w:docPart w:val="DefaultPlaceholder_-1854013440"/>
          </w:placeholder>
        </w:sdtPr>
        <w:sdtContent>
          <w:r w:rsidR="00FF2667" w:rsidRPr="00FF2667">
            <w:rPr>
              <w:rFonts w:cs="Times New Roman"/>
              <w:color w:val="000000"/>
              <w:lang w:val="ru-RU"/>
            </w:rPr>
            <w:t>[40]</w:t>
          </w:r>
        </w:sdtContent>
      </w:sdt>
      <w:ins w:id="119" w:author="Gorbunov" w:date="2026-02-09T22:34:00Z" w16du:dateUtc="2026-02-09T15:34:00Z">
        <w:r w:rsidRPr="00E8202E">
          <w:rPr>
            <w:lang w:val="ru-RU"/>
          </w:rPr>
          <w:t xml:space="preserve"> был использован набор взаимодополняющих инструментов, ориентированных на выявление как транспонируемых элементов, так и тандемных повторов.</w:t>
        </w:r>
      </w:ins>
    </w:p>
    <w:p w14:paraId="53EDF4DD" w14:textId="563E7810" w:rsidR="00E8202E" w:rsidRPr="00E8202E" w:rsidRDefault="00E8202E" w:rsidP="00E8202E">
      <w:pPr>
        <w:rPr>
          <w:ins w:id="120" w:author="Gorbunov" w:date="2026-02-09T22:34:00Z" w16du:dateUtc="2026-02-09T15:34:00Z"/>
          <w:lang w:val="ru-RU"/>
        </w:rPr>
      </w:pPr>
      <w:ins w:id="121" w:author="Gorbunov" w:date="2026-02-09T22:34:00Z" w16du:dateUtc="2026-02-09T15:34:00Z">
        <w:r w:rsidRPr="00E8202E">
          <w:rPr>
            <w:lang w:val="ru-RU"/>
          </w:rPr>
          <w:t xml:space="preserve">Поиск транспонируемых элементов осуществлялся с использованием RepeatModeler </w:t>
        </w:r>
      </w:ins>
      <w:ins w:id="122" w:author="Gorbunov" w:date="2026-02-09T22:45:00Z" w16du:dateUtc="2026-02-09T15:45:00Z">
        <w:r w:rsidR="006878BA" w:rsidRPr="006878BA">
          <w:rPr>
            <w:lang w:val="ru-RU"/>
            <w:rPrChange w:id="123" w:author="Gorbunov" w:date="2026-02-09T22:45:00Z" w16du:dateUtc="2026-02-09T15:45:00Z">
              <w:rPr/>
            </w:rPrChange>
          </w:rPr>
          <w:t>(</w:t>
        </w:r>
        <w:r w:rsidR="006878BA">
          <w:t>v</w:t>
        </w:r>
      </w:ins>
      <w:ins w:id="124" w:author="Gorbunov" w:date="2026-02-09T22:44:00Z" w16du:dateUtc="2026-02-09T15:44:00Z">
        <w:r w:rsidR="006878BA" w:rsidRPr="006878BA">
          <w:rPr>
            <w:lang w:val="ru-RU"/>
          </w:rPr>
          <w:t>2.0.5+galaxy0</w:t>
        </w:r>
      </w:ins>
      <w:ins w:id="125" w:author="Gorbunov" w:date="2026-02-09T22:45:00Z" w16du:dateUtc="2026-02-09T15:45:00Z">
        <w:r w:rsidR="006878BA" w:rsidRPr="006878BA">
          <w:rPr>
            <w:lang w:val="ru-RU"/>
            <w:rPrChange w:id="126" w:author="Gorbunov" w:date="2026-02-09T22:45:00Z" w16du:dateUtc="2026-02-09T15:45:00Z">
              <w:rPr/>
            </w:rPrChange>
          </w:rPr>
          <w:t xml:space="preserve">, </w:t>
        </w:r>
        <w:r w:rsidR="006878BA">
          <w:t>Galaxy</w:t>
        </w:r>
        <w:r w:rsidR="006878BA" w:rsidRPr="006878BA">
          <w:rPr>
            <w:lang w:val="ru-RU"/>
            <w:rPrChange w:id="127" w:author="Gorbunov" w:date="2026-02-09T22:45:00Z" w16du:dateUtc="2026-02-09T15:45:00Z">
              <w:rPr/>
            </w:rPrChange>
          </w:rPr>
          <w:t xml:space="preserve"> </w:t>
        </w:r>
        <w:r w:rsidR="006878BA">
          <w:t>Server</w:t>
        </w:r>
        <w:r w:rsidR="006878BA" w:rsidRPr="006878BA">
          <w:rPr>
            <w:lang w:val="ru-RU"/>
            <w:rPrChange w:id="128" w:author="Gorbunov" w:date="2026-02-09T22:45:00Z" w16du:dateUtc="2026-02-09T15:45:00Z">
              <w:rPr/>
            </w:rPrChange>
          </w:rPr>
          <w:t xml:space="preserve"> </w:t>
        </w:r>
        <w:r w:rsidR="006878BA">
          <w:t>EU</w:t>
        </w:r>
        <w:r w:rsidR="006878BA" w:rsidRPr="006878BA">
          <w:rPr>
            <w:lang w:val="ru-RU"/>
            <w:rPrChange w:id="129" w:author="Gorbunov" w:date="2026-02-09T22:45:00Z" w16du:dateUtc="2026-02-09T15:45:00Z">
              <w:rPr/>
            </w:rPrChange>
          </w:rPr>
          <w:t>)</w:t>
        </w:r>
      </w:ins>
      <w:ins w:id="130" w:author="Gorbunov" w:date="2026-02-09T23:53:00Z" w16du:dateUtc="2026-02-09T16:53:00Z">
        <w:r w:rsidR="0091294E" w:rsidRPr="0091294E">
          <w:rPr>
            <w:lang w:val="ru-RU"/>
            <w:rPrChange w:id="131" w:author="Gorbunov" w:date="2026-02-09T23:53:00Z" w16du:dateUtc="2026-02-09T16:53:00Z">
              <w:rPr/>
            </w:rPrChange>
          </w:rPr>
          <w:t xml:space="preserve"> </w:t>
        </w:r>
      </w:ins>
      <w:sdt>
        <w:sdtPr>
          <w:rPr>
            <w:rFonts w:cs="Times New Roman"/>
            <w:color w:val="000000"/>
            <w:lang w:val="ru-RU"/>
          </w:rPr>
          <w:tag w:val="MENDELEY_CITATION_v3_eyJjaXRhdGlvbklEIjoiTUVOREVMRVlfQ0lUQVRJT05fYWZlOTEwMDAtZGI2ZC00ZTI5LWI3ZjUtMTk1ZTBjZTc0ZTA3IiwicHJvcGVydGllcyI6eyJub3RlSW5kZXgiOjB9LCJpc0VkaXRlZCI6ZmFsc2UsIm1hbnVhbE92ZXJyaWRlIjp7ImlzTWFudWFsbHlPdmVycmlkZGVuIjpmYWxzZSwiY2l0ZXByb2NUZXh0IjoiWzM1LDQx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"/>
          <w:id w:val="2115091098"/>
          <w:placeholder>
            <w:docPart w:val="DefaultPlaceholder_-1854013440"/>
          </w:placeholder>
        </w:sdtPr>
        <w:sdtContent>
          <w:r w:rsidR="00FF2667" w:rsidRPr="00FF2667">
            <w:rPr>
              <w:rFonts w:cs="Times New Roman"/>
              <w:color w:val="000000"/>
              <w:lang w:val="ru-RU"/>
            </w:rPr>
            <w:t>[35,41]</w:t>
          </w:r>
        </w:sdtContent>
      </w:sdt>
      <w:ins w:id="132" w:author="Gorbunov" w:date="2026-02-09T22:34:00Z" w16du:dateUtc="2026-02-09T15:34:00Z">
        <w:r w:rsidRPr="00E8202E">
          <w:rPr>
            <w:lang w:val="ru-RU"/>
          </w:rPr>
          <w:t xml:space="preserve">, который позволяет проводить </w:t>
        </w:r>
        <w:r w:rsidRPr="000C4D0A">
          <w:rPr>
            <w:i/>
            <w:iCs/>
            <w:lang w:val="ru-RU"/>
            <w:rPrChange w:id="133" w:author="Gorbunov" w:date="2026-02-09T22:36:00Z" w16du:dateUtc="2026-02-09T15:36:00Z">
              <w:rPr>
                <w:lang w:val="ru-RU"/>
              </w:rPr>
            </w:rPrChange>
          </w:rPr>
          <w:t>de novo</w:t>
        </w:r>
        <w:r w:rsidRPr="00E8202E">
          <w:rPr>
            <w:lang w:val="ru-RU"/>
          </w:rPr>
          <w:t xml:space="preserve"> идентификацию повторов без опоры на заранее подготовленные базы данных. Данный подход особенно важен при анализе геномов видов, для которых специализированные библиотеки повторов ограничены или отсутствуют.</w:t>
        </w:r>
      </w:ins>
    </w:p>
    <w:p w14:paraId="03BB7B6C" w14:textId="4205A90D" w:rsidR="00642CB4" w:rsidRPr="00642CB4" w:rsidRDefault="00642CB4" w:rsidP="00E8202E">
      <w:pPr>
        <w:rPr>
          <w:ins w:id="134" w:author="Gorbunov" w:date="2026-02-09T23:12:00Z" w16du:dateUtc="2026-02-09T16:12:00Z"/>
          <w:lang w:val="ru-RU"/>
          <w:rPrChange w:id="135" w:author="Gorbunov" w:date="2026-02-09T23:13:00Z" w16du:dateUtc="2026-02-09T16:13:00Z">
            <w:rPr>
              <w:ins w:id="136" w:author="Gorbunov" w:date="2026-02-09T23:12:00Z" w16du:dateUtc="2026-02-09T16:12:00Z"/>
            </w:rPr>
          </w:rPrChange>
        </w:rPr>
      </w:pPr>
      <w:ins w:id="137" w:author="Gorbunov" w:date="2026-02-09T23:12:00Z" w16du:dateUtc="2026-02-09T16:12:00Z">
        <w:r w:rsidRPr="00642CB4">
          <w:rPr>
            <w:lang w:val="ru-RU"/>
          </w:rPr>
          <w:t>Для идентификации тандемных повторов применялись два независимых метода. Первый включал TideCluster (v1.6.2, Galaxy Server RepeatExplorer)</w:t>
        </w:r>
      </w:ins>
      <w:ins w:id="138" w:author="Gorbunov" w:date="2026-02-09T23:53:00Z" w16du:dateUtc="2026-02-09T16:53:00Z">
        <w:r w:rsidR="0091294E" w:rsidRPr="0091294E">
          <w:rPr>
            <w:lang w:val="ru-RU"/>
            <w:rPrChange w:id="139" w:author="Gorbunov" w:date="2026-02-09T23:53:00Z" w16du:dateUtc="2026-02-09T16:53:00Z">
              <w:rPr/>
            </w:rPrChange>
          </w:rPr>
          <w:t xml:space="preserve"> </w:t>
        </w:r>
      </w:ins>
      <w:sdt>
        <w:sdtPr>
          <w:rPr>
            <w:rFonts w:cs="Times New Roman"/>
            <w:color w:val="000000"/>
            <w:lang w:val="ru-RU"/>
          </w:rPr>
          <w:tag w:val="MENDELEY_CITATION_v3_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"/>
          <w:id w:val="-10679800"/>
          <w:placeholder>
            <w:docPart w:val="DefaultPlaceholder_-1854013440"/>
          </w:placeholder>
        </w:sdtPr>
        <w:sdtContent>
          <w:r w:rsidR="00FF2667" w:rsidRPr="00FF2667">
            <w:rPr>
              <w:rFonts w:cs="Times New Roman"/>
              <w:color w:val="000000"/>
              <w:lang w:val="ru-RU"/>
            </w:rPr>
            <w:t>[28,36]</w:t>
          </w:r>
        </w:sdtContent>
      </w:sdt>
      <w:ins w:id="140" w:author="Gorbunov" w:date="2026-02-09T23:12:00Z" w16du:dateUtc="2026-02-09T16:12:00Z">
        <w:r w:rsidRPr="00642CB4">
          <w:rPr>
            <w:lang w:val="ru-RU"/>
          </w:rPr>
          <w:t>, использованный для анализа референсного генома, что позволило выявить кластеры коротких высококопийных последовательностей, характерных для сателлитной ДНК. Второй метод основывался на использовании RepeatExplorer (v2.3.12.1, Galaxy Server RepeatExplorer)</w:t>
        </w:r>
      </w:ins>
      <w:ins w:id="141" w:author="Gorbunov" w:date="2026-02-09T23:55:00Z" w16du:dateUtc="2026-02-09T16:55:00Z">
        <w:r w:rsidR="0091294E" w:rsidRPr="0091294E">
          <w:rPr>
            <w:lang w:val="ru-RU"/>
            <w:rPrChange w:id="142" w:author="Gorbunov" w:date="2026-02-09T23:55:00Z" w16du:dateUtc="2026-02-09T16:55:00Z">
              <w:rPr/>
            </w:rPrChange>
          </w:rPr>
          <w:t xml:space="preserve"> </w:t>
        </w:r>
      </w:ins>
      <w:sdt>
        <w:sdtPr>
          <w:rPr>
            <w:rFonts w:cs="Times New Roman"/>
            <w:color w:val="000000"/>
            <w:lang w:val="ru-RU"/>
          </w:rPr>
          <w:tag w:val="MENDELEY_CITATION_v3_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"/>
          <w:id w:val="-952015979"/>
          <w:placeholder>
            <w:docPart w:val="DefaultPlaceholder_-1854013440"/>
          </w:placeholder>
        </w:sdtPr>
        <w:sdtContent>
          <w:r w:rsidR="00FF2667" w:rsidRPr="00FF2667">
            <w:rPr>
              <w:rFonts w:cs="Times New Roman"/>
              <w:color w:val="000000"/>
              <w:lang w:val="ru-RU"/>
            </w:rPr>
            <w:t>[28]</w:t>
          </w:r>
        </w:sdtContent>
      </w:sdt>
      <w:ins w:id="143" w:author="Gorbunov" w:date="2026-02-09T23:12:00Z" w16du:dateUtc="2026-02-09T16:12:00Z">
        <w:r w:rsidRPr="00642CB4">
          <w:rPr>
            <w:lang w:val="ru-RU"/>
          </w:rPr>
          <w:t xml:space="preserve">, который запускался отдельно для каждого образца, что обеспечивало повышенную чувствительность к вариабельным и </w:t>
        </w:r>
      </w:ins>
      <w:ins w:id="144" w:author="Gorbunov" w:date="2026-02-09T23:13:00Z" w16du:dateUtc="2026-02-09T16:13:00Z">
        <w:r>
          <w:rPr>
            <w:lang w:val="ru-RU"/>
          </w:rPr>
          <w:t>специфичным для образцов</w:t>
        </w:r>
      </w:ins>
      <w:ins w:id="145" w:author="Gorbunov" w:date="2026-02-09T23:12:00Z" w16du:dateUtc="2026-02-09T16:12:00Z">
        <w:r w:rsidRPr="00642CB4">
          <w:rPr>
            <w:lang w:val="ru-RU"/>
          </w:rPr>
          <w:t xml:space="preserve"> тандемным повторам. Оба инструмента используют конвейер TAREAN для детекции и классификации тандемных повторов, в связи с чем для дальнейшего анализа были отобраны последовательности, аннотированные в рамках </w:t>
        </w:r>
      </w:ins>
      <w:ins w:id="146" w:author="Gorbunov" w:date="2026-02-09T23:13:00Z" w16du:dateUtc="2026-02-09T16:13:00Z">
        <w:r>
          <w:rPr>
            <w:lang w:val="ru-RU"/>
          </w:rPr>
          <w:t>этого</w:t>
        </w:r>
      </w:ins>
      <w:ins w:id="147" w:author="Gorbunov" w:date="2026-02-09T23:12:00Z" w16du:dateUtc="2026-02-09T16:12:00Z">
        <w:r w:rsidRPr="00642CB4">
          <w:rPr>
            <w:lang w:val="ru-RU"/>
          </w:rPr>
          <w:t xml:space="preserve"> конвейера.</w:t>
        </w:r>
      </w:ins>
    </w:p>
    <w:p w14:paraId="2587E8C8" w14:textId="6F4260CB" w:rsidR="00E8202E" w:rsidRPr="00E8202E" w:rsidRDefault="00E8202E" w:rsidP="00E8202E">
      <w:pPr>
        <w:rPr>
          <w:ins w:id="148" w:author="Gorbunov" w:date="2026-02-09T22:34:00Z" w16du:dateUtc="2026-02-09T15:34:00Z"/>
          <w:lang w:val="ru-RU"/>
        </w:rPr>
      </w:pPr>
      <w:ins w:id="149" w:author="Gorbunov" w:date="2026-02-09T22:34:00Z" w16du:dateUtc="2026-02-09T15:34:00Z">
        <w:r w:rsidRPr="00E8202E">
          <w:rPr>
            <w:lang w:val="ru-RU"/>
          </w:rPr>
          <w:t xml:space="preserve">Результаты работы всех инструментов были приведены к единому формату FASTA, после чего объединены в общий </w:t>
        </w:r>
      </w:ins>
      <w:ins w:id="150" w:author="Gorbunov" w:date="2026-02-09T22:35:00Z" w16du:dateUtc="2026-02-09T15:35:00Z">
        <w:r w:rsidR="000C4D0A">
          <w:rPr>
            <w:lang w:val="ru-RU"/>
          </w:rPr>
          <w:t>набор данных</w:t>
        </w:r>
      </w:ins>
      <w:ins w:id="151" w:author="Gorbunov" w:date="2026-02-09T22:34:00Z" w16du:dateUtc="2026-02-09T15:34:00Z">
        <w:r w:rsidRPr="00E8202E">
          <w:rPr>
            <w:lang w:val="ru-RU"/>
          </w:rPr>
          <w:t xml:space="preserve"> повторяющихся последовательностей. Для устранения избыточности и агрегации сходных последовательностей </w:t>
        </w:r>
      </w:ins>
      <w:ins w:id="152" w:author="Gorbunov" w:date="2026-02-09T22:35:00Z" w16du:dateUtc="2026-02-09T15:35:00Z">
        <w:r w:rsidR="000C4D0A">
          <w:rPr>
            <w:lang w:val="ru-RU"/>
          </w:rPr>
          <w:t>набор данных</w:t>
        </w:r>
        <w:r w:rsidR="000C4D0A" w:rsidRPr="00E8202E">
          <w:rPr>
            <w:lang w:val="ru-RU"/>
          </w:rPr>
          <w:t xml:space="preserve"> </w:t>
        </w:r>
      </w:ins>
      <w:ins w:id="153" w:author="Gorbunov" w:date="2026-02-09T22:34:00Z" w16du:dateUtc="2026-02-09T15:34:00Z">
        <w:r w:rsidRPr="00E8202E">
          <w:rPr>
            <w:lang w:val="ru-RU"/>
          </w:rPr>
          <w:t xml:space="preserve">был дополнительно кластеризован с использованием MMseqs2 </w:t>
        </w:r>
      </w:ins>
      <w:ins w:id="154" w:author="Gorbunov" w:date="2026-02-09T22:52:00Z" w16du:dateUtc="2026-02-09T15:52:00Z">
        <w:r w:rsidR="006878BA">
          <w:t>easy</w:t>
        </w:r>
        <w:r w:rsidR="006878BA" w:rsidRPr="006878BA">
          <w:rPr>
            <w:lang w:val="ru-RU"/>
            <w:rPrChange w:id="155" w:author="Gorbunov" w:date="2026-02-09T22:52:00Z" w16du:dateUtc="2026-02-09T15:52:00Z">
              <w:rPr/>
            </w:rPrChange>
          </w:rPr>
          <w:t>-</w:t>
        </w:r>
      </w:ins>
      <w:ins w:id="156" w:author="Gorbunov" w:date="2026-02-09T22:34:00Z" w16du:dateUtc="2026-02-09T15:34:00Z">
        <w:r w:rsidRPr="00E8202E">
          <w:rPr>
            <w:lang w:val="ru-RU"/>
          </w:rPr>
          <w:t>cluster (</w:t>
        </w:r>
      </w:ins>
      <w:ins w:id="157" w:author="Gorbunov" w:date="2026-02-09T22:53:00Z" w16du:dateUtc="2026-02-09T15:53:00Z">
        <w:r w:rsidR="006878BA">
          <w:t>v</w:t>
        </w:r>
        <w:r w:rsidR="006878BA" w:rsidRPr="006878BA">
          <w:rPr>
            <w:lang w:val="ru-RU"/>
            <w:rPrChange w:id="158" w:author="Gorbunov" w:date="2026-02-09T22:53:00Z" w16du:dateUtc="2026-02-09T15:53:00Z">
              <w:rPr/>
            </w:rPrChange>
          </w:rPr>
          <w:t>18.8</w:t>
        </w:r>
        <w:r w:rsidR="006878BA" w:rsidRPr="006878BA">
          <w:t>cc</w:t>
        </w:r>
        <w:r w:rsidR="006878BA" w:rsidRPr="006878BA">
          <w:rPr>
            <w:lang w:val="ru-RU"/>
            <w:rPrChange w:id="159" w:author="Gorbunov" w:date="2026-02-09T22:53:00Z" w16du:dateUtc="2026-02-09T15:53:00Z">
              <w:rPr/>
            </w:rPrChange>
          </w:rPr>
          <w:t>5</w:t>
        </w:r>
        <w:r w:rsidR="006878BA" w:rsidRPr="006878BA">
          <w:t>c</w:t>
        </w:r>
      </w:ins>
      <w:ins w:id="160" w:author="Gorbunov" w:date="2026-02-09T22:34:00Z" w16du:dateUtc="2026-02-09T15:34:00Z">
        <w:r w:rsidRPr="00E8202E">
          <w:rPr>
            <w:lang w:val="ru-RU"/>
          </w:rPr>
          <w:t>)</w:t>
        </w:r>
      </w:ins>
      <w:ins w:id="161" w:author="Gorbunov" w:date="2026-02-09T23:55:00Z" w16du:dateUtc="2026-02-09T16:55:00Z">
        <w:r w:rsidR="0091294E" w:rsidRPr="0091294E">
          <w:rPr>
            <w:lang w:val="ru-RU"/>
            <w:rPrChange w:id="162" w:author="Gorbunov" w:date="2026-02-09T23:55:00Z" w16du:dateUtc="2026-02-09T16:55:00Z">
              <w:rPr/>
            </w:rPrChange>
          </w:rPr>
          <w:t xml:space="preserve"> </w:t>
        </w:r>
      </w:ins>
      <w:sdt>
        <w:sdtPr>
          <w:rPr>
            <w:rFonts w:cs="Times New Roman"/>
            <w:color w:val="000000"/>
            <w:lang w:val="ru-RU"/>
          </w:rPr>
          <w:tag w:val="MENDELEY_CITATION_v3_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"/>
          <w:id w:val="2116864335"/>
          <w:placeholder>
            <w:docPart w:val="DefaultPlaceholder_-1854013440"/>
          </w:placeholder>
        </w:sdtPr>
        <w:sdtContent>
          <w:r w:rsidR="00FF2667" w:rsidRPr="00FF2667">
            <w:rPr>
              <w:rFonts w:cs="Times New Roman"/>
              <w:color w:val="000000"/>
              <w:lang w:val="ru-RU"/>
            </w:rPr>
            <w:t>[42]</w:t>
          </w:r>
        </w:sdtContent>
      </w:sdt>
      <w:ins w:id="163" w:author="Gorbunov" w:date="2026-02-09T22:34:00Z" w16du:dateUtc="2026-02-09T15:34:00Z">
        <w:r w:rsidRPr="00E8202E">
          <w:rPr>
            <w:lang w:val="ru-RU"/>
          </w:rPr>
          <w:t>. Кластеризация проводилась с порогами не менее 90 % покрытия и 80 % сходства по длине, что позволило сохранить биологически релевантные варианты повторов, одновременно снижая влияние технической избыточности.</w:t>
        </w:r>
      </w:ins>
    </w:p>
    <w:p w14:paraId="38AF64A4" w14:textId="2F010F9D" w:rsidR="00E8202E" w:rsidRPr="001A5A93" w:rsidRDefault="00E8202E" w:rsidP="00E8202E">
      <w:pPr>
        <w:rPr>
          <w:ins w:id="164" w:author="Gorbunov" w:date="2026-02-09T23:08:00Z" w16du:dateUtc="2026-02-09T16:08:00Z"/>
          <w:lang w:val="ru-RU"/>
          <w:rPrChange w:id="165" w:author="Gorbunov" w:date="2026-02-09T23:26:00Z" w16du:dateUtc="2026-02-09T16:26:00Z">
            <w:rPr>
              <w:ins w:id="166" w:author="Gorbunov" w:date="2026-02-09T23:08:00Z" w16du:dateUtc="2026-02-09T16:08:00Z"/>
            </w:rPr>
          </w:rPrChange>
        </w:rPr>
      </w:pPr>
      <w:ins w:id="167" w:author="Gorbunov" w:date="2026-02-09T22:34:00Z" w16du:dateUtc="2026-02-09T15:34:00Z">
        <w:r w:rsidRPr="00E8202E">
          <w:rPr>
            <w:lang w:val="ru-RU"/>
          </w:rPr>
          <w:t xml:space="preserve">В результате был сформирован итоговый </w:t>
        </w:r>
      </w:ins>
      <w:ins w:id="168" w:author="Gorbunov" w:date="2026-02-09T22:35:00Z" w16du:dateUtc="2026-02-09T15:35:00Z">
        <w:r w:rsidR="000C4D0A">
          <w:rPr>
            <w:lang w:val="ru-RU"/>
          </w:rPr>
          <w:t>набор данных</w:t>
        </w:r>
      </w:ins>
      <w:ins w:id="169" w:author="Gorbunov" w:date="2026-02-09T22:34:00Z" w16du:dateUtc="2026-02-09T15:34:00Z">
        <w:r w:rsidRPr="00E8202E">
          <w:rPr>
            <w:lang w:val="ru-RU"/>
          </w:rPr>
          <w:t xml:space="preserve">, включающий </w:t>
        </w:r>
      </w:ins>
      <w:ins w:id="170" w:author="Gorbunov" w:date="2026-02-09T23:38:00Z" w16du:dateUtc="2026-02-09T16:38:00Z">
        <w:r w:rsidR="007D0FAD" w:rsidRPr="007D0FAD">
          <w:rPr>
            <w:lang w:val="ru-RU"/>
          </w:rPr>
          <w:t xml:space="preserve">1125 </w:t>
        </w:r>
      </w:ins>
      <w:ins w:id="171" w:author="Gorbunov" w:date="2026-02-09T22:34:00Z" w16du:dateUtc="2026-02-09T15:34:00Z">
        <w:r w:rsidRPr="00E8202E">
          <w:rPr>
            <w:lang w:val="ru-RU"/>
          </w:rPr>
          <w:t>уникальных последовательностей повторов (табл</w:t>
        </w:r>
      </w:ins>
      <w:ins w:id="172" w:author="Gorbunov" w:date="2026-02-09T23:42:00Z" w16du:dateUtc="2026-02-09T16:42:00Z">
        <w:r w:rsidR="00B0194F">
          <w:rPr>
            <w:lang w:val="ru-RU"/>
          </w:rPr>
          <w:t>ица</w:t>
        </w:r>
      </w:ins>
      <w:ins w:id="173" w:author="Gorbunov" w:date="2026-02-09T22:34:00Z" w16du:dateUtc="2026-02-09T15:34:00Z">
        <w:r w:rsidRPr="00E8202E">
          <w:rPr>
            <w:lang w:val="ru-RU"/>
          </w:rPr>
          <w:t xml:space="preserve"> 2). Последовательности, идентифицированные как тандемные повторы, были</w:t>
        </w:r>
      </w:ins>
      <w:ins w:id="174" w:author="Gorbunov" w:date="2026-02-09T23:58:00Z" w16du:dateUtc="2026-02-09T16:58:00Z">
        <w:r w:rsidR="0091294E" w:rsidRPr="0091294E">
          <w:rPr>
            <w:lang w:val="ru-RU"/>
            <w:rPrChange w:id="175" w:author="Gorbunov" w:date="2026-02-09T23:58:00Z" w16du:dateUtc="2026-02-09T16:58:00Z">
              <w:rPr/>
            </w:rPrChange>
          </w:rPr>
          <w:t xml:space="preserve"> </w:t>
        </w:r>
      </w:ins>
      <w:ins w:id="176" w:author="Gorbunov" w:date="2026-02-09T22:34:00Z" w16du:dateUtc="2026-02-09T15:34:00Z">
        <w:r w:rsidRPr="00E8202E">
          <w:rPr>
            <w:lang w:val="ru-RU"/>
          </w:rPr>
          <w:t>помечены тегом #Satellite, что обеспечило их корректную идентификацию и использование на последующих этапах анализа.</w:t>
        </w:r>
      </w:ins>
    </w:p>
    <w:p w14:paraId="14D8333F" w14:textId="77777777" w:rsidR="00642CB4" w:rsidRPr="00B0194F" w:rsidRDefault="00642CB4" w:rsidP="00E8202E">
      <w:pPr>
        <w:rPr>
          <w:ins w:id="177" w:author="Gorbunov" w:date="2026-02-09T22:34:00Z" w16du:dateUtc="2026-02-09T15:34:00Z"/>
          <w:lang w:val="ru-RU"/>
        </w:rPr>
      </w:pPr>
    </w:p>
    <w:tbl>
      <w:tblPr>
        <w:tblStyle w:val="TableGrid"/>
        <w:tblpPr w:vertAnchor="page" w:horzAnchor="margin" w:tblpY="2135"/>
        <w:tblW w:w="5000" w:type="pct"/>
        <w:tblLook w:val="04A0" w:firstRow="1" w:lastRow="0" w:firstColumn="1" w:lastColumn="0" w:noHBand="0" w:noVBand="1"/>
      </w:tblPr>
      <w:tblGrid>
        <w:gridCol w:w="2289"/>
        <w:gridCol w:w="825"/>
        <w:gridCol w:w="2977"/>
        <w:gridCol w:w="3587"/>
      </w:tblGrid>
      <w:tr w:rsidR="00B0194F" w:rsidRPr="00E509F6" w14:paraId="3DDD3C76" w14:textId="77777777" w:rsidTr="00B0194F">
        <w:trPr>
          <w:trHeight w:val="567"/>
          <w:ins w:id="178" w:author="Gorbunov" w:date="2026-02-09T23:44:00Z"/>
        </w:trPr>
        <w:tc>
          <w:tcPr>
            <w:tcW w:w="1609" w:type="pct"/>
            <w:gridSpan w:val="2"/>
            <w:vAlign w:val="center"/>
            <w:hideMark/>
          </w:tcPr>
          <w:p w14:paraId="388A69CF" w14:textId="77777777" w:rsidR="00B0194F" w:rsidRPr="00922AC1" w:rsidRDefault="00B0194F" w:rsidP="00B0194F">
            <w:pPr>
              <w:ind w:firstLine="0"/>
              <w:jc w:val="center"/>
              <w:rPr>
                <w:ins w:id="179" w:author="Gorbunov" w:date="2026-02-09T23:44:00Z" w16du:dateUtc="2026-02-09T16:44:00Z"/>
                <w:lang w:val="ru-RU" w:eastAsia="ru-RU"/>
              </w:rPr>
            </w:pPr>
            <w:ins w:id="180" w:author="Gorbunov" w:date="2026-02-09T23:44:00Z" w16du:dateUtc="2026-02-09T16:44:00Z">
              <w:r w:rsidRPr="00922AC1">
                <w:rPr>
                  <w:lang w:val="ru-RU" w:eastAsia="ru-RU"/>
                </w:rPr>
                <w:t>Инструмент</w:t>
              </w:r>
            </w:ins>
          </w:p>
        </w:tc>
        <w:tc>
          <w:tcPr>
            <w:tcW w:w="1538" w:type="pct"/>
            <w:vAlign w:val="center"/>
            <w:hideMark/>
          </w:tcPr>
          <w:p w14:paraId="310A06F6" w14:textId="77777777" w:rsidR="00B0194F" w:rsidRPr="00922AC1" w:rsidRDefault="00B0194F" w:rsidP="00B0194F">
            <w:pPr>
              <w:ind w:firstLine="0"/>
              <w:jc w:val="center"/>
              <w:rPr>
                <w:ins w:id="181" w:author="Gorbunov" w:date="2026-02-09T23:44:00Z" w16du:dateUtc="2026-02-09T16:44:00Z"/>
                <w:lang w:eastAsia="ru-RU"/>
              </w:rPr>
            </w:pPr>
            <w:ins w:id="182" w:author="Gorbunov" w:date="2026-02-09T23:44:00Z" w16du:dateUtc="2026-02-09T16:44:00Z">
              <w:r>
                <w:rPr>
                  <w:color w:val="000000"/>
                  <w:lang w:val="ru-RU" w:eastAsia="ru-RU"/>
                </w:rPr>
                <w:t>Выходное количество последовательностей</w:t>
              </w:r>
            </w:ins>
          </w:p>
        </w:tc>
        <w:tc>
          <w:tcPr>
            <w:tcW w:w="1853" w:type="pct"/>
            <w:vAlign w:val="center"/>
            <w:hideMark/>
          </w:tcPr>
          <w:p w14:paraId="68B9E042" w14:textId="77777777" w:rsidR="00B0194F" w:rsidRPr="00E509F6" w:rsidRDefault="00B0194F" w:rsidP="00B0194F">
            <w:pPr>
              <w:ind w:firstLine="0"/>
              <w:jc w:val="center"/>
              <w:rPr>
                <w:ins w:id="183" w:author="Gorbunov" w:date="2026-02-09T23:44:00Z" w16du:dateUtc="2026-02-09T16:44:00Z"/>
                <w:lang w:val="ru-RU" w:eastAsia="ru-RU"/>
              </w:rPr>
            </w:pPr>
            <w:ins w:id="184" w:author="Gorbunov" w:date="2026-02-09T23:44:00Z" w16du:dateUtc="2026-02-09T16:44:00Z">
              <w:r>
                <w:rPr>
                  <w:color w:val="000000"/>
                  <w:lang w:val="ru-RU" w:eastAsia="ru-RU"/>
                </w:rPr>
                <w:t>Кластеризованное количество последовательностей</w:t>
              </w:r>
            </w:ins>
          </w:p>
        </w:tc>
      </w:tr>
      <w:tr w:rsidR="00B0194F" w:rsidRPr="00E509F6" w14:paraId="6A70D33E" w14:textId="77777777" w:rsidTr="00B0194F">
        <w:trPr>
          <w:trHeight w:val="567"/>
          <w:ins w:id="185" w:author="Gorbunov" w:date="2026-02-09T23:44:00Z"/>
        </w:trPr>
        <w:tc>
          <w:tcPr>
            <w:tcW w:w="1609" w:type="pct"/>
            <w:gridSpan w:val="2"/>
            <w:vAlign w:val="center"/>
            <w:hideMark/>
          </w:tcPr>
          <w:p w14:paraId="6B6557B3" w14:textId="77777777" w:rsidR="00B0194F" w:rsidRPr="00922AC1" w:rsidRDefault="00B0194F" w:rsidP="00B0194F">
            <w:pPr>
              <w:ind w:firstLine="0"/>
              <w:jc w:val="center"/>
              <w:rPr>
                <w:ins w:id="186" w:author="Gorbunov" w:date="2026-02-09T23:44:00Z" w16du:dateUtc="2026-02-09T16:44:00Z"/>
                <w:lang w:eastAsia="ru-RU"/>
              </w:rPr>
            </w:pPr>
            <w:ins w:id="187" w:author="Gorbunov" w:date="2026-02-09T23:44:00Z" w16du:dateUtc="2026-02-09T16:44:00Z">
              <w:r>
                <w:rPr>
                  <w:color w:val="000000"/>
                  <w:lang w:eastAsia="ru-RU"/>
                </w:rPr>
                <w:t>TideCluster TAREAN</w:t>
              </w:r>
            </w:ins>
          </w:p>
        </w:tc>
        <w:tc>
          <w:tcPr>
            <w:tcW w:w="1538" w:type="pct"/>
            <w:vAlign w:val="center"/>
            <w:hideMark/>
          </w:tcPr>
          <w:p w14:paraId="29E27041" w14:textId="77777777" w:rsidR="00B0194F" w:rsidRPr="00D4471D" w:rsidRDefault="00B0194F" w:rsidP="00B0194F">
            <w:pPr>
              <w:ind w:firstLine="0"/>
              <w:jc w:val="center"/>
              <w:rPr>
                <w:ins w:id="188" w:author="Gorbunov" w:date="2026-02-09T23:44:00Z" w16du:dateUtc="2026-02-09T16:44:00Z"/>
                <w:lang w:eastAsia="ru-RU"/>
              </w:rPr>
            </w:pPr>
            <w:ins w:id="189" w:author="Gorbunov" w:date="2026-02-09T23:44:00Z" w16du:dateUtc="2026-02-09T16:44:00Z">
              <w:r>
                <w:rPr>
                  <w:lang w:eastAsia="ru-RU"/>
                </w:rPr>
                <w:t>15</w:t>
              </w:r>
            </w:ins>
          </w:p>
        </w:tc>
        <w:tc>
          <w:tcPr>
            <w:tcW w:w="1853" w:type="pct"/>
            <w:vAlign w:val="center"/>
            <w:hideMark/>
          </w:tcPr>
          <w:p w14:paraId="6EF93B9C" w14:textId="77777777" w:rsidR="00B0194F" w:rsidRPr="00D4471D" w:rsidRDefault="00B0194F" w:rsidP="00B0194F">
            <w:pPr>
              <w:ind w:firstLine="0"/>
              <w:jc w:val="center"/>
              <w:rPr>
                <w:ins w:id="190" w:author="Gorbunov" w:date="2026-02-09T23:44:00Z" w16du:dateUtc="2026-02-09T16:44:00Z"/>
                <w:lang w:eastAsia="ru-RU"/>
              </w:rPr>
            </w:pPr>
            <w:ins w:id="191" w:author="Gorbunov" w:date="2026-02-09T23:44:00Z" w16du:dateUtc="2026-02-09T16:44:00Z">
              <w:r>
                <w:rPr>
                  <w:lang w:eastAsia="ru-RU"/>
                </w:rPr>
                <w:t>14</w:t>
              </w:r>
            </w:ins>
          </w:p>
        </w:tc>
      </w:tr>
      <w:tr w:rsidR="00B0194F" w:rsidRPr="00E509F6" w14:paraId="24AEAA2C" w14:textId="77777777" w:rsidTr="00B0194F">
        <w:trPr>
          <w:trHeight w:val="567"/>
          <w:ins w:id="192" w:author="Gorbunov" w:date="2026-02-09T23:44:00Z"/>
        </w:trPr>
        <w:tc>
          <w:tcPr>
            <w:tcW w:w="1183" w:type="pct"/>
            <w:vMerge w:val="restart"/>
            <w:vAlign w:val="center"/>
            <w:hideMark/>
          </w:tcPr>
          <w:p w14:paraId="0564F03B" w14:textId="77777777" w:rsidR="00B0194F" w:rsidRPr="001A5A93" w:rsidRDefault="00B0194F" w:rsidP="00B0194F">
            <w:pPr>
              <w:ind w:firstLine="0"/>
              <w:jc w:val="center"/>
              <w:rPr>
                <w:ins w:id="193" w:author="Gorbunov" w:date="2026-02-09T23:44:00Z" w16du:dateUtc="2026-02-09T16:44:00Z"/>
                <w:lang w:eastAsia="ru-RU"/>
              </w:rPr>
            </w:pPr>
            <w:ins w:id="194" w:author="Gorbunov" w:date="2026-02-09T23:44:00Z" w16du:dateUtc="2026-02-09T16:44:00Z">
              <w:r>
                <w:rPr>
                  <w:color w:val="000000"/>
                  <w:lang w:eastAsia="ru-RU"/>
                </w:rPr>
                <w:t>RepeatExplorer TAREAN</w:t>
              </w:r>
            </w:ins>
          </w:p>
        </w:tc>
        <w:tc>
          <w:tcPr>
            <w:tcW w:w="426" w:type="pct"/>
            <w:vAlign w:val="center"/>
          </w:tcPr>
          <w:p w14:paraId="0C60C0D5" w14:textId="77777777" w:rsidR="00B0194F" w:rsidRPr="00D4471D" w:rsidRDefault="00B0194F" w:rsidP="00B0194F">
            <w:pPr>
              <w:ind w:firstLine="0"/>
              <w:jc w:val="center"/>
              <w:rPr>
                <w:ins w:id="195" w:author="Gorbunov" w:date="2026-02-09T23:44:00Z" w16du:dateUtc="2026-02-09T16:44:00Z"/>
                <w:lang w:eastAsia="ru-RU"/>
              </w:rPr>
            </w:pPr>
            <w:ins w:id="196" w:author="Gorbunov" w:date="2026-02-09T23:44:00Z" w16du:dateUtc="2026-02-09T16:44:00Z">
              <w:r>
                <w:rPr>
                  <w:lang w:eastAsia="ru-RU"/>
                </w:rPr>
                <w:t>3Ba</w:t>
              </w:r>
            </w:ins>
          </w:p>
        </w:tc>
        <w:tc>
          <w:tcPr>
            <w:tcW w:w="1538" w:type="pct"/>
            <w:vAlign w:val="center"/>
          </w:tcPr>
          <w:p w14:paraId="76D26419" w14:textId="77777777" w:rsidR="00B0194F" w:rsidRPr="00D4471D" w:rsidRDefault="00B0194F" w:rsidP="00B0194F">
            <w:pPr>
              <w:ind w:firstLine="0"/>
              <w:jc w:val="center"/>
              <w:rPr>
                <w:ins w:id="197" w:author="Gorbunov" w:date="2026-02-09T23:44:00Z" w16du:dateUtc="2026-02-09T16:44:00Z"/>
                <w:lang w:eastAsia="ru-RU"/>
              </w:rPr>
            </w:pPr>
            <w:ins w:id="198" w:author="Gorbunov" w:date="2026-02-09T23:44:00Z" w16du:dateUtc="2026-02-09T16:44:00Z">
              <w:r>
                <w:rPr>
                  <w:lang w:eastAsia="ru-RU"/>
                </w:rPr>
                <w:t>16</w:t>
              </w:r>
            </w:ins>
          </w:p>
        </w:tc>
        <w:tc>
          <w:tcPr>
            <w:tcW w:w="1853" w:type="pct"/>
            <w:vAlign w:val="center"/>
          </w:tcPr>
          <w:p w14:paraId="0057002F" w14:textId="77777777" w:rsidR="00B0194F" w:rsidRPr="00D4471D" w:rsidRDefault="00B0194F" w:rsidP="00B0194F">
            <w:pPr>
              <w:ind w:firstLine="0"/>
              <w:jc w:val="center"/>
              <w:rPr>
                <w:ins w:id="199" w:author="Gorbunov" w:date="2026-02-09T23:44:00Z" w16du:dateUtc="2026-02-09T16:44:00Z"/>
                <w:lang w:eastAsia="ru-RU"/>
              </w:rPr>
            </w:pPr>
            <w:ins w:id="200" w:author="Gorbunov" w:date="2026-02-09T23:44:00Z" w16du:dateUtc="2026-02-09T16:44:00Z">
              <w:r>
                <w:rPr>
                  <w:lang w:eastAsia="ru-RU"/>
                </w:rPr>
                <w:t>16</w:t>
              </w:r>
            </w:ins>
          </w:p>
        </w:tc>
      </w:tr>
      <w:tr w:rsidR="00B0194F" w:rsidRPr="00E509F6" w14:paraId="047CF9EC" w14:textId="77777777" w:rsidTr="00B0194F">
        <w:trPr>
          <w:trHeight w:val="567"/>
          <w:ins w:id="201" w:author="Gorbunov" w:date="2026-02-09T23:44:00Z"/>
        </w:trPr>
        <w:tc>
          <w:tcPr>
            <w:tcW w:w="1183" w:type="pct"/>
            <w:vMerge/>
            <w:vAlign w:val="center"/>
          </w:tcPr>
          <w:p w14:paraId="5BC31C12" w14:textId="77777777" w:rsidR="00B0194F" w:rsidRDefault="00B0194F" w:rsidP="00B0194F">
            <w:pPr>
              <w:jc w:val="center"/>
              <w:rPr>
                <w:ins w:id="202" w:author="Gorbunov" w:date="2026-02-09T23:44:00Z" w16du:dateUtc="2026-02-09T16:44:00Z"/>
                <w:color w:val="000000"/>
                <w:lang w:eastAsia="ru-RU"/>
              </w:rPr>
            </w:pPr>
          </w:p>
        </w:tc>
        <w:tc>
          <w:tcPr>
            <w:tcW w:w="426" w:type="pct"/>
            <w:vAlign w:val="center"/>
          </w:tcPr>
          <w:p w14:paraId="6718CEB4" w14:textId="77777777" w:rsidR="00B0194F" w:rsidRDefault="00B0194F" w:rsidP="00B0194F">
            <w:pPr>
              <w:ind w:firstLine="0"/>
              <w:jc w:val="center"/>
              <w:rPr>
                <w:ins w:id="203" w:author="Gorbunov" w:date="2026-02-09T23:44:00Z" w16du:dateUtc="2026-02-09T16:44:00Z"/>
                <w:color w:val="000000"/>
                <w:lang w:eastAsia="ru-RU"/>
              </w:rPr>
            </w:pPr>
            <w:ins w:id="204" w:author="Gorbunov" w:date="2026-02-09T23:44:00Z" w16du:dateUtc="2026-02-09T16:44:00Z">
              <w:r>
                <w:rPr>
                  <w:color w:val="000000"/>
                  <w:lang w:eastAsia="ru-RU"/>
                </w:rPr>
                <w:t>3Bb</w:t>
              </w:r>
            </w:ins>
          </w:p>
        </w:tc>
        <w:tc>
          <w:tcPr>
            <w:tcW w:w="1538" w:type="pct"/>
            <w:vAlign w:val="center"/>
          </w:tcPr>
          <w:p w14:paraId="3DBECC5F" w14:textId="77777777" w:rsidR="00B0194F" w:rsidRDefault="00B0194F" w:rsidP="00B0194F">
            <w:pPr>
              <w:ind w:firstLine="0"/>
              <w:jc w:val="center"/>
              <w:rPr>
                <w:ins w:id="205" w:author="Gorbunov" w:date="2026-02-09T23:44:00Z" w16du:dateUtc="2026-02-09T16:44:00Z"/>
                <w:color w:val="000000"/>
                <w:lang w:eastAsia="ru-RU"/>
              </w:rPr>
            </w:pPr>
          </w:p>
        </w:tc>
        <w:tc>
          <w:tcPr>
            <w:tcW w:w="1853" w:type="pct"/>
            <w:vAlign w:val="center"/>
          </w:tcPr>
          <w:p w14:paraId="5BB33173" w14:textId="77777777" w:rsidR="00B0194F" w:rsidRDefault="00B0194F" w:rsidP="00B0194F">
            <w:pPr>
              <w:ind w:firstLine="0"/>
              <w:jc w:val="center"/>
              <w:rPr>
                <w:ins w:id="206" w:author="Gorbunov" w:date="2026-02-09T23:44:00Z" w16du:dateUtc="2026-02-09T16:44:00Z"/>
                <w:color w:val="000000"/>
                <w:lang w:eastAsia="ru-RU"/>
              </w:rPr>
            </w:pPr>
          </w:p>
        </w:tc>
      </w:tr>
      <w:tr w:rsidR="00B0194F" w:rsidRPr="00E509F6" w14:paraId="5505112E" w14:textId="77777777" w:rsidTr="00B0194F">
        <w:trPr>
          <w:trHeight w:val="567"/>
          <w:ins w:id="207" w:author="Gorbunov" w:date="2026-02-09T23:44:00Z"/>
        </w:trPr>
        <w:tc>
          <w:tcPr>
            <w:tcW w:w="1183" w:type="pct"/>
            <w:vMerge/>
            <w:vAlign w:val="center"/>
          </w:tcPr>
          <w:p w14:paraId="498C90DA" w14:textId="77777777" w:rsidR="00B0194F" w:rsidRDefault="00B0194F" w:rsidP="00B0194F">
            <w:pPr>
              <w:jc w:val="center"/>
              <w:rPr>
                <w:ins w:id="208" w:author="Gorbunov" w:date="2026-02-09T23:44:00Z" w16du:dateUtc="2026-02-09T16:44:00Z"/>
                <w:color w:val="000000"/>
                <w:lang w:eastAsia="ru-RU"/>
              </w:rPr>
            </w:pPr>
          </w:p>
        </w:tc>
        <w:tc>
          <w:tcPr>
            <w:tcW w:w="426" w:type="pct"/>
            <w:vAlign w:val="center"/>
          </w:tcPr>
          <w:p w14:paraId="309DC4ED" w14:textId="77777777" w:rsidR="00B0194F" w:rsidRDefault="00B0194F" w:rsidP="00B0194F">
            <w:pPr>
              <w:ind w:firstLine="0"/>
              <w:jc w:val="center"/>
              <w:rPr>
                <w:ins w:id="209" w:author="Gorbunov" w:date="2026-02-09T23:44:00Z" w16du:dateUtc="2026-02-09T16:44:00Z"/>
                <w:color w:val="000000"/>
                <w:lang w:eastAsia="ru-RU"/>
              </w:rPr>
            </w:pPr>
            <w:ins w:id="210" w:author="Gorbunov" w:date="2026-02-09T23:44:00Z" w16du:dateUtc="2026-02-09T16:44:00Z">
              <w:r>
                <w:rPr>
                  <w:color w:val="000000"/>
                  <w:lang w:eastAsia="ru-RU"/>
                </w:rPr>
                <w:t>3Bc</w:t>
              </w:r>
            </w:ins>
          </w:p>
        </w:tc>
        <w:tc>
          <w:tcPr>
            <w:tcW w:w="1538" w:type="pct"/>
            <w:vAlign w:val="center"/>
          </w:tcPr>
          <w:p w14:paraId="2F9887BF" w14:textId="77777777" w:rsidR="00B0194F" w:rsidRDefault="00B0194F" w:rsidP="00B0194F">
            <w:pPr>
              <w:ind w:firstLine="0"/>
              <w:jc w:val="center"/>
              <w:rPr>
                <w:ins w:id="211" w:author="Gorbunov" w:date="2026-02-09T23:44:00Z" w16du:dateUtc="2026-02-09T16:44:00Z"/>
                <w:color w:val="000000"/>
                <w:lang w:eastAsia="ru-RU"/>
              </w:rPr>
            </w:pPr>
            <w:ins w:id="212" w:author="Gorbunov" w:date="2026-02-09T23:44:00Z" w16du:dateUtc="2026-02-09T16:44:00Z">
              <w:r>
                <w:rPr>
                  <w:color w:val="000000"/>
                  <w:lang w:eastAsia="ru-RU"/>
                </w:rPr>
                <w:t>14</w:t>
              </w:r>
            </w:ins>
          </w:p>
        </w:tc>
        <w:tc>
          <w:tcPr>
            <w:tcW w:w="1853" w:type="pct"/>
            <w:vAlign w:val="center"/>
          </w:tcPr>
          <w:p w14:paraId="099C8774" w14:textId="77777777" w:rsidR="00B0194F" w:rsidRDefault="00B0194F" w:rsidP="00B0194F">
            <w:pPr>
              <w:ind w:firstLine="0"/>
              <w:jc w:val="center"/>
              <w:rPr>
                <w:ins w:id="213" w:author="Gorbunov" w:date="2026-02-09T23:44:00Z" w16du:dateUtc="2026-02-09T16:44:00Z"/>
                <w:color w:val="000000"/>
                <w:lang w:eastAsia="ru-RU"/>
              </w:rPr>
            </w:pPr>
            <w:ins w:id="214" w:author="Gorbunov" w:date="2026-02-09T23:44:00Z" w16du:dateUtc="2026-02-09T16:44:00Z">
              <w:r>
                <w:rPr>
                  <w:color w:val="000000"/>
                  <w:lang w:eastAsia="ru-RU"/>
                </w:rPr>
                <w:t>12</w:t>
              </w:r>
            </w:ins>
          </w:p>
        </w:tc>
      </w:tr>
      <w:tr w:rsidR="00B0194F" w:rsidRPr="00E509F6" w14:paraId="5E29588D" w14:textId="77777777" w:rsidTr="00B0194F">
        <w:trPr>
          <w:trHeight w:val="567"/>
          <w:ins w:id="215" w:author="Gorbunov" w:date="2026-02-09T23:44:00Z"/>
        </w:trPr>
        <w:tc>
          <w:tcPr>
            <w:tcW w:w="1183" w:type="pct"/>
            <w:vMerge/>
            <w:vAlign w:val="center"/>
          </w:tcPr>
          <w:p w14:paraId="3E70F9B6" w14:textId="77777777" w:rsidR="00B0194F" w:rsidRDefault="00B0194F" w:rsidP="00B0194F">
            <w:pPr>
              <w:jc w:val="center"/>
              <w:rPr>
                <w:ins w:id="216" w:author="Gorbunov" w:date="2026-02-09T23:44:00Z" w16du:dateUtc="2026-02-09T16:44:00Z"/>
                <w:color w:val="000000"/>
                <w:lang w:eastAsia="ru-RU"/>
              </w:rPr>
            </w:pPr>
          </w:p>
        </w:tc>
        <w:tc>
          <w:tcPr>
            <w:tcW w:w="426" w:type="pct"/>
            <w:vAlign w:val="center"/>
          </w:tcPr>
          <w:p w14:paraId="0F289975" w14:textId="77777777" w:rsidR="00B0194F" w:rsidRDefault="00B0194F" w:rsidP="00B0194F">
            <w:pPr>
              <w:ind w:firstLine="0"/>
              <w:jc w:val="center"/>
              <w:rPr>
                <w:ins w:id="217" w:author="Gorbunov" w:date="2026-02-09T23:44:00Z" w16du:dateUtc="2026-02-09T16:44:00Z"/>
                <w:color w:val="000000"/>
                <w:lang w:eastAsia="ru-RU"/>
              </w:rPr>
            </w:pPr>
            <w:ins w:id="218" w:author="Gorbunov" w:date="2026-02-09T23:44:00Z" w16du:dateUtc="2026-02-09T16:44:00Z">
              <w:r>
                <w:rPr>
                  <w:color w:val="000000"/>
                  <w:lang w:eastAsia="ru-RU"/>
                </w:rPr>
                <w:t>3Bd</w:t>
              </w:r>
            </w:ins>
          </w:p>
        </w:tc>
        <w:tc>
          <w:tcPr>
            <w:tcW w:w="1538" w:type="pct"/>
            <w:vAlign w:val="center"/>
          </w:tcPr>
          <w:p w14:paraId="2393C4EB" w14:textId="77777777" w:rsidR="00B0194F" w:rsidRDefault="00B0194F" w:rsidP="00B0194F">
            <w:pPr>
              <w:ind w:firstLine="0"/>
              <w:jc w:val="center"/>
              <w:rPr>
                <w:ins w:id="219" w:author="Gorbunov" w:date="2026-02-09T23:44:00Z" w16du:dateUtc="2026-02-09T16:44:00Z"/>
                <w:color w:val="000000"/>
                <w:lang w:eastAsia="ru-RU"/>
              </w:rPr>
            </w:pPr>
            <w:ins w:id="220" w:author="Gorbunov" w:date="2026-02-09T23:44:00Z" w16du:dateUtc="2026-02-09T16:44:00Z">
              <w:r>
                <w:rPr>
                  <w:color w:val="000000"/>
                  <w:lang w:eastAsia="ru-RU"/>
                </w:rPr>
                <w:t>9</w:t>
              </w:r>
            </w:ins>
          </w:p>
        </w:tc>
        <w:tc>
          <w:tcPr>
            <w:tcW w:w="1853" w:type="pct"/>
            <w:vAlign w:val="center"/>
          </w:tcPr>
          <w:p w14:paraId="76F633AD" w14:textId="77777777" w:rsidR="00B0194F" w:rsidRDefault="00B0194F" w:rsidP="00B0194F">
            <w:pPr>
              <w:ind w:firstLine="0"/>
              <w:jc w:val="center"/>
              <w:rPr>
                <w:ins w:id="221" w:author="Gorbunov" w:date="2026-02-09T23:44:00Z" w16du:dateUtc="2026-02-09T16:44:00Z"/>
                <w:color w:val="000000"/>
                <w:lang w:eastAsia="ru-RU"/>
              </w:rPr>
            </w:pPr>
            <w:ins w:id="222" w:author="Gorbunov" w:date="2026-02-09T23:44:00Z" w16du:dateUtc="2026-02-09T16:44:00Z">
              <w:r>
                <w:rPr>
                  <w:color w:val="000000"/>
                  <w:lang w:eastAsia="ru-RU"/>
                </w:rPr>
                <w:t>7</w:t>
              </w:r>
            </w:ins>
          </w:p>
        </w:tc>
      </w:tr>
      <w:tr w:rsidR="00B0194F" w:rsidRPr="00E509F6" w14:paraId="5E320660" w14:textId="77777777" w:rsidTr="00B0194F">
        <w:trPr>
          <w:trHeight w:val="567"/>
          <w:ins w:id="223" w:author="Gorbunov" w:date="2026-02-09T23:44:00Z"/>
        </w:trPr>
        <w:tc>
          <w:tcPr>
            <w:tcW w:w="1183" w:type="pct"/>
            <w:vMerge/>
            <w:vAlign w:val="center"/>
          </w:tcPr>
          <w:p w14:paraId="7336F7DB" w14:textId="77777777" w:rsidR="00B0194F" w:rsidRDefault="00B0194F" w:rsidP="00B0194F">
            <w:pPr>
              <w:jc w:val="center"/>
              <w:rPr>
                <w:ins w:id="224" w:author="Gorbunov" w:date="2026-02-09T23:44:00Z" w16du:dateUtc="2026-02-09T16:44:00Z"/>
                <w:color w:val="000000"/>
                <w:lang w:eastAsia="ru-RU"/>
              </w:rPr>
            </w:pPr>
          </w:p>
        </w:tc>
        <w:tc>
          <w:tcPr>
            <w:tcW w:w="426" w:type="pct"/>
            <w:vAlign w:val="center"/>
          </w:tcPr>
          <w:p w14:paraId="1ECF7636" w14:textId="77777777" w:rsidR="00B0194F" w:rsidRDefault="00B0194F" w:rsidP="00B0194F">
            <w:pPr>
              <w:ind w:firstLine="0"/>
              <w:jc w:val="center"/>
              <w:rPr>
                <w:ins w:id="225" w:author="Gorbunov" w:date="2026-02-09T23:44:00Z" w16du:dateUtc="2026-02-09T16:44:00Z"/>
                <w:color w:val="000000"/>
                <w:lang w:eastAsia="ru-RU"/>
              </w:rPr>
            </w:pPr>
            <w:ins w:id="226" w:author="Gorbunov" w:date="2026-02-09T23:44:00Z" w16du:dateUtc="2026-02-09T16:44:00Z">
              <w:r>
                <w:rPr>
                  <w:color w:val="000000"/>
                  <w:lang w:eastAsia="ru-RU"/>
                </w:rPr>
                <w:t>4B</w:t>
              </w:r>
            </w:ins>
          </w:p>
        </w:tc>
        <w:tc>
          <w:tcPr>
            <w:tcW w:w="1538" w:type="pct"/>
            <w:vAlign w:val="center"/>
          </w:tcPr>
          <w:p w14:paraId="17F6AD71" w14:textId="77777777" w:rsidR="00B0194F" w:rsidRDefault="00B0194F" w:rsidP="00B0194F">
            <w:pPr>
              <w:ind w:firstLine="0"/>
              <w:jc w:val="center"/>
              <w:rPr>
                <w:ins w:id="227" w:author="Gorbunov" w:date="2026-02-09T23:44:00Z" w16du:dateUtc="2026-02-09T16:44:00Z"/>
                <w:color w:val="000000"/>
                <w:lang w:eastAsia="ru-RU"/>
              </w:rPr>
            </w:pPr>
            <w:ins w:id="228" w:author="Gorbunov" w:date="2026-02-09T23:44:00Z" w16du:dateUtc="2026-02-09T16:44:00Z">
              <w:r>
                <w:rPr>
                  <w:color w:val="000000"/>
                  <w:lang w:eastAsia="ru-RU"/>
                </w:rPr>
                <w:t>11</w:t>
              </w:r>
            </w:ins>
          </w:p>
        </w:tc>
        <w:tc>
          <w:tcPr>
            <w:tcW w:w="1853" w:type="pct"/>
            <w:vAlign w:val="center"/>
          </w:tcPr>
          <w:p w14:paraId="6D6887E3" w14:textId="77777777" w:rsidR="00B0194F" w:rsidRDefault="00B0194F" w:rsidP="00B0194F">
            <w:pPr>
              <w:ind w:firstLine="0"/>
              <w:jc w:val="center"/>
              <w:rPr>
                <w:ins w:id="229" w:author="Gorbunov" w:date="2026-02-09T23:44:00Z" w16du:dateUtc="2026-02-09T16:44:00Z"/>
                <w:color w:val="000000"/>
                <w:lang w:eastAsia="ru-RU"/>
              </w:rPr>
            </w:pPr>
            <w:ins w:id="230" w:author="Gorbunov" w:date="2026-02-09T23:44:00Z" w16du:dateUtc="2026-02-09T16:44:00Z">
              <w:r>
                <w:rPr>
                  <w:color w:val="000000"/>
                  <w:lang w:eastAsia="ru-RU"/>
                </w:rPr>
                <w:t>8</w:t>
              </w:r>
            </w:ins>
          </w:p>
        </w:tc>
      </w:tr>
      <w:tr w:rsidR="00B0194F" w:rsidRPr="00E509F6" w14:paraId="5B887948" w14:textId="77777777" w:rsidTr="00B0194F">
        <w:trPr>
          <w:trHeight w:val="567"/>
          <w:ins w:id="231" w:author="Gorbunov" w:date="2026-02-09T23:44:00Z"/>
        </w:trPr>
        <w:tc>
          <w:tcPr>
            <w:tcW w:w="1183" w:type="pct"/>
            <w:vMerge/>
            <w:vAlign w:val="center"/>
          </w:tcPr>
          <w:p w14:paraId="402B74E8" w14:textId="77777777" w:rsidR="00B0194F" w:rsidRDefault="00B0194F" w:rsidP="00B0194F">
            <w:pPr>
              <w:jc w:val="center"/>
              <w:rPr>
                <w:ins w:id="232" w:author="Gorbunov" w:date="2026-02-09T23:44:00Z" w16du:dateUtc="2026-02-09T16:44:00Z"/>
                <w:color w:val="000000"/>
                <w:lang w:eastAsia="ru-RU"/>
              </w:rPr>
            </w:pPr>
          </w:p>
        </w:tc>
        <w:tc>
          <w:tcPr>
            <w:tcW w:w="426" w:type="pct"/>
            <w:vAlign w:val="center"/>
          </w:tcPr>
          <w:p w14:paraId="5E30AE90" w14:textId="77777777" w:rsidR="00B0194F" w:rsidRDefault="00B0194F" w:rsidP="00B0194F">
            <w:pPr>
              <w:ind w:firstLine="0"/>
              <w:jc w:val="center"/>
              <w:rPr>
                <w:ins w:id="233" w:author="Gorbunov" w:date="2026-02-09T23:44:00Z" w16du:dateUtc="2026-02-09T16:44:00Z"/>
                <w:color w:val="000000"/>
                <w:lang w:eastAsia="ru-RU"/>
              </w:rPr>
            </w:pPr>
            <w:ins w:id="234" w:author="Gorbunov" w:date="2026-02-09T23:44:00Z" w16du:dateUtc="2026-02-09T16:44:00Z">
              <w:r>
                <w:rPr>
                  <w:color w:val="000000"/>
                  <w:lang w:eastAsia="ru-RU"/>
                </w:rPr>
                <w:t>5Ba</w:t>
              </w:r>
            </w:ins>
          </w:p>
        </w:tc>
        <w:tc>
          <w:tcPr>
            <w:tcW w:w="1538" w:type="pct"/>
            <w:vAlign w:val="center"/>
          </w:tcPr>
          <w:p w14:paraId="0CA5B2B1" w14:textId="77777777" w:rsidR="00B0194F" w:rsidRDefault="00B0194F" w:rsidP="00B0194F">
            <w:pPr>
              <w:ind w:firstLine="0"/>
              <w:jc w:val="center"/>
              <w:rPr>
                <w:ins w:id="235" w:author="Gorbunov" w:date="2026-02-09T23:44:00Z" w16du:dateUtc="2026-02-09T16:44:00Z"/>
                <w:color w:val="000000"/>
                <w:lang w:eastAsia="ru-RU"/>
              </w:rPr>
            </w:pPr>
            <w:ins w:id="236" w:author="Gorbunov" w:date="2026-02-09T23:44:00Z" w16du:dateUtc="2026-02-09T16:44:00Z">
              <w:r>
                <w:rPr>
                  <w:color w:val="000000"/>
                  <w:lang w:eastAsia="ru-RU"/>
                </w:rPr>
                <w:t>15</w:t>
              </w:r>
            </w:ins>
          </w:p>
        </w:tc>
        <w:tc>
          <w:tcPr>
            <w:tcW w:w="1853" w:type="pct"/>
            <w:vAlign w:val="center"/>
          </w:tcPr>
          <w:p w14:paraId="4BC4E4C0" w14:textId="77777777" w:rsidR="00B0194F" w:rsidRDefault="00B0194F" w:rsidP="00B0194F">
            <w:pPr>
              <w:ind w:firstLine="0"/>
              <w:jc w:val="center"/>
              <w:rPr>
                <w:ins w:id="237" w:author="Gorbunov" w:date="2026-02-09T23:44:00Z" w16du:dateUtc="2026-02-09T16:44:00Z"/>
                <w:color w:val="000000"/>
                <w:lang w:eastAsia="ru-RU"/>
              </w:rPr>
            </w:pPr>
            <w:ins w:id="238" w:author="Gorbunov" w:date="2026-02-09T23:44:00Z" w16du:dateUtc="2026-02-09T16:44:00Z">
              <w:r>
                <w:rPr>
                  <w:color w:val="000000"/>
                  <w:lang w:eastAsia="ru-RU"/>
                </w:rPr>
                <w:t>15</w:t>
              </w:r>
            </w:ins>
          </w:p>
        </w:tc>
      </w:tr>
      <w:tr w:rsidR="00B0194F" w:rsidRPr="00E509F6" w14:paraId="358FB8B0" w14:textId="77777777" w:rsidTr="00B0194F">
        <w:trPr>
          <w:trHeight w:val="567"/>
          <w:ins w:id="239" w:author="Gorbunov" w:date="2026-02-09T23:44:00Z"/>
        </w:trPr>
        <w:tc>
          <w:tcPr>
            <w:tcW w:w="1183" w:type="pct"/>
            <w:vMerge/>
            <w:vAlign w:val="center"/>
          </w:tcPr>
          <w:p w14:paraId="1DA1AFB3" w14:textId="77777777" w:rsidR="00B0194F" w:rsidRDefault="00B0194F" w:rsidP="00B0194F">
            <w:pPr>
              <w:jc w:val="center"/>
              <w:rPr>
                <w:ins w:id="240" w:author="Gorbunov" w:date="2026-02-09T23:44:00Z" w16du:dateUtc="2026-02-09T16:44:00Z"/>
                <w:color w:val="000000"/>
                <w:lang w:eastAsia="ru-RU"/>
              </w:rPr>
            </w:pPr>
          </w:p>
        </w:tc>
        <w:tc>
          <w:tcPr>
            <w:tcW w:w="426" w:type="pct"/>
            <w:vAlign w:val="center"/>
          </w:tcPr>
          <w:p w14:paraId="5EDE391F" w14:textId="77777777" w:rsidR="00B0194F" w:rsidRDefault="00B0194F" w:rsidP="00B0194F">
            <w:pPr>
              <w:ind w:firstLine="0"/>
              <w:jc w:val="center"/>
              <w:rPr>
                <w:ins w:id="241" w:author="Gorbunov" w:date="2026-02-09T23:44:00Z" w16du:dateUtc="2026-02-09T16:44:00Z"/>
                <w:color w:val="000000"/>
                <w:lang w:eastAsia="ru-RU"/>
              </w:rPr>
            </w:pPr>
            <w:ins w:id="242" w:author="Gorbunov" w:date="2026-02-09T23:44:00Z" w16du:dateUtc="2026-02-09T16:44:00Z">
              <w:r>
                <w:rPr>
                  <w:color w:val="000000"/>
                  <w:lang w:eastAsia="ru-RU"/>
                </w:rPr>
                <w:t>5Bb</w:t>
              </w:r>
            </w:ins>
          </w:p>
        </w:tc>
        <w:tc>
          <w:tcPr>
            <w:tcW w:w="1538" w:type="pct"/>
            <w:vAlign w:val="center"/>
          </w:tcPr>
          <w:p w14:paraId="0E4244F7" w14:textId="77777777" w:rsidR="00B0194F" w:rsidRDefault="00B0194F" w:rsidP="00B0194F">
            <w:pPr>
              <w:ind w:firstLine="0"/>
              <w:jc w:val="center"/>
              <w:rPr>
                <w:ins w:id="243" w:author="Gorbunov" w:date="2026-02-09T23:44:00Z" w16du:dateUtc="2026-02-09T16:44:00Z"/>
                <w:color w:val="000000"/>
                <w:lang w:eastAsia="ru-RU"/>
              </w:rPr>
            </w:pPr>
            <w:ins w:id="244" w:author="Gorbunov" w:date="2026-02-09T23:44:00Z" w16du:dateUtc="2026-02-09T16:44:00Z">
              <w:r>
                <w:rPr>
                  <w:color w:val="000000"/>
                  <w:lang w:eastAsia="ru-RU"/>
                </w:rPr>
                <w:t>11</w:t>
              </w:r>
            </w:ins>
          </w:p>
        </w:tc>
        <w:tc>
          <w:tcPr>
            <w:tcW w:w="1853" w:type="pct"/>
            <w:vAlign w:val="center"/>
          </w:tcPr>
          <w:p w14:paraId="1F5C5E05" w14:textId="77777777" w:rsidR="00B0194F" w:rsidRDefault="00B0194F" w:rsidP="00B0194F">
            <w:pPr>
              <w:ind w:firstLine="0"/>
              <w:jc w:val="center"/>
              <w:rPr>
                <w:ins w:id="245" w:author="Gorbunov" w:date="2026-02-09T23:44:00Z" w16du:dateUtc="2026-02-09T16:44:00Z"/>
                <w:color w:val="000000"/>
                <w:lang w:eastAsia="ru-RU"/>
              </w:rPr>
            </w:pPr>
            <w:ins w:id="246" w:author="Gorbunov" w:date="2026-02-09T23:44:00Z" w16du:dateUtc="2026-02-09T16:44:00Z">
              <w:r>
                <w:rPr>
                  <w:color w:val="000000"/>
                  <w:lang w:eastAsia="ru-RU"/>
                </w:rPr>
                <w:t>7</w:t>
              </w:r>
            </w:ins>
          </w:p>
        </w:tc>
      </w:tr>
      <w:tr w:rsidR="00B0194F" w:rsidRPr="00E509F6" w14:paraId="2339753D" w14:textId="77777777" w:rsidTr="00B0194F">
        <w:trPr>
          <w:trHeight w:val="567"/>
          <w:ins w:id="247" w:author="Gorbunov" w:date="2026-02-09T23:44:00Z"/>
        </w:trPr>
        <w:tc>
          <w:tcPr>
            <w:tcW w:w="1183" w:type="pct"/>
            <w:vMerge/>
            <w:vAlign w:val="center"/>
          </w:tcPr>
          <w:p w14:paraId="65AD0DBA" w14:textId="77777777" w:rsidR="00B0194F" w:rsidRDefault="00B0194F" w:rsidP="00B0194F">
            <w:pPr>
              <w:jc w:val="center"/>
              <w:rPr>
                <w:ins w:id="248" w:author="Gorbunov" w:date="2026-02-09T23:44:00Z" w16du:dateUtc="2026-02-09T16:44:00Z"/>
                <w:color w:val="000000"/>
                <w:lang w:eastAsia="ru-RU"/>
              </w:rPr>
            </w:pPr>
          </w:p>
        </w:tc>
        <w:tc>
          <w:tcPr>
            <w:tcW w:w="426" w:type="pct"/>
            <w:vAlign w:val="center"/>
          </w:tcPr>
          <w:p w14:paraId="3AF497F3" w14:textId="77777777" w:rsidR="00B0194F" w:rsidRDefault="00B0194F" w:rsidP="00B0194F">
            <w:pPr>
              <w:ind w:firstLine="0"/>
              <w:jc w:val="center"/>
              <w:rPr>
                <w:ins w:id="249" w:author="Gorbunov" w:date="2026-02-09T23:44:00Z" w16du:dateUtc="2026-02-09T16:44:00Z"/>
                <w:color w:val="000000"/>
                <w:lang w:eastAsia="ru-RU"/>
              </w:rPr>
            </w:pPr>
            <w:ins w:id="250" w:author="Gorbunov" w:date="2026-02-09T23:44:00Z" w16du:dateUtc="2026-02-09T16:44:00Z">
              <w:r>
                <w:rPr>
                  <w:color w:val="000000"/>
                  <w:lang w:eastAsia="ru-RU"/>
                </w:rPr>
                <w:t>3m1</w:t>
              </w:r>
            </w:ins>
          </w:p>
        </w:tc>
        <w:tc>
          <w:tcPr>
            <w:tcW w:w="1538" w:type="pct"/>
            <w:vAlign w:val="center"/>
          </w:tcPr>
          <w:p w14:paraId="54761706" w14:textId="77777777" w:rsidR="00B0194F" w:rsidRDefault="00B0194F" w:rsidP="00B0194F">
            <w:pPr>
              <w:ind w:firstLine="0"/>
              <w:jc w:val="center"/>
              <w:rPr>
                <w:ins w:id="251" w:author="Gorbunov" w:date="2026-02-09T23:44:00Z" w16du:dateUtc="2026-02-09T16:44:00Z"/>
                <w:color w:val="000000"/>
                <w:lang w:eastAsia="ru-RU"/>
              </w:rPr>
            </w:pPr>
            <w:ins w:id="252" w:author="Gorbunov" w:date="2026-02-09T23:44:00Z" w16du:dateUtc="2026-02-09T16:44:00Z">
              <w:r>
                <w:rPr>
                  <w:color w:val="000000"/>
                  <w:lang w:eastAsia="ru-RU"/>
                </w:rPr>
                <w:t>5</w:t>
              </w:r>
            </w:ins>
          </w:p>
        </w:tc>
        <w:tc>
          <w:tcPr>
            <w:tcW w:w="1853" w:type="pct"/>
            <w:vAlign w:val="center"/>
          </w:tcPr>
          <w:p w14:paraId="515E2189" w14:textId="77777777" w:rsidR="00B0194F" w:rsidRDefault="00B0194F" w:rsidP="00B0194F">
            <w:pPr>
              <w:ind w:firstLine="0"/>
              <w:jc w:val="center"/>
              <w:rPr>
                <w:ins w:id="253" w:author="Gorbunov" w:date="2026-02-09T23:44:00Z" w16du:dateUtc="2026-02-09T16:44:00Z"/>
                <w:color w:val="000000"/>
                <w:lang w:eastAsia="ru-RU"/>
              </w:rPr>
            </w:pPr>
            <w:ins w:id="254" w:author="Gorbunov" w:date="2026-02-09T23:44:00Z" w16du:dateUtc="2026-02-09T16:44:00Z">
              <w:r>
                <w:rPr>
                  <w:color w:val="000000"/>
                  <w:lang w:eastAsia="ru-RU"/>
                </w:rPr>
                <w:t>4</w:t>
              </w:r>
            </w:ins>
          </w:p>
        </w:tc>
      </w:tr>
      <w:tr w:rsidR="00B0194F" w:rsidRPr="00E509F6" w14:paraId="5BE47310" w14:textId="77777777" w:rsidTr="00B0194F">
        <w:trPr>
          <w:trHeight w:val="567"/>
          <w:ins w:id="255" w:author="Gorbunov" w:date="2026-02-09T23:44:00Z"/>
        </w:trPr>
        <w:tc>
          <w:tcPr>
            <w:tcW w:w="1183" w:type="pct"/>
            <w:vMerge/>
            <w:vAlign w:val="center"/>
          </w:tcPr>
          <w:p w14:paraId="6E537149" w14:textId="77777777" w:rsidR="00B0194F" w:rsidRDefault="00B0194F" w:rsidP="00B0194F">
            <w:pPr>
              <w:jc w:val="center"/>
              <w:rPr>
                <w:ins w:id="256" w:author="Gorbunov" w:date="2026-02-09T23:44:00Z" w16du:dateUtc="2026-02-09T16:44:00Z"/>
                <w:color w:val="000000"/>
                <w:lang w:eastAsia="ru-RU"/>
              </w:rPr>
            </w:pPr>
          </w:p>
        </w:tc>
        <w:tc>
          <w:tcPr>
            <w:tcW w:w="426" w:type="pct"/>
            <w:vAlign w:val="center"/>
          </w:tcPr>
          <w:p w14:paraId="122DEC57" w14:textId="77777777" w:rsidR="00B0194F" w:rsidRDefault="00B0194F" w:rsidP="00B0194F">
            <w:pPr>
              <w:ind w:firstLine="0"/>
              <w:jc w:val="center"/>
              <w:rPr>
                <w:ins w:id="257" w:author="Gorbunov" w:date="2026-02-09T23:44:00Z" w16du:dateUtc="2026-02-09T16:44:00Z"/>
                <w:color w:val="000000"/>
                <w:lang w:eastAsia="ru-RU"/>
              </w:rPr>
            </w:pPr>
            <w:ins w:id="258" w:author="Gorbunov" w:date="2026-02-09T23:44:00Z" w16du:dateUtc="2026-02-09T16:44:00Z">
              <w:r>
                <w:rPr>
                  <w:color w:val="000000"/>
                  <w:lang w:eastAsia="ru-RU"/>
                </w:rPr>
                <w:t>3m2</w:t>
              </w:r>
            </w:ins>
          </w:p>
        </w:tc>
        <w:tc>
          <w:tcPr>
            <w:tcW w:w="1538" w:type="pct"/>
            <w:vAlign w:val="center"/>
          </w:tcPr>
          <w:p w14:paraId="06D091F6" w14:textId="77777777" w:rsidR="00B0194F" w:rsidRDefault="00B0194F" w:rsidP="00B0194F">
            <w:pPr>
              <w:ind w:firstLine="0"/>
              <w:jc w:val="center"/>
              <w:rPr>
                <w:ins w:id="259" w:author="Gorbunov" w:date="2026-02-09T23:44:00Z" w16du:dateUtc="2026-02-09T16:44:00Z"/>
                <w:color w:val="000000"/>
                <w:lang w:eastAsia="ru-RU"/>
              </w:rPr>
            </w:pPr>
            <w:ins w:id="260" w:author="Gorbunov" w:date="2026-02-09T23:44:00Z" w16du:dateUtc="2026-02-09T16:44:00Z">
              <w:r>
                <w:rPr>
                  <w:color w:val="000000"/>
                  <w:lang w:eastAsia="ru-RU"/>
                </w:rPr>
                <w:t>9</w:t>
              </w:r>
            </w:ins>
          </w:p>
        </w:tc>
        <w:tc>
          <w:tcPr>
            <w:tcW w:w="1853" w:type="pct"/>
            <w:vAlign w:val="center"/>
          </w:tcPr>
          <w:p w14:paraId="0A7C415E" w14:textId="77777777" w:rsidR="00B0194F" w:rsidRDefault="00B0194F" w:rsidP="00B0194F">
            <w:pPr>
              <w:ind w:firstLine="0"/>
              <w:jc w:val="center"/>
              <w:rPr>
                <w:ins w:id="261" w:author="Gorbunov" w:date="2026-02-09T23:44:00Z" w16du:dateUtc="2026-02-09T16:44:00Z"/>
                <w:color w:val="000000"/>
                <w:lang w:eastAsia="ru-RU"/>
              </w:rPr>
            </w:pPr>
            <w:ins w:id="262" w:author="Gorbunov" w:date="2026-02-09T23:44:00Z" w16du:dateUtc="2026-02-09T16:44:00Z">
              <w:r>
                <w:rPr>
                  <w:color w:val="000000"/>
                  <w:lang w:eastAsia="ru-RU"/>
                </w:rPr>
                <w:t>8</w:t>
              </w:r>
            </w:ins>
          </w:p>
        </w:tc>
      </w:tr>
      <w:tr w:rsidR="00B0194F" w:rsidRPr="00E509F6" w14:paraId="7B621E93" w14:textId="77777777" w:rsidTr="00B0194F">
        <w:trPr>
          <w:trHeight w:val="567"/>
          <w:ins w:id="263" w:author="Gorbunov" w:date="2026-02-09T23:44:00Z"/>
        </w:trPr>
        <w:tc>
          <w:tcPr>
            <w:tcW w:w="1609" w:type="pct"/>
            <w:gridSpan w:val="2"/>
            <w:tcBorders>
              <w:bottom w:val="double" w:sz="4" w:space="0" w:color="auto"/>
            </w:tcBorders>
            <w:vAlign w:val="center"/>
            <w:hideMark/>
          </w:tcPr>
          <w:p w14:paraId="661F0454" w14:textId="77777777" w:rsidR="00B0194F" w:rsidRPr="00922AC1" w:rsidRDefault="00B0194F" w:rsidP="00B0194F">
            <w:pPr>
              <w:ind w:firstLine="0"/>
              <w:jc w:val="center"/>
              <w:rPr>
                <w:ins w:id="264" w:author="Gorbunov" w:date="2026-02-09T23:44:00Z" w16du:dateUtc="2026-02-09T16:44:00Z"/>
                <w:lang w:eastAsia="ru-RU"/>
              </w:rPr>
            </w:pPr>
            <w:ins w:id="265" w:author="Gorbunov" w:date="2026-02-09T23:44:00Z" w16du:dateUtc="2026-02-09T16:44:00Z">
              <w:r>
                <w:rPr>
                  <w:color w:val="000000"/>
                  <w:lang w:eastAsia="ru-RU"/>
                </w:rPr>
                <w:t>RepeatModeler</w:t>
              </w:r>
            </w:ins>
          </w:p>
        </w:tc>
        <w:tc>
          <w:tcPr>
            <w:tcW w:w="1538" w:type="pct"/>
            <w:tcBorders>
              <w:bottom w:val="double" w:sz="4" w:space="0" w:color="auto"/>
            </w:tcBorders>
            <w:vAlign w:val="center"/>
            <w:hideMark/>
          </w:tcPr>
          <w:p w14:paraId="4EF5EA59" w14:textId="77777777" w:rsidR="00B0194F" w:rsidRPr="00D4471D" w:rsidRDefault="00B0194F" w:rsidP="00B0194F">
            <w:pPr>
              <w:ind w:firstLine="0"/>
              <w:jc w:val="center"/>
              <w:rPr>
                <w:ins w:id="266" w:author="Gorbunov" w:date="2026-02-09T23:44:00Z" w16du:dateUtc="2026-02-09T16:44:00Z"/>
                <w:lang w:eastAsia="ru-RU"/>
              </w:rPr>
            </w:pPr>
            <w:ins w:id="267" w:author="Gorbunov" w:date="2026-02-09T23:44:00Z" w16du:dateUtc="2026-02-09T16:44:00Z">
              <w:r>
                <w:rPr>
                  <w:lang w:eastAsia="ru-RU"/>
                </w:rPr>
                <w:t>1096</w:t>
              </w:r>
            </w:ins>
          </w:p>
        </w:tc>
        <w:tc>
          <w:tcPr>
            <w:tcW w:w="1853" w:type="pct"/>
            <w:tcBorders>
              <w:bottom w:val="double" w:sz="4" w:space="0" w:color="auto"/>
            </w:tcBorders>
            <w:vAlign w:val="center"/>
            <w:hideMark/>
          </w:tcPr>
          <w:p w14:paraId="4B2C3E62" w14:textId="77777777" w:rsidR="00B0194F" w:rsidRPr="00D4471D" w:rsidRDefault="00B0194F" w:rsidP="00B0194F">
            <w:pPr>
              <w:ind w:firstLine="0"/>
              <w:jc w:val="center"/>
              <w:rPr>
                <w:ins w:id="268" w:author="Gorbunov" w:date="2026-02-09T23:44:00Z" w16du:dateUtc="2026-02-09T16:44:00Z"/>
                <w:lang w:eastAsia="ru-RU"/>
              </w:rPr>
            </w:pPr>
            <w:ins w:id="269" w:author="Gorbunov" w:date="2026-02-09T23:44:00Z" w16du:dateUtc="2026-02-09T16:44:00Z">
              <w:r>
                <w:rPr>
                  <w:lang w:eastAsia="ru-RU"/>
                </w:rPr>
                <w:t>1034</w:t>
              </w:r>
            </w:ins>
          </w:p>
        </w:tc>
      </w:tr>
      <w:tr w:rsidR="00B0194F" w:rsidRPr="00E509F6" w14:paraId="4926315C" w14:textId="77777777" w:rsidTr="00B0194F">
        <w:trPr>
          <w:trHeight w:val="567"/>
          <w:ins w:id="270" w:author="Gorbunov" w:date="2026-02-09T23:44:00Z"/>
        </w:trPr>
        <w:tc>
          <w:tcPr>
            <w:tcW w:w="1609" w:type="pct"/>
            <w:gridSpan w:val="2"/>
            <w:tcBorders>
              <w:top w:val="double" w:sz="4" w:space="0" w:color="auto"/>
            </w:tcBorders>
            <w:vAlign w:val="center"/>
          </w:tcPr>
          <w:p w14:paraId="7E3BD998" w14:textId="77777777" w:rsidR="00B0194F" w:rsidRDefault="00B0194F" w:rsidP="00B0194F">
            <w:pPr>
              <w:ind w:firstLine="0"/>
              <w:jc w:val="center"/>
              <w:rPr>
                <w:ins w:id="271" w:author="Gorbunov" w:date="2026-02-09T23:44:00Z" w16du:dateUtc="2026-02-09T16:44:00Z"/>
                <w:color w:val="000000"/>
                <w:lang w:eastAsia="ru-RU"/>
              </w:rPr>
            </w:pPr>
          </w:p>
        </w:tc>
        <w:tc>
          <w:tcPr>
            <w:tcW w:w="1538" w:type="pct"/>
            <w:tcBorders>
              <w:top w:val="double" w:sz="4" w:space="0" w:color="auto"/>
            </w:tcBorders>
            <w:vAlign w:val="center"/>
          </w:tcPr>
          <w:p w14:paraId="5917A782" w14:textId="77777777" w:rsidR="00B0194F" w:rsidRDefault="00B0194F" w:rsidP="00B0194F">
            <w:pPr>
              <w:ind w:firstLine="0"/>
              <w:jc w:val="center"/>
              <w:rPr>
                <w:ins w:id="272" w:author="Gorbunov" w:date="2026-02-09T23:44:00Z" w16du:dateUtc="2026-02-09T16:44:00Z"/>
                <w:color w:val="000000"/>
                <w:lang w:val="ru-RU" w:eastAsia="ru-RU"/>
              </w:rPr>
            </w:pPr>
            <w:ins w:id="273" w:author="Gorbunov" w:date="2026-02-09T23:44:00Z" w16du:dateUtc="2026-02-09T16:44:00Z">
              <w:r w:rsidRPr="007D0FAD">
                <w:rPr>
                  <w:color w:val="000000"/>
                  <w:lang w:val="ru-RU" w:eastAsia="ru-RU"/>
                </w:rPr>
                <w:t>1201</w:t>
              </w:r>
            </w:ins>
          </w:p>
        </w:tc>
        <w:tc>
          <w:tcPr>
            <w:tcW w:w="1853" w:type="pct"/>
            <w:tcBorders>
              <w:top w:val="double" w:sz="4" w:space="0" w:color="auto"/>
            </w:tcBorders>
            <w:vAlign w:val="center"/>
          </w:tcPr>
          <w:p w14:paraId="7B8219D6" w14:textId="77777777" w:rsidR="00B0194F" w:rsidRDefault="00B0194F" w:rsidP="00B0194F">
            <w:pPr>
              <w:ind w:firstLine="0"/>
              <w:jc w:val="center"/>
              <w:rPr>
                <w:ins w:id="274" w:author="Gorbunov" w:date="2026-02-09T23:44:00Z" w16du:dateUtc="2026-02-09T16:44:00Z"/>
                <w:color w:val="000000"/>
                <w:lang w:val="ru-RU" w:eastAsia="ru-RU"/>
              </w:rPr>
            </w:pPr>
            <w:ins w:id="275" w:author="Gorbunov" w:date="2026-02-09T23:44:00Z" w16du:dateUtc="2026-02-09T16:44:00Z">
              <w:r w:rsidRPr="007D0FAD">
                <w:rPr>
                  <w:lang w:val="ru-RU"/>
                </w:rPr>
                <w:t>1125</w:t>
              </w:r>
            </w:ins>
          </w:p>
        </w:tc>
      </w:tr>
    </w:tbl>
    <w:p w14:paraId="6E0C8A35" w14:textId="38EB8053" w:rsidR="00B0194F" w:rsidRPr="00B0194F" w:rsidRDefault="00B0194F">
      <w:pPr>
        <w:ind w:firstLine="0"/>
        <w:rPr>
          <w:ins w:id="276" w:author="Gorbunov" w:date="2026-02-09T23:41:00Z" w16du:dateUtc="2026-02-09T16:41:00Z"/>
          <w:lang w:val="ru-RU"/>
          <w:rPrChange w:id="277" w:author="Gorbunov" w:date="2026-02-09T23:43:00Z" w16du:dateUtc="2026-02-09T16:43:00Z">
            <w:rPr>
              <w:ins w:id="278" w:author="Gorbunov" w:date="2026-02-09T23:41:00Z" w16du:dateUtc="2026-02-09T16:41:00Z"/>
            </w:rPr>
          </w:rPrChange>
        </w:rPr>
        <w:pPrChange w:id="279" w:author="Gorbunov" w:date="2026-02-09T23:43:00Z" w16du:dateUtc="2026-02-09T16:43:00Z">
          <w:pPr/>
        </w:pPrChange>
      </w:pPr>
      <w:ins w:id="280" w:author="Gorbunov" w:date="2026-02-09T23:41:00Z" w16du:dateUtc="2026-02-09T16:41:00Z">
        <w:r w:rsidRPr="00B0194F">
          <w:rPr>
            <w:szCs w:val="26"/>
            <w:lang w:val="ru-RU"/>
            <w:rPrChange w:id="281" w:author="Gorbunov" w:date="2026-02-09T23:42:00Z" w16du:dateUtc="2026-02-09T16:42:00Z">
              <w:rPr/>
            </w:rPrChange>
          </w:rPr>
          <w:t>Т</w:t>
        </w:r>
        <w:r w:rsidRPr="00B0194F">
          <w:rPr>
            <w:lang w:val="ru-RU"/>
            <w:rPrChange w:id="282" w:author="Gorbunov" w:date="2026-02-09T23:43:00Z" w16du:dateUtc="2026-02-09T16:43:00Z">
              <w:rPr/>
            </w:rPrChange>
          </w:rPr>
          <w:t xml:space="preserve">аблица </w:t>
        </w:r>
        <w:r w:rsidRPr="00B0194F">
          <w:rPr>
            <w:lang w:val="ru-RU"/>
            <w:rPrChange w:id="283" w:author="Gorbunov" w:date="2026-02-09T23:43:00Z" w16du:dateUtc="2026-02-09T16:43:00Z">
              <w:rPr/>
            </w:rPrChange>
          </w:rPr>
          <w:fldChar w:fldCharType="begin"/>
        </w:r>
        <w:r w:rsidRPr="00B0194F">
          <w:rPr>
            <w:lang w:val="ru-RU"/>
            <w:rPrChange w:id="284" w:author="Gorbunov" w:date="2026-02-09T23:43:00Z" w16du:dateUtc="2026-02-09T16:43:00Z">
              <w:rPr/>
            </w:rPrChange>
          </w:rPr>
          <w:instrText xml:space="preserve"> SEQ Таблица \* ARABIC </w:instrText>
        </w:r>
      </w:ins>
      <w:r w:rsidRPr="00B0194F">
        <w:rPr>
          <w:lang w:val="ru-RU"/>
          <w:rPrChange w:id="285" w:author="Gorbunov" w:date="2026-02-09T23:43:00Z" w16du:dateUtc="2026-02-09T16:43:00Z">
            <w:rPr/>
          </w:rPrChange>
        </w:rPr>
        <w:fldChar w:fldCharType="separate"/>
      </w:r>
      <w:ins w:id="286" w:author="Gorbunov" w:date="2026-02-09T23:41:00Z" w16du:dateUtc="2026-02-09T16:41:00Z">
        <w:r w:rsidRPr="00B0194F">
          <w:rPr>
            <w:lang w:val="ru-RU"/>
            <w:rPrChange w:id="287" w:author="Gorbunov" w:date="2026-02-09T23:43:00Z" w16du:dateUtc="2026-02-09T16:43:00Z">
              <w:rPr>
                <w:noProof/>
              </w:rPr>
            </w:rPrChange>
          </w:rPr>
          <w:t>2</w:t>
        </w:r>
        <w:r w:rsidRPr="00B0194F">
          <w:rPr>
            <w:lang w:val="ru-RU"/>
            <w:rPrChange w:id="288" w:author="Gorbunov" w:date="2026-02-09T23:43:00Z" w16du:dateUtc="2026-02-09T16:43:00Z">
              <w:rPr/>
            </w:rPrChange>
          </w:rPr>
          <w:fldChar w:fldCharType="end"/>
        </w:r>
        <w:r w:rsidRPr="00B0194F">
          <w:rPr>
            <w:lang w:val="ru-RU"/>
            <w:rPrChange w:id="289" w:author="Gorbunov" w:date="2026-02-09T23:43:00Z" w16du:dateUtc="2026-02-09T16:43:00Z">
              <w:rPr/>
            </w:rPrChange>
          </w:rPr>
          <w:t xml:space="preserve">. </w:t>
        </w:r>
      </w:ins>
      <w:ins w:id="290" w:author="Gorbunov" w:date="2026-02-09T23:42:00Z" w16du:dateUtc="2026-02-09T16:42:00Z">
        <w:r w:rsidRPr="00B0194F">
          <w:rPr>
            <w:lang w:val="ru-RU"/>
            <w:rPrChange w:id="291" w:author="Gorbunov" w:date="2026-02-09T23:43:00Z" w16du:dateUtc="2026-02-09T16:43:00Z">
              <w:rPr>
                <w:i/>
                <w:iCs/>
                <w:szCs w:val="26"/>
                <w:lang w:val="ru-RU"/>
              </w:rPr>
            </w:rPrChange>
          </w:rPr>
          <w:t>Количество</w:t>
        </w:r>
      </w:ins>
      <w:ins w:id="292" w:author="Gorbunov" w:date="2026-02-09T23:43:00Z" w16du:dateUtc="2026-02-09T16:43:00Z">
        <w:r>
          <w:rPr>
            <w:lang w:val="ru-RU"/>
          </w:rPr>
          <w:t xml:space="preserve"> </w:t>
        </w:r>
      </w:ins>
      <w:ins w:id="293" w:author="Gorbunov" w:date="2026-02-09T23:42:00Z" w16du:dateUtc="2026-02-09T16:42:00Z">
        <w:r w:rsidRPr="00B0194F">
          <w:rPr>
            <w:lang w:val="ru-RU"/>
            <w:rPrChange w:id="294" w:author="Gorbunov" w:date="2026-02-09T23:43:00Z" w16du:dateUtc="2026-02-09T16:43:00Z">
              <w:rPr>
                <w:i/>
                <w:iCs/>
                <w:szCs w:val="26"/>
                <w:lang w:val="ru-RU"/>
              </w:rPr>
            </w:rPrChange>
          </w:rPr>
          <w:t xml:space="preserve">последовательностей </w:t>
        </w:r>
      </w:ins>
      <w:ins w:id="295" w:author="Gorbunov" w:date="2026-02-09T23:44:00Z" w16du:dateUtc="2026-02-09T16:44:00Z">
        <w:r>
          <w:rPr>
            <w:lang w:val="ru-RU"/>
          </w:rPr>
          <w:t>повторов</w:t>
        </w:r>
      </w:ins>
      <w:ins w:id="296" w:author="Gorbunov" w:date="2026-02-09T23:43:00Z" w16du:dateUtc="2026-02-09T16:43:00Z">
        <w:r w:rsidRPr="00B0194F">
          <w:rPr>
            <w:lang w:val="ru-RU"/>
            <w:rPrChange w:id="297" w:author="Gorbunov" w:date="2026-02-09T23:43:00Z" w16du:dateUtc="2026-02-09T16:43:00Z">
              <w:rPr>
                <w:i/>
                <w:iCs/>
                <w:szCs w:val="26"/>
                <w:lang w:val="ru-RU"/>
              </w:rPr>
            </w:rPrChange>
          </w:rPr>
          <w:t xml:space="preserve"> для каждого инструмента</w:t>
        </w:r>
      </w:ins>
    </w:p>
    <w:p w14:paraId="1E33D127" w14:textId="6D32693F" w:rsidR="00E8202E" w:rsidRPr="0091294E" w:rsidRDefault="00E8202E" w:rsidP="00E8202E">
      <w:pPr>
        <w:rPr>
          <w:ins w:id="298" w:author="Gorbunov" w:date="2026-02-09T22:34:00Z" w16du:dateUtc="2026-02-09T15:34:00Z"/>
          <w:lang w:val="ru-RU"/>
        </w:rPr>
      </w:pPr>
      <w:ins w:id="299" w:author="Gorbunov" w:date="2026-02-09T22:34:00Z" w16du:dateUtc="2026-02-09T15:34:00Z">
        <w:r w:rsidRPr="00E8202E">
          <w:rPr>
            <w:lang w:val="ru-RU"/>
          </w:rPr>
          <w:t xml:space="preserve">Для расширенной аннотации полученный </w:t>
        </w:r>
      </w:ins>
      <w:ins w:id="300" w:author="Gorbunov" w:date="2026-02-09T22:35:00Z" w16du:dateUtc="2026-02-09T15:35:00Z">
        <w:r w:rsidR="000C4D0A">
          <w:rPr>
            <w:lang w:val="ru-RU"/>
          </w:rPr>
          <w:t>набор данных</w:t>
        </w:r>
        <w:r w:rsidR="000C4D0A" w:rsidRPr="00E8202E">
          <w:rPr>
            <w:lang w:val="ru-RU"/>
          </w:rPr>
          <w:t xml:space="preserve"> </w:t>
        </w:r>
      </w:ins>
      <w:ins w:id="301" w:author="Gorbunov" w:date="2026-02-09T22:34:00Z" w16du:dateUtc="2026-02-09T15:34:00Z">
        <w:r w:rsidRPr="00E8202E">
          <w:rPr>
            <w:lang w:val="ru-RU"/>
          </w:rPr>
          <w:t>был сопоставл</w:t>
        </w:r>
      </w:ins>
      <w:ins w:id="302" w:author="Gorbunov" w:date="2026-02-09T22:40:00Z" w16du:dateUtc="2026-02-09T15:40:00Z">
        <w:r w:rsidR="000C4D0A">
          <w:rPr>
            <w:lang w:val="ru-RU"/>
          </w:rPr>
          <w:t>е</w:t>
        </w:r>
      </w:ins>
      <w:ins w:id="303" w:author="Gorbunov" w:date="2026-02-09T22:34:00Z" w16du:dateUtc="2026-02-09T15:34:00Z">
        <w:r w:rsidRPr="00E8202E">
          <w:rPr>
            <w:lang w:val="ru-RU"/>
          </w:rPr>
          <w:t xml:space="preserve">н с нуклеотидной базой данных NCBI </w:t>
        </w:r>
      </w:ins>
      <w:ins w:id="304" w:author="Gorbunov" w:date="2026-02-09T22:56:00Z" w16du:dateUtc="2026-02-09T15:56:00Z">
        <w:r w:rsidR="00EE4589">
          <w:t>core</w:t>
        </w:r>
        <w:r w:rsidR="00EE4589" w:rsidRPr="00EE4589">
          <w:rPr>
            <w:lang w:val="ru-RU"/>
            <w:rPrChange w:id="305" w:author="Gorbunov" w:date="2026-02-09T22:56:00Z" w16du:dateUtc="2026-02-09T15:56:00Z">
              <w:rPr/>
            </w:rPrChange>
          </w:rPr>
          <w:t xml:space="preserve"> </w:t>
        </w:r>
      </w:ins>
      <w:ins w:id="306" w:author="Gorbunov" w:date="2026-02-09T22:34:00Z" w16du:dateUtc="2026-02-09T15:34:00Z">
        <w:r w:rsidRPr="00E8202E">
          <w:rPr>
            <w:lang w:val="ru-RU"/>
          </w:rPr>
          <w:t>nt с использованием BLAST (</w:t>
        </w:r>
      </w:ins>
      <w:ins w:id="307" w:author="Gorbunov" w:date="2026-02-09T22:56:00Z" w16du:dateUtc="2026-02-09T15:56:00Z">
        <w:r w:rsidR="00EE4589">
          <w:t>v</w:t>
        </w:r>
        <w:r w:rsidR="00EE4589" w:rsidRPr="00EE4589">
          <w:rPr>
            <w:lang w:val="ru-RU"/>
            <w:rPrChange w:id="308" w:author="Gorbunov" w:date="2026-02-09T22:56:00Z" w16du:dateUtc="2026-02-09T15:56:00Z">
              <w:rPr/>
            </w:rPrChange>
          </w:rPr>
          <w:t>!!!</w:t>
        </w:r>
        <w:r w:rsidR="00EE4589">
          <w:rPr>
            <w:lang w:val="ru-RU"/>
          </w:rPr>
          <w:t xml:space="preserve">, </w:t>
        </w:r>
      </w:ins>
      <w:ins w:id="309" w:author="Gorbunov" w:date="2026-02-09T22:34:00Z" w16du:dateUtc="2026-02-09T15:34:00Z">
        <w:r w:rsidRPr="00E8202E">
          <w:rPr>
            <w:lang w:val="ru-RU"/>
          </w:rPr>
          <w:t>версия базы</w:t>
        </w:r>
      </w:ins>
      <w:ins w:id="310" w:author="Gorbunov" w:date="2026-02-09T22:55:00Z" w16du:dateUtc="2026-02-09T15:55:00Z">
        <w:r w:rsidR="000D523C">
          <w:rPr>
            <w:lang w:val="ru-RU"/>
          </w:rPr>
          <w:t xml:space="preserve"> данных</w:t>
        </w:r>
      </w:ins>
      <w:ins w:id="311" w:author="Gorbunov" w:date="2026-02-09T22:58:00Z" w16du:dateUtc="2026-02-09T15:58:00Z">
        <w:r w:rsidR="00EE4589" w:rsidRPr="00EE4589">
          <w:rPr>
            <w:lang w:val="ru-RU"/>
            <w:rPrChange w:id="312" w:author="Gorbunov" w:date="2026-02-09T22:58:00Z" w16du:dateUtc="2026-02-09T15:58:00Z">
              <w:rPr/>
            </w:rPrChange>
          </w:rPr>
          <w:t xml:space="preserve"> </w:t>
        </w:r>
        <w:r w:rsidR="00EE4589">
          <w:t>core</w:t>
        </w:r>
        <w:r w:rsidR="00EE4589" w:rsidRPr="00EE4589">
          <w:rPr>
            <w:lang w:val="ru-RU"/>
            <w:rPrChange w:id="313" w:author="Gorbunov" w:date="2026-02-09T22:58:00Z" w16du:dateUtc="2026-02-09T15:58:00Z">
              <w:rPr/>
            </w:rPrChange>
          </w:rPr>
          <w:t xml:space="preserve"> </w:t>
        </w:r>
        <w:r w:rsidR="00EE4589">
          <w:t>nt</w:t>
        </w:r>
      </w:ins>
      <w:ins w:id="314" w:author="Gorbunov" w:date="2026-02-09T22:34:00Z" w16du:dateUtc="2026-02-09T15:34:00Z">
        <w:r w:rsidRPr="00E8202E">
          <w:rPr>
            <w:lang w:val="ru-RU"/>
          </w:rPr>
          <w:t xml:space="preserve"> от 07.01.2025)</w:t>
        </w:r>
      </w:ins>
      <w:ins w:id="315" w:author="Gorbunov" w:date="2026-02-09T23:58:00Z" w16du:dateUtc="2026-02-09T16:58:00Z">
        <w:r w:rsidR="0091294E" w:rsidRPr="0091294E">
          <w:rPr>
            <w:lang w:val="ru-RU"/>
            <w:rPrChange w:id="316" w:author="Gorbunov" w:date="2026-02-09T23:58:00Z" w16du:dateUtc="2026-02-09T16:58:00Z">
              <w:rPr/>
            </w:rPrChange>
          </w:rPr>
          <w:t xml:space="preserve"> </w:t>
        </w:r>
      </w:ins>
      <w:sdt>
        <w:sdtPr>
          <w:rPr>
            <w:rFonts w:cs="Times New Roman"/>
            <w:color w:val="000000"/>
            <w:lang w:val="ru-RU"/>
          </w:rPr>
          <w:tag w:val="MENDELEY_CITATION_v3_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"/>
          <w:id w:val="-1210264630"/>
          <w:placeholder>
            <w:docPart w:val="DefaultPlaceholder_-1854013440"/>
          </w:placeholder>
        </w:sdtPr>
        <w:sdtContent>
          <w:r w:rsidR="00FF2667" w:rsidRPr="00FF2667">
            <w:rPr>
              <w:rFonts w:cs="Times New Roman"/>
              <w:color w:val="000000"/>
              <w:lang w:val="ru-RU"/>
            </w:rPr>
            <w:t>[43]</w:t>
          </w:r>
        </w:sdtContent>
      </w:sdt>
      <w:ins w:id="317" w:author="Gorbunov" w:date="2026-02-09T22:34:00Z" w16du:dateUtc="2026-02-09T15:34:00Z">
        <w:r w:rsidRPr="00E8202E">
          <w:rPr>
            <w:lang w:val="ru-RU"/>
          </w:rPr>
          <w:t xml:space="preserve">, что позволило выявить сходство с ранее описанными последовательностями. </w:t>
        </w:r>
      </w:ins>
      <w:ins w:id="318" w:author="Gorbunov" w:date="2026-02-09T23:03:00Z" w16du:dateUtc="2026-02-09T16:03:00Z">
        <w:r w:rsidR="00A00801" w:rsidRPr="00A00801">
          <w:rPr>
            <w:lang w:val="ru-RU"/>
          </w:rPr>
          <w:t>Дополнительно был выполнен поиск по вирусной базе ICTV VMR с использованием MMseqs2 easy-taxonomy (v18.8cc5c, версии баз данных: ICTV VMR — VMR_MSL39_v4.20241106, nr — 24.12.2025)</w:t>
        </w:r>
      </w:ins>
      <w:ins w:id="319" w:author="Gorbunov" w:date="2026-02-10T00:04:00Z" w16du:dateUtc="2026-02-09T17:04:00Z">
        <w:r w:rsidR="007134EF" w:rsidRPr="007134EF">
          <w:rPr>
            <w:lang w:val="ru-RU"/>
            <w:rPrChange w:id="320" w:author="Gorbunov" w:date="2026-02-10T00:05:00Z" w16du:dateUtc="2026-02-09T17:05:00Z">
              <w:rPr/>
            </w:rPrChange>
          </w:rPr>
          <w:t xml:space="preserve"> </w:t>
        </w:r>
      </w:ins>
      <w:sdt>
        <w:sdtPr>
          <w:rPr>
            <w:rFonts w:cs="Times New Roman"/>
            <w:color w:val="000000"/>
            <w:lang w:val="ru-RU"/>
          </w:rPr>
          <w:tag w:val="MENDELEY_CITATION_v3_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"/>
          <w:id w:val="441956143"/>
          <w:placeholder>
            <w:docPart w:val="DefaultPlaceholder_-1854013440"/>
          </w:placeholder>
        </w:sdtPr>
        <w:sdtContent>
          <w:r w:rsidR="00FF2667" w:rsidRPr="00FF2667">
            <w:rPr>
              <w:rFonts w:cs="Times New Roman"/>
              <w:color w:val="000000"/>
              <w:lang w:val="ru-RU"/>
            </w:rPr>
            <w:t>[42,44]</w:t>
          </w:r>
        </w:sdtContent>
      </w:sdt>
      <w:ins w:id="321" w:author="Gorbunov" w:date="2026-02-09T23:03:00Z" w16du:dateUtc="2026-02-09T16:03:00Z">
        <w:r w:rsidR="00A00801" w:rsidRPr="00A00801">
          <w:rPr>
            <w:lang w:val="ru-RU"/>
          </w:rPr>
          <w:t xml:space="preserve"> для таксономической аннотации вирусных последовательностей. Использование комбинированного подхода с привлечением базы NCBI nr позволило повысить чувствительность аннотации за счёт более широкой представленности вирусных и вирусоподобных белков, а также снизить вероятность ложноположительных отнесений повторяющихся элементов к вирусным таксонам. Данный этап был направлен на исключение либо подтверждение вирусного происхождения отдельных повторных элементов, </w:t>
        </w:r>
        <w:r w:rsidR="00A00801" w:rsidRPr="00A00801">
          <w:rPr>
            <w:lang w:val="ru-RU"/>
          </w:rPr>
          <w:lastRenderedPageBreak/>
          <w:t>потенциально ассоциированных с повторяющимися и сателлитными последовательностями генома.</w:t>
        </w:r>
      </w:ins>
    </w:p>
    <w:p w14:paraId="19FB928B" w14:textId="0C0F307F" w:rsidR="00E8202E" w:rsidRPr="00E8202E" w:rsidRDefault="00E8202E" w:rsidP="00E8202E">
      <w:pPr>
        <w:rPr>
          <w:ins w:id="322" w:author="Gorbunov" w:date="2026-02-09T22:34:00Z" w16du:dateUtc="2026-02-09T15:34:00Z"/>
          <w:lang w:val="ru-RU"/>
        </w:rPr>
      </w:pPr>
      <w:ins w:id="323" w:author="Gorbunov" w:date="2026-02-09T22:34:00Z" w16du:dateUtc="2026-02-09T15:34:00Z">
        <w:r w:rsidRPr="00E8202E">
          <w:rPr>
            <w:lang w:val="ru-RU"/>
          </w:rPr>
          <w:t>Итоговая библиотека повторов была использована в RepeatMasker (</w:t>
        </w:r>
      </w:ins>
      <w:ins w:id="324" w:author="Gorbunov" w:date="2026-02-09T23:04:00Z" w16du:dateUtc="2026-02-09T16:04:00Z">
        <w:r w:rsidR="00A00801">
          <w:t>v</w:t>
        </w:r>
        <w:r w:rsidR="00A00801" w:rsidRPr="00A00801">
          <w:rPr>
            <w:lang w:val="ru-RU"/>
            <w:rPrChange w:id="325" w:author="Gorbunov" w:date="2026-02-09T23:04:00Z" w16du:dateUtc="2026-02-09T16:04:00Z">
              <w:rPr/>
            </w:rPrChange>
          </w:rPr>
          <w:t>4</w:t>
        </w:r>
        <w:r w:rsidR="00A00801" w:rsidRPr="00C559F2">
          <w:rPr>
            <w:lang w:val="ru-RU"/>
            <w:rPrChange w:id="326" w:author="Gorbunov" w:date="2026-02-09T23:05:00Z" w16du:dateUtc="2026-02-09T16:05:00Z">
              <w:rPr/>
            </w:rPrChange>
          </w:rPr>
          <w:t>.2.2</w:t>
        </w:r>
      </w:ins>
      <w:ins w:id="327" w:author="Gorbunov" w:date="2026-02-09T22:34:00Z" w16du:dateUtc="2026-02-09T15:34:00Z">
        <w:r w:rsidRPr="00E8202E">
          <w:rPr>
            <w:lang w:val="ru-RU"/>
          </w:rPr>
          <w:t xml:space="preserve">) для получения координат повторяющихся элементов в референсном геноме </w:t>
        </w:r>
        <w:r w:rsidRPr="000C4D0A">
          <w:rPr>
            <w:i/>
            <w:iCs/>
            <w:lang w:val="ru-RU"/>
            <w:rPrChange w:id="328" w:author="Gorbunov" w:date="2026-02-09T22:40:00Z" w16du:dateUtc="2026-02-09T15:40:00Z">
              <w:rPr>
                <w:lang w:val="ru-RU"/>
              </w:rPr>
            </w:rPrChange>
          </w:rPr>
          <w:t>N. leisleri.</w:t>
        </w:r>
        <w:r w:rsidRPr="00E8202E">
          <w:rPr>
            <w:lang w:val="ru-RU"/>
          </w:rPr>
          <w:t xml:space="preserve"> Результаты RepeatMasker были</w:t>
        </w:r>
      </w:ins>
      <w:ins w:id="329" w:author="Gorbunov" w:date="2026-02-09T22:41:00Z" w16du:dateUtc="2026-02-09T15:41:00Z">
        <w:r w:rsidR="000C4D0A">
          <w:rPr>
            <w:lang w:val="ru-RU"/>
          </w:rPr>
          <w:t xml:space="preserve"> отфильтрованы и</w:t>
        </w:r>
      </w:ins>
      <w:ins w:id="330" w:author="Gorbunov" w:date="2026-02-09T22:34:00Z" w16du:dateUtc="2026-02-09T15:34:00Z">
        <w:r w:rsidRPr="00E8202E">
          <w:rPr>
            <w:lang w:val="ru-RU"/>
          </w:rPr>
          <w:t xml:space="preserve"> объединены с выходными данными DOPseq, что позволило оценить распределение повторяющихся последовательностей в участках, ассоциированных с B-хромосомами.</w:t>
        </w:r>
      </w:ins>
    </w:p>
    <w:p w14:paraId="428BAF7E" w14:textId="708C77D1" w:rsidR="00287627" w:rsidRPr="00E646FB" w:rsidRDefault="00E8202E" w:rsidP="00B0194F">
      <w:pPr>
        <w:rPr>
          <w:lang w:val="ru-RU"/>
          <w:rPrChange w:id="331" w:author="Gorbunov" w:date="2026-02-09T22:17:00Z" w16du:dateUtc="2026-02-09T15:17:00Z">
            <w:rPr/>
          </w:rPrChange>
        </w:rPr>
      </w:pPr>
      <w:ins w:id="332" w:author="Gorbunov" w:date="2026-02-09T22:34:00Z" w16du:dateUtc="2026-02-09T15:34:00Z">
        <w:r w:rsidRPr="00E8202E">
          <w:rPr>
            <w:lang w:val="ru-RU"/>
          </w:rPr>
          <w:t xml:space="preserve">В качестве положительного контроля референсный геном также был аннотирован с использованием стандартной базы повторов Dfam </w:t>
        </w:r>
      </w:ins>
      <w:ins w:id="333" w:author="Gorbunov" w:date="2026-02-09T23:05:00Z" w16du:dateUtc="2026-02-09T16:05:00Z">
        <w:r w:rsidR="00437CFC">
          <w:rPr>
            <w:lang w:val="ru-RU"/>
          </w:rPr>
          <w:t xml:space="preserve">с </w:t>
        </w:r>
      </w:ins>
      <w:ins w:id="334" w:author="Gorbunov" w:date="2026-02-09T23:06:00Z" w16du:dateUtc="2026-02-09T16:06:00Z">
        <w:r w:rsidR="00437CFC">
          <w:rPr>
            <w:lang w:val="ru-RU"/>
          </w:rPr>
          <w:t xml:space="preserve">помощью </w:t>
        </w:r>
        <w:r w:rsidR="00437CFC">
          <w:t>RepeatMasker</w:t>
        </w:r>
        <w:r w:rsidR="00437CFC">
          <w:rPr>
            <w:lang w:val="ru-RU"/>
          </w:rPr>
          <w:t xml:space="preserve"> </w:t>
        </w:r>
      </w:ins>
      <w:ins w:id="335" w:author="Gorbunov" w:date="2026-02-09T22:34:00Z" w16du:dateUtc="2026-02-09T15:34:00Z">
        <w:r w:rsidRPr="00E8202E">
          <w:rPr>
            <w:lang w:val="ru-RU"/>
          </w:rPr>
          <w:t>(</w:t>
        </w:r>
      </w:ins>
      <w:ins w:id="336" w:author="Gorbunov" w:date="2026-02-09T23:05:00Z" w16du:dateUtc="2026-02-09T16:05:00Z">
        <w:r w:rsidR="00C559F2">
          <w:t>v</w:t>
        </w:r>
        <w:r w:rsidR="00C559F2" w:rsidRPr="00C559F2">
          <w:rPr>
            <w:lang w:val="ru-RU"/>
            <w:rPrChange w:id="337" w:author="Gorbunov" w:date="2026-02-09T23:05:00Z" w16du:dateUtc="2026-02-09T16:05:00Z">
              <w:rPr/>
            </w:rPrChange>
          </w:rPr>
          <w:t>4.1.5+</w:t>
        </w:r>
        <w:r w:rsidR="00C559F2" w:rsidRPr="00C559F2">
          <w:t>galaxy</w:t>
        </w:r>
        <w:r w:rsidR="00C559F2" w:rsidRPr="00C559F2">
          <w:rPr>
            <w:lang w:val="ru-RU"/>
            <w:rPrChange w:id="338" w:author="Gorbunov" w:date="2026-02-09T23:05:00Z" w16du:dateUtc="2026-02-09T16:05:00Z">
              <w:rPr/>
            </w:rPrChange>
          </w:rPr>
          <w:t>0</w:t>
        </w:r>
      </w:ins>
      <w:ins w:id="339" w:author="Gorbunov" w:date="2026-02-09T22:34:00Z" w16du:dateUtc="2026-02-09T15:34:00Z">
        <w:r w:rsidRPr="00E8202E">
          <w:rPr>
            <w:lang w:val="ru-RU"/>
          </w:rPr>
          <w:t>, Galaxy Server</w:t>
        </w:r>
      </w:ins>
      <w:ins w:id="340" w:author="Gorbunov" w:date="2026-02-09T23:05:00Z" w16du:dateUtc="2026-02-09T16:05:00Z">
        <w:r w:rsidR="00C559F2" w:rsidRPr="00C559F2">
          <w:rPr>
            <w:lang w:val="ru-RU"/>
            <w:rPrChange w:id="341" w:author="Gorbunov" w:date="2026-02-09T23:05:00Z" w16du:dateUtc="2026-02-09T16:05:00Z">
              <w:rPr/>
            </w:rPrChange>
          </w:rPr>
          <w:t xml:space="preserve"> </w:t>
        </w:r>
        <w:r w:rsidR="00C559F2">
          <w:t>EU</w:t>
        </w:r>
      </w:ins>
      <w:ins w:id="342" w:author="Gorbunov" w:date="2026-02-09T22:34:00Z" w16du:dateUtc="2026-02-09T15:34:00Z">
        <w:r w:rsidRPr="00E8202E">
          <w:rPr>
            <w:lang w:val="ru-RU"/>
          </w:rPr>
          <w:t>)</w:t>
        </w:r>
      </w:ins>
      <w:r w:rsidR="002C5CE2" w:rsidRPr="003B222F">
        <w:rPr>
          <w:lang w:val="ru-RU"/>
        </w:rPr>
        <w:t xml:space="preserve"> </w:t>
      </w:r>
      <w:sdt>
        <w:sdtPr>
          <w:rPr>
            <w:rFonts w:cs="Times New Roman"/>
            <w:color w:val="000000"/>
          </w:rPr>
          <w:tag w:val="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"/>
          <w:id w:val="732516386"/>
          <w:placeholder>
            <w:docPart w:val="DefaultPlaceholder_-1854013440"/>
          </w:placeholder>
        </w:sdtPr>
        <w:sdtContent>
          <w:r w:rsidR="00FF2667" w:rsidRPr="00FF2667">
            <w:rPr>
              <w:rFonts w:cs="Times New Roman"/>
              <w:color w:val="000000"/>
              <w:lang w:val="ru-RU"/>
            </w:rPr>
            <w:t>[41]</w:t>
          </w:r>
        </w:sdtContent>
      </w:sdt>
      <w:ins w:id="343" w:author="Gorbunov" w:date="2026-02-09T22:34:00Z" w16du:dateUtc="2026-02-09T15:34:00Z">
        <w:r w:rsidRPr="00E8202E">
          <w:rPr>
            <w:lang w:val="ru-RU"/>
          </w:rPr>
          <w:t xml:space="preserve">. Полученные аннотации </w:t>
        </w:r>
      </w:ins>
      <w:ins w:id="344" w:author="Gorbunov" w:date="2026-02-09T23:06:00Z" w16du:dateUtc="2026-02-09T16:06:00Z">
        <w:r w:rsidR="00437CFC">
          <w:rPr>
            <w:lang w:val="ru-RU"/>
          </w:rPr>
          <w:t>также были сопоставлены</w:t>
        </w:r>
      </w:ins>
      <w:ins w:id="345" w:author="Gorbunov" w:date="2026-02-09T22:34:00Z" w16du:dateUtc="2026-02-09T15:34:00Z">
        <w:r w:rsidRPr="00E8202E">
          <w:rPr>
            <w:lang w:val="ru-RU"/>
          </w:rPr>
          <w:t xml:space="preserve"> с результатами DOPseq, что позволило оценить полноту и специфичность </w:t>
        </w:r>
        <w:r w:rsidRPr="006133A9">
          <w:rPr>
            <w:i/>
            <w:iCs/>
            <w:lang w:val="ru-RU"/>
            <w:rPrChange w:id="346" w:author="Gorbunov" w:date="2026-02-09T22:41:00Z" w16du:dateUtc="2026-02-09T15:41:00Z">
              <w:rPr>
                <w:lang w:val="ru-RU"/>
              </w:rPr>
            </w:rPrChange>
          </w:rPr>
          <w:t>de novo</w:t>
        </w:r>
        <w:r w:rsidRPr="00E8202E">
          <w:rPr>
            <w:lang w:val="ru-RU"/>
          </w:rPr>
          <w:t xml:space="preserve"> выявленных повторов, а также подтвердить их обогащение в регионах, связанных с B-хромосомами.</w:t>
        </w:r>
      </w:ins>
      <w:r w:rsidR="00287627" w:rsidRPr="00E646FB">
        <w:rPr>
          <w:lang w:val="ru-RU"/>
          <w:rPrChange w:id="347" w:author="Gorbunov" w:date="2026-02-09T22:17:00Z" w16du:dateUtc="2026-02-09T15:17:00Z">
            <w:rPr/>
          </w:rPrChange>
        </w:rPr>
        <w:br w:type="page"/>
      </w:r>
    </w:p>
    <w:p w14:paraId="65E69972" w14:textId="51F7191C" w:rsidR="00E33CC5" w:rsidRDefault="007A1ED8" w:rsidP="004877F9">
      <w:pPr>
        <w:pStyle w:val="Heading1"/>
        <w:rPr>
          <w:rFonts w:cs="Times New Roman"/>
        </w:rPr>
      </w:pPr>
      <w:bookmarkStart w:id="348" w:name="_Toc217409004"/>
      <w:commentRangeStart w:id="349"/>
      <w:commentRangeStart w:id="350"/>
      <w:r w:rsidRPr="000B656B">
        <w:rPr>
          <w:rFonts w:cs="Times New Roman"/>
        </w:rPr>
        <w:lastRenderedPageBreak/>
        <w:t>РЕЗУЛЬТАТЫ И ОБСУЖДЕНИЕ</w:t>
      </w:r>
      <w:bookmarkEnd w:id="348"/>
      <w:commentRangeEnd w:id="349"/>
      <w:r w:rsidR="00E646FB">
        <w:rPr>
          <w:rStyle w:val="CommentReference"/>
          <w:rFonts w:cs="Times New Roman"/>
          <w:sz w:val="32"/>
          <w:szCs w:val="40"/>
        </w:rPr>
        <w:commentReference w:id="349"/>
      </w:r>
      <w:commentRangeEnd w:id="350"/>
      <w:r w:rsidR="002B0730">
        <w:rPr>
          <w:rStyle w:val="CommentReference"/>
          <w:rFonts w:cs="Times New Roman"/>
          <w:sz w:val="32"/>
          <w:szCs w:val="40"/>
        </w:rPr>
        <w:commentReference w:id="350"/>
      </w:r>
    </w:p>
    <w:p w14:paraId="038B1EF9" w14:textId="77777777" w:rsidR="002B0730" w:rsidRPr="002B0730" w:rsidRDefault="007E3E56" w:rsidP="007B3EFD">
      <w:pPr>
        <w:rPr>
          <w:lang w:val="ru-RU"/>
        </w:rPr>
      </w:pPr>
      <w:r w:rsidRPr="007E3E56">
        <w:rPr>
          <w:lang w:val="ru-RU"/>
        </w:rPr>
        <w:t xml:space="preserve">Хромосомная сборка </w:t>
      </w:r>
      <w:r w:rsidRPr="007E3E56">
        <w:rPr>
          <w:i/>
          <w:iCs/>
          <w:lang w:val="ru-RU"/>
        </w:rPr>
        <w:t>N. leisleri</w:t>
      </w:r>
      <w:r w:rsidRPr="007E3E56">
        <w:rPr>
          <w:lang w:val="ru-RU"/>
        </w:rPr>
        <w:t xml:space="preserve"> (GCA_964264875.2) не включает B-хромосомы, что делает задачу их выявления принципиально нетривиальной. В отсутствие референсной последовательности B-хромосом их идентификация невозможна прямыми методами и подразумевает совмещение различных молекулярно-биологических и биоинформатических подходов. Такой комплексный подход позволяет получать косвенные доказательства наличия B-хромосом, а также реконструировать их состав и происхождение.</w:t>
      </w:r>
    </w:p>
    <w:p w14:paraId="673C9720" w14:textId="3E168C87" w:rsidR="00B44FF0" w:rsidRDefault="00B44FF0" w:rsidP="007B3EFD">
      <w:pPr>
        <w:rPr>
          <w:i/>
          <w:iCs/>
          <w:lang w:val="ru-RU"/>
        </w:rPr>
      </w:pPr>
      <w:r>
        <w:rPr>
          <w:lang w:val="ru-RU"/>
        </w:rPr>
        <w:t xml:space="preserve">Выполненная ранее на базе ЛРЭГ ИМКБ СО РАН флуоресцентная гибридизация </w:t>
      </w:r>
      <w:r>
        <w:rPr>
          <w:i/>
        </w:rPr>
        <w:t>in</w:t>
      </w:r>
      <w:r w:rsidRPr="00613D4A">
        <w:rPr>
          <w:i/>
          <w:lang w:val="ru-RU"/>
        </w:rPr>
        <w:t xml:space="preserve"> </w:t>
      </w:r>
      <w:r>
        <w:rPr>
          <w:i/>
        </w:rPr>
        <w:t>situ</w:t>
      </w:r>
      <w:r w:rsidRPr="00613D4A">
        <w:rPr>
          <w:i/>
          <w:lang w:val="ru-RU"/>
        </w:rPr>
        <w:t xml:space="preserve"> </w:t>
      </w:r>
      <w:r>
        <w:rPr>
          <w:lang w:val="ru-RU"/>
        </w:rPr>
        <w:t>зондов В-хромосом на метафазных трех особей показала</w:t>
      </w:r>
      <w:r w:rsidR="003B3742">
        <w:rPr>
          <w:lang w:val="ru-RU"/>
        </w:rPr>
        <w:t>, что п</w:t>
      </w:r>
      <w:r>
        <w:rPr>
          <w:lang w:val="ru-RU"/>
        </w:rPr>
        <w:t>омимо локализации на В-</w:t>
      </w:r>
      <w:r w:rsidR="003B3742">
        <w:rPr>
          <w:lang w:val="ru-RU"/>
        </w:rPr>
        <w:t>хромосомах</w:t>
      </w:r>
      <w:r>
        <w:rPr>
          <w:lang w:val="ru-RU"/>
        </w:rPr>
        <w:t>, зонд</w:t>
      </w:r>
      <w:r w:rsidR="003B3742">
        <w:rPr>
          <w:lang w:val="ru-RU"/>
        </w:rPr>
        <w:t>ы</w:t>
      </w:r>
      <w:r>
        <w:rPr>
          <w:lang w:val="ru-RU"/>
        </w:rPr>
        <w:t xml:space="preserve"> </w:t>
      </w:r>
      <w:r w:rsidR="003B3742">
        <w:rPr>
          <w:lang w:val="ru-RU"/>
        </w:rPr>
        <w:t xml:space="preserve">преимущественно локализуются </w:t>
      </w:r>
      <w:r>
        <w:rPr>
          <w:lang w:val="ru-RU"/>
        </w:rPr>
        <w:t>в прицентромерных районах всех аутосом и Х-хромосомы. Зонд 3</w:t>
      </w:r>
      <w:r>
        <w:t>Bb</w:t>
      </w:r>
      <w:r w:rsidRPr="00613D4A">
        <w:rPr>
          <w:lang w:val="ru-RU"/>
        </w:rPr>
        <w:t xml:space="preserve"> </w:t>
      </w:r>
      <w:r>
        <w:rPr>
          <w:lang w:val="ru-RU"/>
        </w:rPr>
        <w:t>единственный локализовалс</w:t>
      </w:r>
      <w:r w:rsidR="003B3742">
        <w:rPr>
          <w:lang w:val="ru-RU"/>
        </w:rPr>
        <w:t xml:space="preserve">я также на </w:t>
      </w:r>
      <w:r w:rsidR="003B3742">
        <w:t>Y</w:t>
      </w:r>
      <w:r w:rsidR="003B3742" w:rsidRPr="00613D4A">
        <w:rPr>
          <w:lang w:val="ru-RU"/>
        </w:rPr>
        <w:t>-</w:t>
      </w:r>
      <w:r w:rsidR="003B3742">
        <w:rPr>
          <w:lang w:val="ru-RU"/>
        </w:rPr>
        <w:t>хромосоме.</w:t>
      </w:r>
      <w:r>
        <w:rPr>
          <w:lang w:val="ru-RU"/>
        </w:rPr>
        <w:t xml:space="preserve"> </w:t>
      </w:r>
      <w:r w:rsidR="003B3742">
        <w:rPr>
          <w:lang w:val="ru-RU"/>
        </w:rPr>
        <w:t>В целом</w:t>
      </w:r>
      <w:r>
        <w:rPr>
          <w:lang w:val="ru-RU"/>
        </w:rPr>
        <w:t xml:space="preserve"> картина локализации различалась для разных зондов. Это заставило предположить различный </w:t>
      </w:r>
      <w:r w:rsidR="003B3742">
        <w:rPr>
          <w:lang w:val="ru-RU"/>
        </w:rPr>
        <w:t>м</w:t>
      </w:r>
      <w:r>
        <w:rPr>
          <w:lang w:val="ru-RU"/>
        </w:rPr>
        <w:t>олекулярно-</w:t>
      </w:r>
      <w:r w:rsidR="003B3742">
        <w:rPr>
          <w:lang w:val="ru-RU"/>
        </w:rPr>
        <w:t>генетический</w:t>
      </w:r>
      <w:r>
        <w:rPr>
          <w:lang w:val="ru-RU"/>
        </w:rPr>
        <w:t xml:space="preserve"> состав В-хромосом у </w:t>
      </w:r>
      <w:r w:rsidRPr="007B3EFD">
        <w:rPr>
          <w:i/>
          <w:iCs/>
          <w:lang w:val="ru-RU"/>
        </w:rPr>
        <w:t>N. leisleri</w:t>
      </w:r>
      <w:r>
        <w:rPr>
          <w:i/>
          <w:iCs/>
          <w:lang w:val="ru-RU"/>
        </w:rPr>
        <w:t>.</w:t>
      </w:r>
    </w:p>
    <w:p w14:paraId="4B3647B1" w14:textId="20EE95A0" w:rsidR="00784FB8" w:rsidRPr="00784FB8" w:rsidRDefault="00784FB8" w:rsidP="00784FB8">
      <w:pPr>
        <w:rPr>
          <w:lang w:val="ru-RU"/>
        </w:rPr>
      </w:pPr>
      <w:r w:rsidRPr="00784FB8">
        <w:rPr>
          <w:lang w:val="ru-RU"/>
        </w:rPr>
        <w:t>Для библиотек B-хромосом (3Ba, 3Bc, 3Bd, 4B, 5Ba, 5Bb) с помощью конвейера DOPseq v2.2.1 были идентифицированы целевые регионы, соответствующие B-хромосомам, в различных участках скаффолдов CAXWAE020000012.1 и CAXWAE020000014.1.</w:t>
      </w:r>
      <w:commentRangeStart w:id="351"/>
      <w:r>
        <w:rPr>
          <w:lang w:val="ru-RU"/>
        </w:rPr>
        <w:t xml:space="preserve"> </w:t>
      </w:r>
      <w:commentRangeEnd w:id="351"/>
      <w:r w:rsidRPr="00784FB8">
        <w:rPr>
          <w:rStyle w:val="CommentReference"/>
          <w:sz w:val="24"/>
          <w:szCs w:val="24"/>
          <w:lang w:val="ru-RU"/>
        </w:rPr>
        <w:commentReference w:id="351"/>
      </w:r>
      <w:r w:rsidRPr="00784FB8">
        <w:rPr>
          <w:lang w:val="ru-RU"/>
        </w:rPr>
        <w:t>На скаффолд CAXWAE020000012.1 прочтения легли во всех образцах (3Ba, 3Bc, 3Bd, 4B, 5Ba, 5Bb, рис. 1). При этом p-value биномиального теста для всех сегментов на этом скаффолде был значимым.</w:t>
      </w:r>
    </w:p>
    <w:p w14:paraId="5D16F970" w14:textId="6E0C0F2C" w:rsidR="00784FB8" w:rsidRPr="00B44FF0" w:rsidRDefault="00784FB8" w:rsidP="00784FB8">
      <w:pPr>
        <w:rPr>
          <w:lang w:val="ru-RU"/>
        </w:rPr>
      </w:pPr>
      <w:r w:rsidRPr="00784FB8">
        <w:rPr>
          <w:lang w:val="ru-RU"/>
        </w:rPr>
        <w:t>Кроме того, в анализ были включены образцы микродиссектированных Y-хромосомы (3m1) и аутосомы 21 (3m2). Анализ с помощью DOPseq показал полное соответствие зонда 3m2 последовательности хромосомы 21 (p-value &lt; 2.56×10^-16 для всех сегментов), а также выявил небольшие целевые регионы на хромосомах 5 (p-value = 6.33×10^-74 у теломера) и 7 (p-value = 3.30×10^-40 у теломера, рис. 2).</w:t>
      </w:r>
      <w:commentRangeStart w:id="352"/>
      <w:r>
        <w:rPr>
          <w:lang w:val="ru-RU"/>
        </w:rPr>
        <w:t xml:space="preserve"> </w:t>
      </w:r>
      <w:commentRangeEnd w:id="352"/>
      <w:r w:rsidRPr="00784FB8">
        <w:rPr>
          <w:rStyle w:val="CommentReference"/>
          <w:sz w:val="24"/>
          <w:szCs w:val="24"/>
          <w:lang w:val="ru-RU"/>
        </w:rPr>
        <w:commentReference w:id="352"/>
      </w:r>
      <w:r w:rsidRPr="00784FB8">
        <w:rPr>
          <w:lang w:val="ru-RU"/>
        </w:rPr>
        <w:t>Зонд 3m1 показал соответствие только теломерным участкам Y-хромосомы (рис. 3).</w:t>
      </w:r>
    </w:p>
    <w:p w14:paraId="6E943B43" w14:textId="1BBAD2E7" w:rsidR="00FA4AE4" w:rsidRPr="00DC0E79" w:rsidRDefault="00830108" w:rsidP="00FA4AE4">
      <w:pPr>
        <w:pStyle w:val="Caption"/>
        <w:rPr>
          <w:i w:val="0"/>
          <w:iCs w:val="0"/>
          <w:sz w:val="24"/>
          <w:szCs w:val="24"/>
          <w:lang w:val="ru-RU"/>
        </w:rPr>
      </w:pPr>
      <w:r w:rsidRPr="00830108">
        <w:rPr>
          <w:noProof/>
        </w:rPr>
        <w:lastRenderedPageBreak/>
        <w:drawing>
          <wp:anchor distT="0" distB="0" distL="114300" distR="114300" simplePos="0" relativeHeight="251658240" behindDoc="0" locked="0" layoutInCell="1" allowOverlap="1" wp14:anchorId="7F2DF87E" wp14:editId="5295B543">
            <wp:simplePos x="0" y="0"/>
            <wp:positionH relativeFrom="margin">
              <wp:posOffset>0</wp:posOffset>
            </wp:positionH>
            <wp:positionV relativeFrom="paragraph">
              <wp:posOffset>58420</wp:posOffset>
            </wp:positionV>
            <wp:extent cx="5943600" cy="5568315"/>
            <wp:effectExtent l="0" t="0" r="0" b="0"/>
            <wp:wrapTopAndBottom/>
            <wp:docPr id="211084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335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5568315"/>
                    </a:xfrm>
                    <a:prstGeom prst="rect">
                      <a:avLst/>
                    </a:prstGeom>
                  </pic:spPr>
                </pic:pic>
              </a:graphicData>
            </a:graphic>
            <wp14:sizeRelH relativeFrom="page">
              <wp14:pctWidth>0</wp14:pctWidth>
            </wp14:sizeRelH>
            <wp14:sizeRelV relativeFrom="page">
              <wp14:pctHeight>0</wp14:pctHeight>
            </wp14:sizeRelV>
          </wp:anchor>
        </w:drawing>
      </w:r>
      <w:r w:rsidR="00FA4AE4" w:rsidRPr="00FA4AE4">
        <w:rPr>
          <w:i w:val="0"/>
          <w:iCs w:val="0"/>
          <w:sz w:val="24"/>
          <w:szCs w:val="24"/>
          <w:lang w:val="ru-RU"/>
        </w:rPr>
        <w:t xml:space="preserve">Рисунок </w:t>
      </w:r>
      <w:r w:rsidR="00FA4AE4" w:rsidRPr="00FA4AE4">
        <w:rPr>
          <w:i w:val="0"/>
          <w:iCs w:val="0"/>
          <w:sz w:val="24"/>
          <w:szCs w:val="24"/>
        </w:rPr>
        <w:fldChar w:fldCharType="begin"/>
      </w:r>
      <w:r w:rsidR="00FA4AE4" w:rsidRPr="00FA4AE4">
        <w:rPr>
          <w:i w:val="0"/>
          <w:iCs w:val="0"/>
          <w:sz w:val="24"/>
          <w:szCs w:val="24"/>
          <w:lang w:val="ru-RU"/>
        </w:rPr>
        <w:instrText xml:space="preserve"> </w:instrText>
      </w:r>
      <w:r w:rsidR="00FA4AE4" w:rsidRPr="00FA4AE4">
        <w:rPr>
          <w:i w:val="0"/>
          <w:iCs w:val="0"/>
          <w:sz w:val="24"/>
          <w:szCs w:val="24"/>
        </w:rPr>
        <w:instrText>SEQ</w:instrText>
      </w:r>
      <w:r w:rsidR="00FA4AE4" w:rsidRPr="00FA4AE4">
        <w:rPr>
          <w:i w:val="0"/>
          <w:iCs w:val="0"/>
          <w:sz w:val="24"/>
          <w:szCs w:val="24"/>
          <w:lang w:val="ru-RU"/>
        </w:rPr>
        <w:instrText xml:space="preserve"> Рисунок \* </w:instrText>
      </w:r>
      <w:r w:rsidR="00FA4AE4" w:rsidRPr="00FA4AE4">
        <w:rPr>
          <w:i w:val="0"/>
          <w:iCs w:val="0"/>
          <w:sz w:val="24"/>
          <w:szCs w:val="24"/>
        </w:rPr>
        <w:instrText>ARABIC</w:instrText>
      </w:r>
      <w:r w:rsidR="00FA4AE4" w:rsidRPr="00FA4AE4">
        <w:rPr>
          <w:i w:val="0"/>
          <w:iCs w:val="0"/>
          <w:sz w:val="24"/>
          <w:szCs w:val="24"/>
          <w:lang w:val="ru-RU"/>
        </w:rPr>
        <w:instrText xml:space="preserve"> </w:instrText>
      </w:r>
      <w:r w:rsidR="00FA4AE4" w:rsidRPr="00FA4AE4">
        <w:rPr>
          <w:i w:val="0"/>
          <w:iCs w:val="0"/>
          <w:sz w:val="24"/>
          <w:szCs w:val="24"/>
        </w:rPr>
        <w:fldChar w:fldCharType="separate"/>
      </w:r>
      <w:r w:rsidR="00FA4AE4" w:rsidRPr="00FA4AE4">
        <w:rPr>
          <w:i w:val="0"/>
          <w:iCs w:val="0"/>
          <w:noProof/>
          <w:sz w:val="24"/>
          <w:szCs w:val="24"/>
          <w:lang w:val="ru-RU"/>
        </w:rPr>
        <w:t>1</w:t>
      </w:r>
      <w:r w:rsidR="00FA4AE4" w:rsidRPr="00FA4AE4">
        <w:rPr>
          <w:i w:val="0"/>
          <w:iCs w:val="0"/>
          <w:sz w:val="24"/>
          <w:szCs w:val="24"/>
        </w:rPr>
        <w:fldChar w:fldCharType="end"/>
      </w:r>
      <w:r w:rsidR="00FA4AE4" w:rsidRPr="00FA4AE4">
        <w:rPr>
          <w:i w:val="0"/>
          <w:iCs w:val="0"/>
          <w:sz w:val="24"/>
          <w:szCs w:val="24"/>
          <w:lang w:val="ru-RU"/>
        </w:rPr>
        <w:t xml:space="preserve">. </w:t>
      </w:r>
      <w:r w:rsidR="004D55D1" w:rsidRPr="004D55D1">
        <w:rPr>
          <w:i w:val="0"/>
          <w:iCs w:val="0"/>
          <w:sz w:val="24"/>
          <w:szCs w:val="24"/>
          <w:lang w:val="ru-RU"/>
        </w:rPr>
        <w:t>Прочтения, картированные на скаффолд CAXWAE020000012.1</w:t>
      </w:r>
      <w:r w:rsidR="008470BF">
        <w:rPr>
          <w:i w:val="0"/>
          <w:iCs w:val="0"/>
          <w:sz w:val="24"/>
          <w:szCs w:val="24"/>
          <w:lang w:val="ru-RU"/>
        </w:rPr>
        <w:t xml:space="preserve"> инструментом </w:t>
      </w:r>
      <w:r w:rsidR="008470BF">
        <w:rPr>
          <w:i w:val="0"/>
          <w:iCs w:val="0"/>
          <w:sz w:val="24"/>
          <w:szCs w:val="24"/>
        </w:rPr>
        <w:t>DOPseq</w:t>
      </w:r>
      <w:r w:rsidR="004D55D1" w:rsidRPr="004D55D1">
        <w:rPr>
          <w:i w:val="0"/>
          <w:iCs w:val="0"/>
          <w:sz w:val="24"/>
          <w:szCs w:val="24"/>
          <w:lang w:val="ru-RU"/>
        </w:rPr>
        <w:t>, демонстрируют выраженное увеличение покрытия у образцов B3 (a, c, d), B4 и B5 (a, b). Повышенное количество выровненных прочтений на данном скаффолде позволяет предположить, что соответствующие участки с высокой вероятностью входят в состав B-хромосом.</w:t>
      </w:r>
      <w:r w:rsidR="00DC0E79" w:rsidRPr="00DC0E79">
        <w:rPr>
          <w:i w:val="0"/>
          <w:iCs w:val="0"/>
          <w:sz w:val="24"/>
          <w:szCs w:val="24"/>
          <w:lang w:val="ru-RU"/>
        </w:rPr>
        <w:t xml:space="preserve"> По оси X — геномные координаты внутри каждой хромосомы, по оси Y — десятичный логарифм (log</w:t>
      </w:r>
      <w:r w:rsidR="00DC0E79" w:rsidRPr="00DC0E79">
        <w:rPr>
          <w:i w:val="0"/>
          <w:iCs w:val="0"/>
          <w:sz w:val="24"/>
          <w:szCs w:val="24"/>
          <w:vertAlign w:val="subscript"/>
          <w:lang w:val="ru-RU"/>
        </w:rPr>
        <w:t>10</w:t>
      </w:r>
      <w:r w:rsidR="00DC0E79" w:rsidRPr="00DC0E79">
        <w:rPr>
          <w:i w:val="0"/>
          <w:iCs w:val="0"/>
          <w:sz w:val="24"/>
          <w:szCs w:val="24"/>
          <w:lang w:val="ru-RU"/>
        </w:rPr>
        <w:t>) расстояния между соседними позициями прочтений.</w:t>
      </w:r>
    </w:p>
    <w:p w14:paraId="787C439C" w14:textId="3F5739AD" w:rsidR="005B48CF" w:rsidRDefault="00784FB8" w:rsidP="005B48CF">
      <w:pPr>
        <w:rPr>
          <w:lang w:val="ru-RU"/>
        </w:rPr>
      </w:pPr>
      <w:r w:rsidRPr="00784FB8">
        <w:rPr>
          <w:noProof/>
          <w:lang w:val="ru-RU"/>
        </w:rPr>
        <w:lastRenderedPageBreak/>
        <w:drawing>
          <wp:anchor distT="0" distB="0" distL="114300" distR="114300" simplePos="0" relativeHeight="251660288" behindDoc="0" locked="0" layoutInCell="1" allowOverlap="1" wp14:anchorId="67F2A0F0" wp14:editId="01660E2D">
            <wp:simplePos x="0" y="0"/>
            <wp:positionH relativeFrom="margin">
              <wp:align>center</wp:align>
            </wp:positionH>
            <wp:positionV relativeFrom="paragraph">
              <wp:posOffset>5093970</wp:posOffset>
            </wp:positionV>
            <wp:extent cx="3009900" cy="1877329"/>
            <wp:effectExtent l="0" t="0" r="0" b="2540"/>
            <wp:wrapTopAndBottom/>
            <wp:docPr id="71658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8459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9900" cy="1877329"/>
                    </a:xfrm>
                    <a:prstGeom prst="rect">
                      <a:avLst/>
                    </a:prstGeom>
                  </pic:spPr>
                </pic:pic>
              </a:graphicData>
            </a:graphic>
            <wp14:sizeRelH relativeFrom="page">
              <wp14:pctWidth>0</wp14:pctWidth>
            </wp14:sizeRelH>
            <wp14:sizeRelV relativeFrom="page">
              <wp14:pctHeight>0</wp14:pctHeight>
            </wp14:sizeRelV>
          </wp:anchor>
        </w:drawing>
      </w:r>
      <w:r w:rsidR="0023469E" w:rsidRPr="0023469E">
        <w:rPr>
          <w:noProof/>
          <w:lang w:val="ru-RU"/>
        </w:rPr>
        <w:drawing>
          <wp:anchor distT="0" distB="0" distL="114300" distR="114300" simplePos="0" relativeHeight="251659264" behindDoc="0" locked="0" layoutInCell="1" allowOverlap="1" wp14:anchorId="5384E431" wp14:editId="70747210">
            <wp:simplePos x="0" y="0"/>
            <wp:positionH relativeFrom="margin">
              <wp:posOffset>0</wp:posOffset>
            </wp:positionH>
            <wp:positionV relativeFrom="paragraph">
              <wp:posOffset>0</wp:posOffset>
            </wp:positionV>
            <wp:extent cx="5943600" cy="4203065"/>
            <wp:effectExtent l="0" t="0" r="0" b="635"/>
            <wp:wrapTopAndBottom/>
            <wp:docPr id="84626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141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203065"/>
                    </a:xfrm>
                    <a:prstGeom prst="rect">
                      <a:avLst/>
                    </a:prstGeom>
                  </pic:spPr>
                </pic:pic>
              </a:graphicData>
            </a:graphic>
            <wp14:sizeRelH relativeFrom="page">
              <wp14:pctWidth>0</wp14:pctWidth>
            </wp14:sizeRelH>
            <wp14:sizeRelV relativeFrom="page">
              <wp14:pctHeight>0</wp14:pctHeight>
            </wp14:sizeRelV>
          </wp:anchor>
        </w:drawing>
      </w:r>
      <w:r w:rsidR="0023469E" w:rsidRPr="0023469E">
        <w:rPr>
          <w:lang w:val="ru-RU"/>
        </w:rPr>
        <w:t xml:space="preserve">Рисунок </w:t>
      </w:r>
      <w:r w:rsidR="0023469E" w:rsidRPr="0023469E">
        <w:fldChar w:fldCharType="begin"/>
      </w:r>
      <w:r w:rsidR="0023469E" w:rsidRPr="0023469E">
        <w:rPr>
          <w:lang w:val="ru-RU"/>
        </w:rPr>
        <w:instrText xml:space="preserve"> </w:instrText>
      </w:r>
      <w:r w:rsidR="0023469E" w:rsidRPr="0023469E">
        <w:instrText>SEQ</w:instrText>
      </w:r>
      <w:r w:rsidR="0023469E" w:rsidRPr="0023469E">
        <w:rPr>
          <w:lang w:val="ru-RU"/>
        </w:rPr>
        <w:instrText xml:space="preserve"> Рисунок \* </w:instrText>
      </w:r>
      <w:r w:rsidR="0023469E" w:rsidRPr="0023469E">
        <w:instrText>ARABIC</w:instrText>
      </w:r>
      <w:r w:rsidR="0023469E" w:rsidRPr="0023469E">
        <w:rPr>
          <w:lang w:val="ru-RU"/>
        </w:rPr>
        <w:instrText xml:space="preserve"> </w:instrText>
      </w:r>
      <w:r w:rsidR="0023469E" w:rsidRPr="0023469E">
        <w:fldChar w:fldCharType="separate"/>
      </w:r>
      <w:r w:rsidR="0023469E" w:rsidRPr="0023469E">
        <w:rPr>
          <w:lang w:val="ru-RU"/>
        </w:rPr>
        <w:t>2</w:t>
      </w:r>
      <w:r w:rsidR="0023469E" w:rsidRPr="0023469E">
        <w:fldChar w:fldCharType="end"/>
      </w:r>
      <w:r w:rsidR="0023469E" w:rsidRPr="0023469E">
        <w:rPr>
          <w:lang w:val="ru-RU"/>
        </w:rPr>
        <w:t xml:space="preserve">. Прочтения, картированные на хромосомы 5, 7 и 21 с использованием инструмента DOPseq, для образца 3m2. Как видно, на 21-ю хромосому, как и предполагалось, </w:t>
      </w:r>
      <w:r w:rsidR="0023469E">
        <w:rPr>
          <w:lang w:val="ru-RU"/>
        </w:rPr>
        <w:t>прочтения</w:t>
      </w:r>
      <w:r w:rsidR="0023469E" w:rsidRPr="0023469E">
        <w:rPr>
          <w:lang w:val="ru-RU"/>
        </w:rPr>
        <w:t xml:space="preserve"> распределяются по всей её длине.</w:t>
      </w:r>
    </w:p>
    <w:p w14:paraId="36B07738" w14:textId="5254E063" w:rsidR="00B72162" w:rsidRDefault="00784FB8" w:rsidP="005B48CF">
      <w:pPr>
        <w:rPr>
          <w:lang w:val="ru-RU"/>
        </w:rPr>
      </w:pPr>
      <w:r w:rsidRPr="0023469E">
        <w:rPr>
          <w:lang w:val="ru-RU"/>
        </w:rPr>
        <w:t xml:space="preserve">Рисунок </w:t>
      </w:r>
      <w:r w:rsidRPr="0023469E">
        <w:fldChar w:fldCharType="begin"/>
      </w:r>
      <w:r w:rsidRPr="0023469E">
        <w:rPr>
          <w:lang w:val="ru-RU"/>
        </w:rPr>
        <w:instrText xml:space="preserve"> </w:instrText>
      </w:r>
      <w:r w:rsidRPr="0023469E">
        <w:instrText>SEQ</w:instrText>
      </w:r>
      <w:r w:rsidRPr="0023469E">
        <w:rPr>
          <w:lang w:val="ru-RU"/>
        </w:rPr>
        <w:instrText xml:space="preserve"> Рисунок \* </w:instrText>
      </w:r>
      <w:r w:rsidRPr="0023469E">
        <w:instrText>ARABIC</w:instrText>
      </w:r>
      <w:r w:rsidRPr="0023469E">
        <w:rPr>
          <w:lang w:val="ru-RU"/>
        </w:rPr>
        <w:instrText xml:space="preserve"> </w:instrText>
      </w:r>
      <w:r w:rsidRPr="0023469E">
        <w:fldChar w:fldCharType="separate"/>
      </w:r>
      <w:r w:rsidRPr="00784FB8">
        <w:rPr>
          <w:noProof/>
          <w:lang w:val="ru-RU"/>
        </w:rPr>
        <w:t>3</w:t>
      </w:r>
      <w:r w:rsidRPr="0023469E">
        <w:fldChar w:fldCharType="end"/>
      </w:r>
      <w:r w:rsidRPr="0023469E">
        <w:rPr>
          <w:lang w:val="ru-RU"/>
        </w:rPr>
        <w:t xml:space="preserve">. </w:t>
      </w:r>
      <w:r w:rsidRPr="00784FB8">
        <w:rPr>
          <w:lang w:val="ru-RU"/>
        </w:rPr>
        <w:t>Прочтения, картированные на Y-хромосому с использованием инструмента DOPseq для зонда 3m1, локализуются исключительно в теломерных участках.</w:t>
      </w:r>
    </w:p>
    <w:p w14:paraId="1D311E7E" w14:textId="77777777" w:rsidR="00B72162" w:rsidRDefault="00B72162">
      <w:pPr>
        <w:spacing w:line="278" w:lineRule="auto"/>
        <w:ind w:firstLine="0"/>
        <w:jc w:val="left"/>
        <w:rPr>
          <w:lang w:val="ru-RU"/>
        </w:rPr>
      </w:pPr>
      <w:r>
        <w:rPr>
          <w:lang w:val="ru-RU"/>
        </w:rPr>
        <w:br w:type="page"/>
      </w:r>
    </w:p>
    <w:p w14:paraId="7C6F3BC5" w14:textId="3A204952" w:rsidR="00784FB8" w:rsidRDefault="00B72162" w:rsidP="00B72162">
      <w:pPr>
        <w:pStyle w:val="Heading1"/>
      </w:pPr>
      <w:bookmarkStart w:id="353" w:name="_Toc217409005"/>
      <w:del w:id="354" w:author="Gorbunov" w:date="2026-02-09T23:47:00Z" w16du:dateUtc="2026-02-09T16:47:00Z">
        <w:r w:rsidDel="000525D3">
          <w:lastRenderedPageBreak/>
          <w:delText xml:space="preserve">ТЕКУЩИЕ </w:delText>
        </w:r>
      </w:del>
      <w:r>
        <w:t>ВЫВОДЫ</w:t>
      </w:r>
      <w:bookmarkEnd w:id="353"/>
    </w:p>
    <w:p w14:paraId="103F567C" w14:textId="02FD65BC" w:rsidR="00B72162" w:rsidRPr="00B72162" w:rsidRDefault="00B72162" w:rsidP="00B72162">
      <w:pPr>
        <w:rPr>
          <w:iCs/>
          <w:lang w:val="ru-RU"/>
        </w:rPr>
      </w:pPr>
      <w:r>
        <w:rPr>
          <w:lang w:val="ru-RU"/>
        </w:rPr>
        <w:t xml:space="preserve">Обогащенность В-хромосом </w:t>
      </w:r>
      <w:r w:rsidRPr="007B3EFD">
        <w:rPr>
          <w:i/>
          <w:iCs/>
          <w:lang w:val="ru-RU"/>
        </w:rPr>
        <w:t>N. leisleri</w:t>
      </w:r>
      <w:r>
        <w:rPr>
          <w:i/>
          <w:iCs/>
          <w:lang w:val="ru-RU"/>
        </w:rPr>
        <w:t xml:space="preserve"> </w:t>
      </w:r>
      <w:r>
        <w:rPr>
          <w:iCs/>
          <w:lang w:val="ru-RU"/>
        </w:rPr>
        <w:t xml:space="preserve">гетерохроматином была показана ранее </w:t>
      </w:r>
      <w:sdt>
        <w:sdtPr>
          <w:rPr>
            <w:rFonts w:cs="Times New Roman"/>
            <w:iCs/>
            <w:color w:val="000000"/>
            <w:lang w:val="ru-RU"/>
          </w:rPr>
          <w:tag w:val="MENDELEY_CITATION_v3_eyJjaXRhdGlvbklEIjoiTUVOREVMRVlfQ0lUQVRJT05fMzNlMjFiM2YtODI5OC00ZWViLThmZjUtNzk2NDBiNmEwNjBk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
          <w:id w:val="108797736"/>
          <w:placeholder>
            <w:docPart w:val="7F91537D1503DE4491AB94FAFC601798"/>
          </w:placeholder>
        </w:sdtPr>
        <w:sdtContent>
          <w:r w:rsidR="00FF2667" w:rsidRPr="00FF2667">
            <w:rPr>
              <w:rFonts w:cs="Times New Roman"/>
              <w:iCs/>
              <w:color w:val="000000"/>
              <w:lang w:val="ru-RU"/>
            </w:rPr>
            <w:t>[5]</w:t>
          </w:r>
        </w:sdtContent>
      </w:sdt>
      <w:commentRangeStart w:id="355"/>
      <w:commentRangeStart w:id="356"/>
      <w:r>
        <w:rPr>
          <w:iCs/>
          <w:lang w:val="ru-RU"/>
        </w:rPr>
        <w:t>.</w:t>
      </w:r>
      <w:commentRangeEnd w:id="355"/>
      <w:r>
        <w:rPr>
          <w:rStyle w:val="CommentReference"/>
          <w:iCs/>
          <w:sz w:val="24"/>
          <w:szCs w:val="24"/>
          <w:lang w:val="ru-RU"/>
        </w:rPr>
        <w:commentReference w:id="355"/>
      </w:r>
      <w:commentRangeEnd w:id="356"/>
      <w:r w:rsidR="002B0730">
        <w:rPr>
          <w:rStyle w:val="CommentReference"/>
          <w:iCs/>
          <w:sz w:val="24"/>
          <w:szCs w:val="24"/>
          <w:lang w:val="ru-RU"/>
        </w:rPr>
        <w:commentReference w:id="356"/>
      </w:r>
      <w:r>
        <w:rPr>
          <w:iCs/>
          <w:lang w:val="ru-RU"/>
        </w:rPr>
        <w:t xml:space="preserve"> </w:t>
      </w:r>
      <w:r w:rsidRPr="00B72162">
        <w:rPr>
          <w:iCs/>
          <w:lang w:val="ru-RU"/>
        </w:rPr>
        <w:t>Результаты FISH-анализа подтверждают, что зонды, полученные из B-хромосом, преимущественно гибридизуются с гетерохроматиновыми районами аутосом, что согласуется с их предполагаемым происхождением из прицентромерных повторов и других репрессированных участков генома. Различия в картине гибридизации между отдельными зондами указывают на структурную гетерогенность B-хромосом даже внутри одного вида, что может отражать разные пути их возникновения или последующей эволюции.</w:t>
      </w:r>
    </w:p>
    <w:p w14:paraId="26B1DB85" w14:textId="696E1BA6" w:rsidR="00B72162" w:rsidRPr="00B72162" w:rsidRDefault="00B72162" w:rsidP="0096698C">
      <w:pPr>
        <w:rPr>
          <w:iCs/>
          <w:lang w:val="ru-RU"/>
        </w:rPr>
      </w:pPr>
      <w:r w:rsidRPr="00B72162">
        <w:rPr>
          <w:iCs/>
          <w:lang w:val="ru-RU"/>
        </w:rPr>
        <w:t>Секвенирование и биоинформатический анализ подтвердили сложный состав B-хромосом. Выявленные целевые регионы на скаффолдах CAXWAE020000012.1 и CAXWAE020000014.1, вероятно, соответствуют высокоповторяющимся последовательностям, характерным для гетерохроматина. Значимая кластеризация прочтений в этих участках свидетельствует о неслучайной организации B-хромосом и возможном наличии в них специфических повторов, отсутствующих или редких в основном геном</w:t>
      </w:r>
      <w:r w:rsidR="0096698C" w:rsidRPr="0096698C">
        <w:rPr>
          <w:lang w:val="ru-RU"/>
        </w:rPr>
        <w:t xml:space="preserve"> </w:t>
      </w:r>
      <w:r w:rsidR="0096698C" w:rsidRPr="0096698C">
        <w:rPr>
          <w:iCs/>
          <w:lang w:val="ru-RU"/>
        </w:rPr>
        <w:t>Интересно, что зонд, полученный из Y-хромосомы (3m1), гибридизовался исключительно с теломерными участками Y-хромосомы. Это указывает на специфичность теломерных повторов для Y-хромосомы</w:t>
      </w:r>
      <w:r w:rsidRPr="00B72162">
        <w:rPr>
          <w:iCs/>
          <w:lang w:val="ru-RU"/>
        </w:rPr>
        <w:t>.</w:t>
      </w:r>
    </w:p>
    <w:p w14:paraId="212F7221" w14:textId="2EE4927F" w:rsidR="007E3E56" w:rsidRDefault="00C82036" w:rsidP="007E3E56">
      <w:pPr>
        <w:pStyle w:val="Heading1"/>
      </w:pPr>
      <w:bookmarkStart w:id="357" w:name="_Toc217409006"/>
      <w:r>
        <w:t>ПЛАН</w:t>
      </w:r>
      <w:r w:rsidR="007E3E56">
        <w:t xml:space="preserve"> </w:t>
      </w:r>
      <w:r>
        <w:t>ДАЛЬНЕЙШЕЙ</w:t>
      </w:r>
      <w:r w:rsidR="007E3E56">
        <w:t xml:space="preserve"> </w:t>
      </w:r>
      <w:r>
        <w:t>РАБОТЫ</w:t>
      </w:r>
      <w:bookmarkEnd w:id="357"/>
    </w:p>
    <w:p w14:paraId="1777F9A9" w14:textId="77777777" w:rsidR="007E3E56" w:rsidRPr="00A4589A" w:rsidRDefault="007E3E56" w:rsidP="007E3E56">
      <w:pPr>
        <w:pStyle w:val="Heading2"/>
        <w:rPr>
          <w:strike/>
          <w:lang w:val="en-US"/>
          <w:rPrChange w:id="358" w:author="Gorbunov" w:date="2026-02-09T23:47:00Z" w16du:dateUtc="2026-02-09T16:47:00Z">
            <w:rPr>
              <w:lang w:val="en-US"/>
            </w:rPr>
          </w:rPrChange>
        </w:rPr>
      </w:pPr>
      <w:bookmarkStart w:id="359" w:name="_Toc217409007"/>
      <w:commentRangeStart w:id="360"/>
      <w:commentRangeStart w:id="361"/>
      <w:commentRangeStart w:id="362"/>
      <w:r w:rsidRPr="00A4589A">
        <w:rPr>
          <w:strike/>
          <w:rPrChange w:id="363" w:author="Gorbunov" w:date="2026-02-09T23:47:00Z" w16du:dateUtc="2026-02-09T16:47:00Z">
            <w:rPr/>
          </w:rPrChange>
        </w:rPr>
        <w:t>Анализ повторяющихся последовательностей</w:t>
      </w:r>
      <w:bookmarkEnd w:id="359"/>
    </w:p>
    <w:p w14:paraId="12B919C2" w14:textId="3B8B2E40" w:rsidR="002B0730" w:rsidRPr="00A4589A" w:rsidRDefault="002B0730" w:rsidP="002B0730">
      <w:pPr>
        <w:rPr>
          <w:strike/>
          <w:lang w:val="ru-RU"/>
          <w:rPrChange w:id="364" w:author="Gorbunov" w:date="2026-02-09T23:47:00Z" w16du:dateUtc="2026-02-09T16:47:00Z">
            <w:rPr>
              <w:lang w:val="ru-RU"/>
            </w:rPr>
          </w:rPrChange>
        </w:rPr>
      </w:pPr>
      <w:r w:rsidRPr="00A4589A">
        <w:rPr>
          <w:strike/>
          <w:lang w:val="ru-RU"/>
          <w:rPrChange w:id="365" w:author="Gorbunov" w:date="2026-02-09T23:47:00Z" w16du:dateUtc="2026-02-09T16:47:00Z">
            <w:rPr>
              <w:lang w:val="ru-RU"/>
            </w:rPr>
          </w:rPrChange>
        </w:rPr>
        <w:t xml:space="preserve">Анализ повторяющихся последовательностей в полученных данных секвенирования будет выполнен с использованием инструментов </w:t>
      </w:r>
      <w:r w:rsidRPr="00A4589A">
        <w:rPr>
          <w:strike/>
          <w:rPrChange w:id="366" w:author="Gorbunov" w:date="2026-02-09T23:47:00Z" w16du:dateUtc="2026-02-09T16:47:00Z">
            <w:rPr/>
          </w:rPrChange>
        </w:rPr>
        <w:t>TideCluster</w:t>
      </w:r>
      <w:r w:rsidRPr="00A4589A">
        <w:rPr>
          <w:strike/>
          <w:lang w:val="ru-RU"/>
          <w:rPrChange w:id="367" w:author="Gorbunov" w:date="2026-02-09T23:47:00Z" w16du:dateUtc="2026-02-09T16:47:00Z">
            <w:rPr>
              <w:lang w:val="ru-RU"/>
            </w:rPr>
          </w:rPrChange>
        </w:rPr>
        <w:t xml:space="preserve">, </w:t>
      </w:r>
      <w:r w:rsidRPr="00A4589A">
        <w:rPr>
          <w:strike/>
          <w:rPrChange w:id="368" w:author="Gorbunov" w:date="2026-02-09T23:47:00Z" w16du:dateUtc="2026-02-09T16:47:00Z">
            <w:rPr/>
          </w:rPrChange>
        </w:rPr>
        <w:t>RepeatModeler</w:t>
      </w:r>
      <w:r w:rsidRPr="00A4589A">
        <w:rPr>
          <w:strike/>
          <w:lang w:val="ru-RU"/>
          <w:rPrChange w:id="369" w:author="Gorbunov" w:date="2026-02-09T23:47:00Z" w16du:dateUtc="2026-02-09T16:47:00Z">
            <w:rPr>
              <w:lang w:val="ru-RU"/>
            </w:rPr>
          </w:rPrChange>
        </w:rPr>
        <w:t xml:space="preserve"> и </w:t>
      </w:r>
      <w:r w:rsidRPr="00A4589A">
        <w:rPr>
          <w:strike/>
          <w:rPrChange w:id="370" w:author="Gorbunov" w:date="2026-02-09T23:47:00Z" w16du:dateUtc="2026-02-09T16:47:00Z">
            <w:rPr/>
          </w:rPrChange>
        </w:rPr>
        <w:t>RepeatMasker</w:t>
      </w:r>
      <w:r w:rsidRPr="00A4589A">
        <w:rPr>
          <w:strike/>
          <w:lang w:val="ru-RU"/>
          <w:rPrChange w:id="371" w:author="Gorbunov" w:date="2026-02-09T23:47:00Z" w16du:dateUtc="2026-02-09T16:47:00Z">
            <w:rPr>
              <w:lang w:val="ru-RU"/>
            </w:rPr>
          </w:rPrChange>
        </w:rPr>
        <w:t xml:space="preserve">. На первом этапе сборка генома </w:t>
      </w:r>
      <w:r w:rsidRPr="00A4589A">
        <w:rPr>
          <w:i/>
          <w:iCs/>
          <w:strike/>
          <w:rPrChange w:id="372" w:author="Gorbunov" w:date="2026-02-09T23:47:00Z" w16du:dateUtc="2026-02-09T16:47:00Z">
            <w:rPr>
              <w:i/>
              <w:iCs/>
            </w:rPr>
          </w:rPrChange>
        </w:rPr>
        <w:t>N</w:t>
      </w:r>
      <w:r w:rsidRPr="00A4589A">
        <w:rPr>
          <w:i/>
          <w:iCs/>
          <w:strike/>
          <w:lang w:val="ru-RU"/>
          <w:rPrChange w:id="373" w:author="Gorbunov" w:date="2026-02-09T23:47:00Z" w16du:dateUtc="2026-02-09T16:47:00Z">
            <w:rPr>
              <w:i/>
              <w:iCs/>
              <w:lang w:val="ru-RU"/>
            </w:rPr>
          </w:rPrChange>
        </w:rPr>
        <w:t xml:space="preserve">. </w:t>
      </w:r>
      <w:r w:rsidRPr="00A4589A">
        <w:rPr>
          <w:i/>
          <w:iCs/>
          <w:strike/>
          <w:rPrChange w:id="374" w:author="Gorbunov" w:date="2026-02-09T23:47:00Z" w16du:dateUtc="2026-02-09T16:47:00Z">
            <w:rPr>
              <w:i/>
              <w:iCs/>
            </w:rPr>
          </w:rPrChange>
        </w:rPr>
        <w:t>leisleri</w:t>
      </w:r>
      <w:r w:rsidRPr="00A4589A">
        <w:rPr>
          <w:strike/>
          <w:lang w:val="ru-RU"/>
          <w:rPrChange w:id="375" w:author="Gorbunov" w:date="2026-02-09T23:47:00Z" w16du:dateUtc="2026-02-09T16:47:00Z">
            <w:rPr>
              <w:lang w:val="ru-RU"/>
            </w:rPr>
          </w:rPrChange>
        </w:rPr>
        <w:t xml:space="preserve"> (</w:t>
      </w:r>
      <w:del w:id="376" w:author="Gorbunov" w:date="2026-02-09T23:46:00Z" w16du:dateUtc="2026-02-09T16:46:00Z">
        <w:r w:rsidRPr="00A4589A" w:rsidDel="00A4589A">
          <w:rPr>
            <w:strike/>
            <w:rPrChange w:id="377" w:author="Gorbunov" w:date="2026-02-09T23:47:00Z" w16du:dateUtc="2026-02-09T16:47:00Z">
              <w:rPr/>
            </w:rPrChange>
          </w:rPr>
          <w:delText>GCA</w:delText>
        </w:r>
        <w:r w:rsidRPr="00A4589A" w:rsidDel="00A4589A">
          <w:rPr>
            <w:strike/>
            <w:lang w:val="ru-RU"/>
            <w:rPrChange w:id="378" w:author="Gorbunov" w:date="2026-02-09T23:47:00Z" w16du:dateUtc="2026-02-09T16:47:00Z">
              <w:rPr>
                <w:lang w:val="ru-RU"/>
              </w:rPr>
            </w:rPrChange>
          </w:rPr>
          <w:delText>_964264875.2</w:delText>
        </w:r>
      </w:del>
      <w:r w:rsidRPr="00A4589A">
        <w:rPr>
          <w:strike/>
          <w:lang w:val="ru-RU"/>
          <w:rPrChange w:id="379" w:author="Gorbunov" w:date="2026-02-09T23:47:00Z" w16du:dateUtc="2026-02-09T16:47:00Z">
            <w:rPr>
              <w:lang w:val="ru-RU"/>
            </w:rPr>
          </w:rPrChange>
        </w:rPr>
        <w:t xml:space="preserve">) будет </w:t>
      </w:r>
      <w:r w:rsidR="001D533B" w:rsidRPr="00A4589A">
        <w:rPr>
          <w:strike/>
          <w:lang w:val="ru-RU"/>
          <w:rPrChange w:id="380" w:author="Gorbunov" w:date="2026-02-09T23:47:00Z" w16du:dateUtc="2026-02-09T16:47:00Z">
            <w:rPr>
              <w:lang w:val="ru-RU"/>
            </w:rPr>
          </w:rPrChange>
        </w:rPr>
        <w:t xml:space="preserve">представлена в виде базы повторов, выявленных </w:t>
      </w:r>
      <w:r w:rsidRPr="00A4589A">
        <w:rPr>
          <w:strike/>
          <w:lang w:val="ru-RU"/>
          <w:rPrChange w:id="381" w:author="Gorbunov" w:date="2026-02-09T23:47:00Z" w16du:dateUtc="2026-02-09T16:47:00Z">
            <w:rPr>
              <w:lang w:val="ru-RU"/>
            </w:rPr>
          </w:rPrChange>
        </w:rPr>
        <w:t xml:space="preserve">с помощью </w:t>
      </w:r>
      <w:r w:rsidRPr="00A4589A">
        <w:rPr>
          <w:strike/>
          <w:rPrChange w:id="382" w:author="Gorbunov" w:date="2026-02-09T23:47:00Z" w16du:dateUtc="2026-02-09T16:47:00Z">
            <w:rPr/>
          </w:rPrChange>
        </w:rPr>
        <w:t>RepeatModeler</w:t>
      </w:r>
      <w:r w:rsidRPr="00A4589A">
        <w:rPr>
          <w:strike/>
          <w:lang w:val="ru-RU"/>
          <w:rPrChange w:id="383" w:author="Gorbunov" w:date="2026-02-09T23:47:00Z" w16du:dateUtc="2026-02-09T16:47:00Z">
            <w:rPr>
              <w:lang w:val="ru-RU"/>
            </w:rPr>
          </w:rPrChange>
        </w:rPr>
        <w:t>. Далее из референсной сборки будут выделены кластеры последовательностей</w:t>
      </w:r>
      <w:r w:rsidR="002F207D" w:rsidRPr="00A4589A">
        <w:rPr>
          <w:strike/>
          <w:lang w:val="ru-RU"/>
          <w:rPrChange w:id="384" w:author="Gorbunov" w:date="2026-02-09T23:47:00Z" w16du:dateUtc="2026-02-09T16:47:00Z">
            <w:rPr>
              <w:lang w:val="ru-RU"/>
            </w:rPr>
          </w:rPrChange>
        </w:rPr>
        <w:t xml:space="preserve"> с помощью </w:t>
      </w:r>
      <w:r w:rsidR="002F207D" w:rsidRPr="00A4589A">
        <w:rPr>
          <w:strike/>
          <w:rPrChange w:id="385" w:author="Gorbunov" w:date="2026-02-09T23:47:00Z" w16du:dateUtc="2026-02-09T16:47:00Z">
            <w:rPr/>
          </w:rPrChange>
        </w:rPr>
        <w:t>TideCluster</w:t>
      </w:r>
      <w:r w:rsidRPr="00A4589A">
        <w:rPr>
          <w:strike/>
          <w:lang w:val="ru-RU"/>
          <w:rPrChange w:id="386" w:author="Gorbunov" w:date="2026-02-09T23:47:00Z" w16du:dateUtc="2026-02-09T16:47:00Z">
            <w:rPr>
              <w:lang w:val="ru-RU"/>
            </w:rPr>
          </w:rPrChange>
        </w:rPr>
        <w:t xml:space="preserve">. Среди них будут отобраны кластеры, характеристики которых, согласно результатам </w:t>
      </w:r>
      <w:r w:rsidRPr="00A4589A">
        <w:rPr>
          <w:strike/>
          <w:rPrChange w:id="387" w:author="Gorbunov" w:date="2026-02-09T23:47:00Z" w16du:dateUtc="2026-02-09T16:47:00Z">
            <w:rPr/>
          </w:rPrChange>
        </w:rPr>
        <w:t>DOPseq</w:t>
      </w:r>
      <w:r w:rsidRPr="00A4589A">
        <w:rPr>
          <w:strike/>
          <w:lang w:val="ru-RU"/>
          <w:rPrChange w:id="388" w:author="Gorbunov" w:date="2026-02-09T23:47:00Z" w16du:dateUtc="2026-02-09T16:47:00Z">
            <w:rPr>
              <w:lang w:val="ru-RU"/>
            </w:rPr>
          </w:rPrChange>
        </w:rPr>
        <w:t xml:space="preserve">, указывают на их принадлежность к </w:t>
      </w:r>
      <w:r w:rsidRPr="00A4589A">
        <w:rPr>
          <w:strike/>
          <w:rPrChange w:id="389" w:author="Gorbunov" w:date="2026-02-09T23:47:00Z" w16du:dateUtc="2026-02-09T16:47:00Z">
            <w:rPr/>
          </w:rPrChange>
        </w:rPr>
        <w:t>B</w:t>
      </w:r>
      <w:r w:rsidRPr="00A4589A">
        <w:rPr>
          <w:strike/>
          <w:lang w:val="ru-RU"/>
          <w:rPrChange w:id="390" w:author="Gorbunov" w:date="2026-02-09T23:47:00Z" w16du:dateUtc="2026-02-09T16:47:00Z">
            <w:rPr>
              <w:lang w:val="ru-RU"/>
            </w:rPr>
          </w:rPrChange>
        </w:rPr>
        <w:t xml:space="preserve">-хромосомам. На заключительном этапе выбранные последовательности будут аннотированы с использованием </w:t>
      </w:r>
      <w:r w:rsidRPr="00A4589A">
        <w:rPr>
          <w:strike/>
          <w:rPrChange w:id="391" w:author="Gorbunov" w:date="2026-02-09T23:47:00Z" w16du:dateUtc="2026-02-09T16:47:00Z">
            <w:rPr/>
          </w:rPrChange>
        </w:rPr>
        <w:t>RepeatMasker</w:t>
      </w:r>
      <w:r w:rsidR="002F207D" w:rsidRPr="00A4589A">
        <w:rPr>
          <w:strike/>
          <w:lang w:val="ru-RU"/>
          <w:rPrChange w:id="392" w:author="Gorbunov" w:date="2026-02-09T23:47:00Z" w16du:dateUtc="2026-02-09T16:47:00Z">
            <w:rPr>
              <w:lang w:val="ru-RU"/>
            </w:rPr>
          </w:rPrChange>
        </w:rPr>
        <w:t xml:space="preserve"> по данным аннотации </w:t>
      </w:r>
      <w:r w:rsidR="002F207D" w:rsidRPr="00A4589A">
        <w:rPr>
          <w:strike/>
          <w:rPrChange w:id="393" w:author="Gorbunov" w:date="2026-02-09T23:47:00Z" w16du:dateUtc="2026-02-09T16:47:00Z">
            <w:rPr/>
          </w:rPrChange>
        </w:rPr>
        <w:t>RepeatModeler</w:t>
      </w:r>
      <w:r w:rsidR="00A97E1D" w:rsidRPr="00A4589A">
        <w:rPr>
          <w:strike/>
          <w:lang w:val="ru-RU"/>
          <w:rPrChange w:id="394" w:author="Gorbunov" w:date="2026-02-09T23:47:00Z" w16du:dateUtc="2026-02-09T16:47:00Z">
            <w:rPr>
              <w:lang w:val="ru-RU"/>
            </w:rPr>
          </w:rPrChange>
        </w:rPr>
        <w:t>.</w:t>
      </w:r>
    </w:p>
    <w:p w14:paraId="053883C0" w14:textId="2675869E" w:rsidR="00830108" w:rsidRPr="00A97E1D" w:rsidRDefault="00830108" w:rsidP="00830108">
      <w:pPr>
        <w:ind w:firstLine="0"/>
        <w:rPr>
          <w:rFonts w:eastAsiaTheme="majorEastAsia" w:cstheme="majorBidi"/>
          <w:b/>
          <w:sz w:val="32"/>
          <w:szCs w:val="32"/>
          <w:lang w:val="ru-RU"/>
        </w:rPr>
      </w:pPr>
    </w:p>
    <w:p w14:paraId="70B19438" w14:textId="0907FE72" w:rsidR="007E3E56" w:rsidRDefault="007E3E56" w:rsidP="007E3E56">
      <w:pPr>
        <w:pStyle w:val="Heading2"/>
      </w:pPr>
      <w:bookmarkStart w:id="395" w:name="_Toc217409008"/>
      <w:r w:rsidRPr="000B656B">
        <w:lastRenderedPageBreak/>
        <w:t>Функциональное обогащение наборов генов</w:t>
      </w:r>
      <w:bookmarkEnd w:id="395"/>
      <w:commentRangeEnd w:id="360"/>
      <w:r w:rsidR="00A4589A">
        <w:rPr>
          <w:rStyle w:val="CommentReference"/>
          <w:sz w:val="32"/>
          <w:szCs w:val="32"/>
        </w:rPr>
        <w:commentReference w:id="360"/>
      </w:r>
      <w:commentRangeEnd w:id="361"/>
      <w:r w:rsidR="004D59A5">
        <w:rPr>
          <w:rStyle w:val="CommentReference"/>
          <w:sz w:val="32"/>
          <w:szCs w:val="32"/>
        </w:rPr>
        <w:commentReference w:id="361"/>
      </w:r>
      <w:commentRangeEnd w:id="362"/>
      <w:r w:rsidR="00C35E7C">
        <w:rPr>
          <w:rStyle w:val="CommentReference"/>
          <w:sz w:val="32"/>
          <w:szCs w:val="32"/>
        </w:rPr>
        <w:commentReference w:id="362"/>
      </w:r>
    </w:p>
    <w:p w14:paraId="3532ADA1" w14:textId="23844B82" w:rsidR="007E3E56" w:rsidRPr="0082604A" w:rsidRDefault="001C379E" w:rsidP="007B3EFD">
      <w:pPr>
        <w:rPr>
          <w:lang w:val="ru-RU"/>
        </w:rPr>
      </w:pPr>
      <w:r w:rsidRPr="001C379E">
        <w:rPr>
          <w:lang w:val="ru-RU"/>
        </w:rPr>
        <w:t>Для функциональной аннотации и анализа обогащения будет использован ресурс DAVID</w:t>
      </w:r>
      <w:sdt>
        <w:sdtPr>
          <w:rPr>
            <w:rFonts w:cs="Times New Roman"/>
            <w:color w:val="000000"/>
            <w:lang w:val="ru-RU"/>
          </w:rPr>
          <w:tag w:val="MENDELEY_CITATION_v3_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"/>
          <w:id w:val="-328522900"/>
          <w:placeholder>
            <w:docPart w:val="DefaultPlaceholder_-1854013440"/>
          </w:placeholder>
        </w:sdtPr>
        <w:sdtContent>
          <w:r w:rsidR="00FF2667" w:rsidRPr="00FF2667">
            <w:rPr>
              <w:rFonts w:cs="Times New Roman"/>
              <w:color w:val="000000"/>
              <w:lang w:val="ru-RU"/>
            </w:rPr>
            <w:t>[45]</w:t>
          </w:r>
        </w:sdtContent>
      </w:sdt>
      <w:r w:rsidRPr="001C379E">
        <w:rPr>
          <w:lang w:val="ru-RU"/>
        </w:rPr>
        <w:t>, позволяющий выявлять биологические процессы, молекулярные функции и клеточные компоненты, статистически переобогащённые в анализируемых наборах генов. В анализ будут включены гены, локализованные в кандидатных B-хромосомных последовательностях или ассоциированные с ними. Полученные результаты функционального обогащения будут использованы для оценки потенциальной биологической роли генетического материала B-хромосом и его возможного вклада в регуляторные и клеточные процессы.</w:t>
      </w:r>
    </w:p>
    <w:p w14:paraId="1FADD45E" w14:textId="79ED441A" w:rsidR="00E33CC5" w:rsidRPr="00E9151F" w:rsidRDefault="00E9151F" w:rsidP="00E9151F">
      <w:pPr>
        <w:spacing w:line="278" w:lineRule="auto"/>
        <w:ind w:firstLine="0"/>
        <w:jc w:val="left"/>
        <w:rPr>
          <w:rFonts w:eastAsiaTheme="majorEastAsia" w:cs="Times New Roman"/>
          <w:b/>
          <w:caps/>
          <w:sz w:val="32"/>
          <w:szCs w:val="40"/>
          <w:lang w:val="ru-RU"/>
        </w:rPr>
      </w:pPr>
      <w:r w:rsidRPr="002B0730">
        <w:rPr>
          <w:rFonts w:cs="Times New Roman"/>
          <w:lang w:val="ru-RU"/>
        </w:rPr>
        <w:br w:type="page"/>
      </w:r>
    </w:p>
    <w:p w14:paraId="3B4C81E7" w14:textId="2BDD8F4C" w:rsidR="00512ED9" w:rsidRDefault="007A1ED8" w:rsidP="00990DBC">
      <w:pPr>
        <w:pStyle w:val="Heading1"/>
        <w:rPr>
          <w:rFonts w:cs="Times New Roman"/>
        </w:rPr>
      </w:pPr>
      <w:bookmarkStart w:id="396" w:name="_Toc217409009"/>
      <w:r w:rsidRPr="000B656B">
        <w:rPr>
          <w:rFonts w:cs="Times New Roman"/>
        </w:rPr>
        <w:lastRenderedPageBreak/>
        <w:t>СПИСОК</w:t>
      </w:r>
      <w:r w:rsidR="00E33CC5" w:rsidRPr="000B656B">
        <w:rPr>
          <w:rFonts w:cs="Times New Roman"/>
        </w:rPr>
        <w:t xml:space="preserve"> </w:t>
      </w:r>
      <w:r w:rsidRPr="000B656B">
        <w:rPr>
          <w:rFonts w:cs="Times New Roman"/>
        </w:rPr>
        <w:t>ЛИТЕРАТУРЫ</w:t>
      </w:r>
      <w:bookmarkEnd w:id="396"/>
    </w:p>
    <w:sdt>
      <w:sdtPr>
        <w:rPr>
          <w:rFonts w:cs="Times New Roman"/>
          <w:color w:val="000000"/>
          <w:lang w:val="ru-RU"/>
        </w:rPr>
        <w:tag w:val="MENDELEY_BIBLIOGRAPHY"/>
        <w:id w:val="731736329"/>
        <w:placeholder>
          <w:docPart w:val="DefaultPlaceholder_-1854013440"/>
        </w:placeholder>
      </w:sdtPr>
      <w:sdtContent>
        <w:p w14:paraId="0DABEA7D" w14:textId="77777777" w:rsidR="002C5CE2" w:rsidRPr="002C5CE2" w:rsidRDefault="002C5CE2">
          <w:pPr>
            <w:autoSpaceDE w:val="0"/>
            <w:autoSpaceDN w:val="0"/>
            <w:ind w:hanging="640"/>
            <w:divId w:val="1988851086"/>
            <w:rPr>
              <w:rFonts w:eastAsia="Times New Roman" w:cs="Times New Roman"/>
              <w:color w:val="000000"/>
              <w:kern w:val="0"/>
              <w14:ligatures w14:val="none"/>
            </w:rPr>
          </w:pPr>
          <w:r w:rsidRPr="002C5CE2">
            <w:rPr>
              <w:rFonts w:eastAsia="Times New Roman" w:cs="Times New Roman"/>
              <w:color w:val="000000"/>
            </w:rPr>
            <w:t>1.</w:t>
          </w:r>
          <w:r w:rsidRPr="002C5CE2">
            <w:rPr>
              <w:rFonts w:eastAsia="Times New Roman" w:cs="Times New Roman"/>
              <w:color w:val="000000"/>
            </w:rPr>
            <w:tab/>
            <w:t>Werren J. H., Nur U., Eickbush D. An extrachromosomal factor causing loss of paternal chromosomes // Nature 1987 327:6117. Nature Publishing Group, 1987. Т. 327, № 6117. С. 75–76.</w:t>
          </w:r>
        </w:p>
        <w:p w14:paraId="174F6BF2" w14:textId="77777777" w:rsidR="002C5CE2" w:rsidRPr="002C5CE2" w:rsidRDefault="002C5CE2">
          <w:pPr>
            <w:autoSpaceDE w:val="0"/>
            <w:autoSpaceDN w:val="0"/>
            <w:ind w:hanging="640"/>
            <w:divId w:val="1596984418"/>
            <w:rPr>
              <w:rFonts w:eastAsia="Times New Roman" w:cs="Times New Roman"/>
              <w:color w:val="000000"/>
            </w:rPr>
          </w:pPr>
          <w:r w:rsidRPr="002C5CE2">
            <w:rPr>
              <w:rFonts w:eastAsia="Times New Roman" w:cs="Times New Roman"/>
              <w:color w:val="000000"/>
            </w:rPr>
            <w:t>2.</w:t>
          </w:r>
          <w:r w:rsidRPr="002C5CE2">
            <w:rPr>
              <w:rFonts w:eastAsia="Times New Roman" w:cs="Times New Roman"/>
              <w:color w:val="000000"/>
            </w:rPr>
            <w:tab/>
            <w:t>Camacho J. P. M., Sharbel T. F., Beukeboom L. W. B-chromosome evolution // Philosophical Transactions of the Royal Society B: Biological Sciences. The Royal Society, 2000. Т. 355, № 1394. С. 163–178.</w:t>
          </w:r>
        </w:p>
        <w:p w14:paraId="5CECCEAC" w14:textId="77777777" w:rsidR="002C5CE2" w:rsidRPr="002C5CE2" w:rsidRDefault="002C5CE2">
          <w:pPr>
            <w:autoSpaceDE w:val="0"/>
            <w:autoSpaceDN w:val="0"/>
            <w:ind w:hanging="640"/>
            <w:divId w:val="511842739"/>
            <w:rPr>
              <w:rFonts w:eastAsia="Times New Roman" w:cs="Times New Roman"/>
              <w:color w:val="000000"/>
            </w:rPr>
          </w:pPr>
          <w:r w:rsidRPr="002C5CE2">
            <w:rPr>
              <w:rFonts w:eastAsia="Times New Roman" w:cs="Times New Roman"/>
              <w:color w:val="000000"/>
            </w:rPr>
            <w:t>3.</w:t>
          </w:r>
          <w:r w:rsidRPr="002C5CE2">
            <w:rPr>
              <w:rFonts w:eastAsia="Times New Roman" w:cs="Times New Roman"/>
              <w:color w:val="000000"/>
            </w:rPr>
            <w:tab/>
            <w:t>Makunin A. I. и др. Genes on B chromosomes of vertebrates // Mol. Cytogenet. BioMed Central Ltd., 2014. Т. 7, № 1. С. 99-.</w:t>
          </w:r>
        </w:p>
        <w:p w14:paraId="03C17953" w14:textId="77777777" w:rsidR="002C5CE2" w:rsidRPr="002C5CE2" w:rsidRDefault="002C5CE2">
          <w:pPr>
            <w:autoSpaceDE w:val="0"/>
            <w:autoSpaceDN w:val="0"/>
            <w:ind w:hanging="640"/>
            <w:divId w:val="955331079"/>
            <w:rPr>
              <w:rFonts w:eastAsia="Times New Roman" w:cs="Times New Roman"/>
              <w:color w:val="000000"/>
            </w:rPr>
          </w:pPr>
          <w:r w:rsidRPr="002C5CE2">
            <w:rPr>
              <w:rFonts w:eastAsia="Times New Roman" w:cs="Times New Roman"/>
              <w:color w:val="000000"/>
            </w:rPr>
            <w:t>4.</w:t>
          </w:r>
          <w:r w:rsidRPr="002C5CE2">
            <w:rPr>
              <w:rFonts w:eastAsia="Times New Roman" w:cs="Times New Roman"/>
              <w:color w:val="000000"/>
            </w:rPr>
            <w:tab/>
            <w:t>Hughes A. L., Hughes M. K. Small genomes for better flyers // Nature 1995 377:6548. Nature Publishing Group, 1995. Т. 377, № 6548. С. 391–391.</w:t>
          </w:r>
        </w:p>
        <w:p w14:paraId="30581AA7" w14:textId="77777777" w:rsidR="002C5CE2" w:rsidRPr="002C5CE2" w:rsidRDefault="002C5CE2">
          <w:pPr>
            <w:autoSpaceDE w:val="0"/>
            <w:autoSpaceDN w:val="0"/>
            <w:ind w:hanging="640"/>
            <w:divId w:val="388384655"/>
            <w:rPr>
              <w:rFonts w:eastAsia="Times New Roman" w:cs="Times New Roman"/>
              <w:color w:val="000000"/>
            </w:rPr>
          </w:pPr>
          <w:r w:rsidRPr="002C5CE2">
            <w:rPr>
              <w:rFonts w:eastAsia="Times New Roman" w:cs="Times New Roman"/>
              <w:color w:val="000000"/>
            </w:rPr>
            <w:t>5.</w:t>
          </w:r>
          <w:r w:rsidRPr="002C5CE2">
            <w:rPr>
              <w:rFonts w:eastAsia="Times New Roman" w:cs="Times New Roman"/>
              <w:color w:val="000000"/>
            </w:rPr>
            <w:tab/>
            <w:t>Rajičić M. и др. The new highest number of B chromosomes (Bs) in Leisler’s bat Nyctalus leisleri (Kuhl, 1817) // Comparative Cytogenetics 16(3): 173-184. Pensoft Publishers, 2022. Т. 16, № 3. С. 173–184.</w:t>
          </w:r>
        </w:p>
        <w:p w14:paraId="3F0346AB" w14:textId="77777777" w:rsidR="002C5CE2" w:rsidRPr="002C5CE2" w:rsidRDefault="002C5CE2">
          <w:pPr>
            <w:autoSpaceDE w:val="0"/>
            <w:autoSpaceDN w:val="0"/>
            <w:ind w:hanging="640"/>
            <w:divId w:val="742334386"/>
            <w:rPr>
              <w:rFonts w:eastAsia="Times New Roman" w:cs="Times New Roman"/>
              <w:color w:val="000000"/>
            </w:rPr>
          </w:pPr>
          <w:r w:rsidRPr="002C5CE2">
            <w:rPr>
              <w:rFonts w:eastAsia="Times New Roman" w:cs="Times New Roman"/>
              <w:color w:val="000000"/>
            </w:rPr>
            <w:t>6.</w:t>
          </w:r>
          <w:r w:rsidRPr="002C5CE2">
            <w:rPr>
              <w:rFonts w:eastAsia="Times New Roman" w:cs="Times New Roman"/>
              <w:color w:val="000000"/>
            </w:rPr>
            <w:tab/>
            <w:t>Kumon T., Lampson M. A. Evolution of Eukaryotic Centromeres by Drive and Suppression of Selfish Genetic Elements // Semin. Cell Dev. Biol. Elsevier Ltd, 2022. Т. 128. С. 51.</w:t>
          </w:r>
        </w:p>
        <w:p w14:paraId="7BBAEB54" w14:textId="77777777" w:rsidR="002C5CE2" w:rsidRPr="002C5CE2" w:rsidRDefault="002C5CE2">
          <w:pPr>
            <w:autoSpaceDE w:val="0"/>
            <w:autoSpaceDN w:val="0"/>
            <w:ind w:hanging="640"/>
            <w:divId w:val="889464785"/>
            <w:rPr>
              <w:rFonts w:eastAsia="Times New Roman" w:cs="Times New Roman"/>
              <w:color w:val="000000"/>
            </w:rPr>
          </w:pPr>
          <w:r w:rsidRPr="002C5CE2">
            <w:rPr>
              <w:rFonts w:eastAsia="Times New Roman" w:cs="Times New Roman"/>
              <w:color w:val="000000"/>
            </w:rPr>
            <w:t>7.</w:t>
          </w:r>
          <w:r w:rsidRPr="002C5CE2">
            <w:rPr>
              <w:rFonts w:eastAsia="Times New Roman" w:cs="Times New Roman"/>
              <w:color w:val="000000"/>
            </w:rPr>
            <w:tab/>
            <w:t>Ågren J. A., Clark A. G. Selfish genetic elements // PLoS Genet. Public Library of Science, 2018. Т. 14, № 11. С. e1007700.</w:t>
          </w:r>
        </w:p>
        <w:p w14:paraId="4CE2F438" w14:textId="77777777" w:rsidR="002C5CE2" w:rsidRPr="002C5CE2" w:rsidRDefault="002C5CE2">
          <w:pPr>
            <w:autoSpaceDE w:val="0"/>
            <w:autoSpaceDN w:val="0"/>
            <w:ind w:hanging="640"/>
            <w:divId w:val="1676372309"/>
            <w:rPr>
              <w:rFonts w:eastAsia="Times New Roman" w:cs="Times New Roman"/>
              <w:color w:val="000000"/>
            </w:rPr>
          </w:pPr>
          <w:r w:rsidRPr="002C5CE2">
            <w:rPr>
              <w:rFonts w:eastAsia="Times New Roman" w:cs="Times New Roman"/>
              <w:color w:val="000000"/>
            </w:rPr>
            <w:t>8.</w:t>
          </w:r>
          <w:r w:rsidRPr="002C5CE2">
            <w:rPr>
              <w:rFonts w:eastAsia="Times New Roman" w:cs="Times New Roman"/>
              <w:color w:val="000000"/>
            </w:rPr>
            <w:tab/>
            <w:t>Orgel L. E., Crick F. H. C. Selfish DNA: the ultimate parasite // Nature. Nature, 1980. Т. 284, № 5757. С. 604–607.</w:t>
          </w:r>
        </w:p>
        <w:p w14:paraId="39BFE82E" w14:textId="77777777" w:rsidR="002C5CE2" w:rsidRPr="002C5CE2" w:rsidRDefault="002C5CE2">
          <w:pPr>
            <w:autoSpaceDE w:val="0"/>
            <w:autoSpaceDN w:val="0"/>
            <w:ind w:hanging="640"/>
            <w:divId w:val="898707545"/>
            <w:rPr>
              <w:rFonts w:eastAsia="Times New Roman" w:cs="Times New Roman"/>
              <w:color w:val="000000"/>
            </w:rPr>
          </w:pPr>
          <w:r w:rsidRPr="002C5CE2">
            <w:rPr>
              <w:rFonts w:eastAsia="Times New Roman" w:cs="Times New Roman"/>
              <w:color w:val="000000"/>
            </w:rPr>
            <w:t>9.</w:t>
          </w:r>
          <w:r w:rsidRPr="002C5CE2">
            <w:rPr>
              <w:rFonts w:eastAsia="Times New Roman" w:cs="Times New Roman"/>
              <w:color w:val="000000"/>
            </w:rPr>
            <w:tab/>
            <w:t>Doolittle W. F., Sapienza C. Selfish genes, the phenotype paradigm and genome evolution // Nature. Nature, 1980. Т. 284, № 5757. С. 601–603.</w:t>
          </w:r>
        </w:p>
        <w:p w14:paraId="123AEC67" w14:textId="77777777" w:rsidR="002C5CE2" w:rsidRPr="002C5CE2" w:rsidRDefault="002C5CE2">
          <w:pPr>
            <w:autoSpaceDE w:val="0"/>
            <w:autoSpaceDN w:val="0"/>
            <w:ind w:hanging="640"/>
            <w:divId w:val="1266229087"/>
            <w:rPr>
              <w:rFonts w:eastAsia="Times New Roman" w:cs="Times New Roman"/>
              <w:color w:val="000000"/>
            </w:rPr>
          </w:pPr>
          <w:r w:rsidRPr="002C5CE2">
            <w:rPr>
              <w:rFonts w:eastAsia="Times New Roman" w:cs="Times New Roman"/>
              <w:color w:val="000000"/>
            </w:rPr>
            <w:t>10.</w:t>
          </w:r>
          <w:r w:rsidRPr="002C5CE2">
            <w:rPr>
              <w:rFonts w:eastAsia="Times New Roman" w:cs="Times New Roman"/>
              <w:color w:val="000000"/>
            </w:rPr>
            <w:tab/>
            <w:t>Werren J. H. Selfish genetic elements, genetic conflict, and evolutionary innovation // Proc. Natl. Acad. Sci. U. S. A. National Academy of Sciences, 2011. Т. 108, № SUPPL. 2. С. 10863–10870.</w:t>
          </w:r>
        </w:p>
        <w:p w14:paraId="798BEE07" w14:textId="77777777" w:rsidR="002C5CE2" w:rsidRPr="002C5CE2" w:rsidRDefault="002C5CE2">
          <w:pPr>
            <w:autoSpaceDE w:val="0"/>
            <w:autoSpaceDN w:val="0"/>
            <w:ind w:hanging="640"/>
            <w:divId w:val="622224925"/>
            <w:rPr>
              <w:rFonts w:eastAsia="Times New Roman" w:cs="Times New Roman"/>
              <w:color w:val="000000"/>
            </w:rPr>
          </w:pPr>
          <w:r w:rsidRPr="002C5CE2">
            <w:rPr>
              <w:rFonts w:eastAsia="Times New Roman" w:cs="Times New Roman"/>
              <w:color w:val="000000"/>
            </w:rPr>
            <w:t>11.</w:t>
          </w:r>
          <w:r w:rsidRPr="002C5CE2">
            <w:rPr>
              <w:rFonts w:eastAsia="Times New Roman" w:cs="Times New Roman"/>
              <w:color w:val="000000"/>
            </w:rPr>
            <w:tab/>
            <w:t>Kidwell M. G., Lisch D. R. Perspective: transposable elements, parasitic DNA, and genome evolution // Evolution. Evolution, 2001. Т. 55, № 1. С. 1–24.</w:t>
          </w:r>
        </w:p>
        <w:p w14:paraId="08376EBE" w14:textId="77777777" w:rsidR="002C5CE2" w:rsidRPr="002C5CE2" w:rsidRDefault="002C5CE2">
          <w:pPr>
            <w:autoSpaceDE w:val="0"/>
            <w:autoSpaceDN w:val="0"/>
            <w:ind w:hanging="640"/>
            <w:divId w:val="1687634490"/>
            <w:rPr>
              <w:rFonts w:eastAsia="Times New Roman" w:cs="Times New Roman"/>
              <w:color w:val="000000"/>
            </w:rPr>
          </w:pPr>
          <w:r w:rsidRPr="002C5CE2">
            <w:rPr>
              <w:rFonts w:eastAsia="Times New Roman" w:cs="Times New Roman"/>
              <w:color w:val="000000"/>
            </w:rPr>
            <w:lastRenderedPageBreak/>
            <w:t>12.</w:t>
          </w:r>
          <w:r w:rsidRPr="002C5CE2">
            <w:rPr>
              <w:rFonts w:eastAsia="Times New Roman" w:cs="Times New Roman"/>
              <w:color w:val="000000"/>
            </w:rPr>
            <w:tab/>
            <w:t>Blumenstiel J. P. Evolutionary dynamics of transposable elements in a small RNA world // Trends Genet. Trends Genet, 2011. Т. 27, № 1. С. 23–31.</w:t>
          </w:r>
        </w:p>
        <w:p w14:paraId="51A02D96" w14:textId="77777777" w:rsidR="002C5CE2" w:rsidRPr="002C5CE2" w:rsidRDefault="002C5CE2">
          <w:pPr>
            <w:autoSpaceDE w:val="0"/>
            <w:autoSpaceDN w:val="0"/>
            <w:ind w:hanging="640"/>
            <w:divId w:val="1300378403"/>
            <w:rPr>
              <w:rFonts w:eastAsia="Times New Roman" w:cs="Times New Roman"/>
              <w:color w:val="000000"/>
            </w:rPr>
          </w:pPr>
          <w:r w:rsidRPr="002C5CE2">
            <w:rPr>
              <w:rFonts w:eastAsia="Times New Roman" w:cs="Times New Roman"/>
              <w:color w:val="000000"/>
            </w:rPr>
            <w:t>13.</w:t>
          </w:r>
          <w:r w:rsidRPr="002C5CE2">
            <w:rPr>
              <w:rFonts w:eastAsia="Times New Roman" w:cs="Times New Roman"/>
              <w:color w:val="000000"/>
            </w:rPr>
            <w:tab/>
            <w:t>Trifonov V. A. и др. Transcription of a protein-coding gene on B chromosomes of the Siberian roe deer (Capreolus pygargus) // BMC Biol. BioMed Central, 2013. Т. 11, № 1. С. 90-.</w:t>
          </w:r>
        </w:p>
        <w:p w14:paraId="0901C709" w14:textId="77777777" w:rsidR="002C5CE2" w:rsidRPr="002C5CE2" w:rsidRDefault="002C5CE2">
          <w:pPr>
            <w:autoSpaceDE w:val="0"/>
            <w:autoSpaceDN w:val="0"/>
            <w:ind w:hanging="640"/>
            <w:divId w:val="2136481459"/>
            <w:rPr>
              <w:rFonts w:eastAsia="Times New Roman" w:cs="Times New Roman"/>
              <w:color w:val="000000"/>
            </w:rPr>
          </w:pPr>
          <w:r w:rsidRPr="002C5CE2">
            <w:rPr>
              <w:rFonts w:eastAsia="Times New Roman" w:cs="Times New Roman"/>
              <w:color w:val="000000"/>
            </w:rPr>
            <w:t>14.</w:t>
          </w:r>
          <w:r w:rsidRPr="002C5CE2">
            <w:rPr>
              <w:rFonts w:eastAsia="Times New Roman" w:cs="Times New Roman"/>
              <w:color w:val="000000"/>
            </w:rPr>
            <w:tab/>
            <w:t>Graphodatsky A. S. и др. The proto-oncogene C-KIT maps to canid B-chromosomes // Chromosome Research. Springer, 2005. Т. 13, № 2. С. 113–122.</w:t>
          </w:r>
        </w:p>
        <w:p w14:paraId="243D5B32" w14:textId="77777777" w:rsidR="002C5CE2" w:rsidRPr="002C5CE2" w:rsidRDefault="002C5CE2">
          <w:pPr>
            <w:autoSpaceDE w:val="0"/>
            <w:autoSpaceDN w:val="0"/>
            <w:ind w:hanging="640"/>
            <w:divId w:val="1858536897"/>
            <w:rPr>
              <w:rFonts w:eastAsia="Times New Roman" w:cs="Times New Roman"/>
              <w:color w:val="000000"/>
            </w:rPr>
          </w:pPr>
          <w:r w:rsidRPr="002C5CE2">
            <w:rPr>
              <w:rFonts w:eastAsia="Times New Roman" w:cs="Times New Roman"/>
              <w:color w:val="000000"/>
            </w:rPr>
            <w:t>15.</w:t>
          </w:r>
          <w:r w:rsidRPr="002C5CE2">
            <w:rPr>
              <w:rFonts w:eastAsia="Times New Roman" w:cs="Times New Roman"/>
              <w:color w:val="000000"/>
            </w:rPr>
            <w:tab/>
            <w:t>Duke Becker S. E. и др. Anchoring the dog to its relatives reveals new evolutionary breakpoints across 11 species of the Canidae and provides new clues for the role of B chromosomes // Chromosome Research. Springer, 2011. Т. 19, № 6. С. 685–708.</w:t>
          </w:r>
        </w:p>
        <w:p w14:paraId="60E0461C" w14:textId="77777777" w:rsidR="002C5CE2" w:rsidRPr="002C5CE2" w:rsidRDefault="002C5CE2">
          <w:pPr>
            <w:autoSpaceDE w:val="0"/>
            <w:autoSpaceDN w:val="0"/>
            <w:ind w:hanging="640"/>
            <w:divId w:val="1770731597"/>
            <w:rPr>
              <w:rFonts w:eastAsia="Times New Roman" w:cs="Times New Roman"/>
              <w:color w:val="000000"/>
            </w:rPr>
          </w:pPr>
          <w:r w:rsidRPr="002C5CE2">
            <w:rPr>
              <w:rFonts w:eastAsia="Times New Roman" w:cs="Times New Roman"/>
              <w:color w:val="000000"/>
            </w:rPr>
            <w:t>16.</w:t>
          </w:r>
          <w:r w:rsidRPr="002C5CE2">
            <w:rPr>
              <w:rFonts w:eastAsia="Times New Roman" w:cs="Times New Roman"/>
              <w:color w:val="000000"/>
            </w:rPr>
            <w:tab/>
            <w:t>Werren J. H., Stouthamer R. PSR (paternal sex ratio) chromosomes: the ultimate selfish genetic elements // Genetica. Genetica, 2003. Т. 117, № 1. С. 85–101.</w:t>
          </w:r>
        </w:p>
        <w:p w14:paraId="16EE7BD0" w14:textId="77777777" w:rsidR="002C5CE2" w:rsidRPr="002C5CE2" w:rsidRDefault="002C5CE2">
          <w:pPr>
            <w:autoSpaceDE w:val="0"/>
            <w:autoSpaceDN w:val="0"/>
            <w:ind w:hanging="640"/>
            <w:divId w:val="1075514776"/>
            <w:rPr>
              <w:rFonts w:eastAsia="Times New Roman" w:cs="Times New Roman"/>
              <w:color w:val="000000"/>
            </w:rPr>
          </w:pPr>
          <w:r w:rsidRPr="002C5CE2">
            <w:rPr>
              <w:rFonts w:eastAsia="Times New Roman" w:cs="Times New Roman"/>
              <w:color w:val="000000"/>
            </w:rPr>
            <w:t>17.</w:t>
          </w:r>
          <w:r w:rsidRPr="002C5CE2">
            <w:rPr>
              <w:rFonts w:eastAsia="Times New Roman" w:cs="Times New Roman"/>
              <w:color w:val="000000"/>
            </w:rPr>
            <w:tab/>
            <w:t>Vujošević M., Rajičić M., Blagojević J. B Chromosomes in Populations of Mammals Revisited // Genes 2018, Vol. 9, Page 487. Multidisciplinary Digital Publishing Institute, 2018. Т. 9, № 10. С. 487.</w:t>
          </w:r>
        </w:p>
        <w:p w14:paraId="561093A8" w14:textId="77777777" w:rsidR="002C5CE2" w:rsidRPr="002C5CE2" w:rsidRDefault="002C5CE2">
          <w:pPr>
            <w:autoSpaceDE w:val="0"/>
            <w:autoSpaceDN w:val="0"/>
            <w:ind w:hanging="640"/>
            <w:divId w:val="1899124810"/>
            <w:rPr>
              <w:rFonts w:eastAsia="Times New Roman" w:cs="Times New Roman"/>
              <w:color w:val="000000"/>
            </w:rPr>
          </w:pPr>
          <w:r w:rsidRPr="002C5CE2">
            <w:rPr>
              <w:rFonts w:eastAsia="Times New Roman" w:cs="Times New Roman"/>
              <w:color w:val="000000"/>
            </w:rPr>
            <w:t>18.</w:t>
          </w:r>
          <w:r w:rsidRPr="002C5CE2">
            <w:rPr>
              <w:rFonts w:eastAsia="Times New Roman" w:cs="Times New Roman"/>
              <w:color w:val="000000"/>
            </w:rPr>
            <w:tab/>
            <w:t>Vujošević M., Blagojević J. B chromosomes in populations of mammals // Cytogenet. Genome Res. Cytogenet Genome Res, 2004. Т. 106, № 2–4. С. 247–256.</w:t>
          </w:r>
        </w:p>
        <w:p w14:paraId="54FD7D9B" w14:textId="77777777" w:rsidR="002C5CE2" w:rsidRPr="002C5CE2" w:rsidRDefault="002C5CE2">
          <w:pPr>
            <w:autoSpaceDE w:val="0"/>
            <w:autoSpaceDN w:val="0"/>
            <w:ind w:hanging="640"/>
            <w:divId w:val="411200722"/>
            <w:rPr>
              <w:rFonts w:eastAsia="Times New Roman" w:cs="Times New Roman"/>
              <w:color w:val="000000"/>
            </w:rPr>
          </w:pPr>
          <w:r w:rsidRPr="002C5CE2">
            <w:rPr>
              <w:rFonts w:eastAsia="Times New Roman" w:cs="Times New Roman"/>
              <w:color w:val="000000"/>
            </w:rPr>
            <w:t>19.</w:t>
          </w:r>
          <w:r w:rsidRPr="002C5CE2">
            <w:rPr>
              <w:rFonts w:eastAsia="Times New Roman" w:cs="Times New Roman"/>
              <w:color w:val="000000"/>
            </w:rPr>
            <w:tab/>
            <w:t>Burgin C. и др. Mammal Diversity Database (Version 2.0) [Электронный ресурс] // https://doi.org/10.5281/zenodo.15007505. 2025. URL: https://www.mammaldiversity.org.</w:t>
          </w:r>
        </w:p>
        <w:p w14:paraId="1BC87A87" w14:textId="77777777" w:rsidR="002C5CE2" w:rsidRPr="002C5CE2" w:rsidRDefault="002C5CE2">
          <w:pPr>
            <w:autoSpaceDE w:val="0"/>
            <w:autoSpaceDN w:val="0"/>
            <w:ind w:hanging="640"/>
            <w:divId w:val="780494949"/>
            <w:rPr>
              <w:rFonts w:eastAsia="Times New Roman" w:cs="Times New Roman"/>
              <w:color w:val="000000"/>
            </w:rPr>
          </w:pPr>
          <w:r w:rsidRPr="002C5CE2">
            <w:rPr>
              <w:rFonts w:eastAsia="Times New Roman" w:cs="Times New Roman"/>
              <w:color w:val="000000"/>
            </w:rPr>
            <w:t>20.</w:t>
          </w:r>
          <w:r w:rsidRPr="002C5CE2">
            <w:rPr>
              <w:rFonts w:eastAsia="Times New Roman" w:cs="Times New Roman"/>
              <w:color w:val="000000"/>
            </w:rPr>
            <w:tab/>
            <w:t>Mickleburgh S. P., Hutson A. M., Racey P. A. A review of the global conservation status of bats // Oryx. 2000. Т. 36, № 1.</w:t>
          </w:r>
        </w:p>
        <w:p w14:paraId="75115100" w14:textId="77777777" w:rsidR="002C5CE2" w:rsidRPr="002C5CE2" w:rsidRDefault="002C5CE2">
          <w:pPr>
            <w:autoSpaceDE w:val="0"/>
            <w:autoSpaceDN w:val="0"/>
            <w:ind w:hanging="640"/>
            <w:divId w:val="1193299131"/>
            <w:rPr>
              <w:rFonts w:eastAsia="Times New Roman" w:cs="Times New Roman"/>
              <w:color w:val="000000"/>
            </w:rPr>
          </w:pPr>
          <w:r w:rsidRPr="002C5CE2">
            <w:rPr>
              <w:rFonts w:eastAsia="Times New Roman" w:cs="Times New Roman"/>
              <w:color w:val="000000"/>
            </w:rPr>
            <w:t>21.</w:t>
          </w:r>
          <w:r w:rsidRPr="002C5CE2">
            <w:rPr>
              <w:rFonts w:eastAsia="Times New Roman" w:cs="Times New Roman"/>
              <w:color w:val="000000"/>
            </w:rPr>
            <w:tab/>
            <w:t>Eaton B. T. и др. Hendra and Nipah viruses: different and dangerous // Nature Reviews Microbiology 2006 4:1. Nature Publishing Group, 2006. Т. 4, № 1. С. 23–35.</w:t>
          </w:r>
        </w:p>
        <w:p w14:paraId="345D638A" w14:textId="77777777" w:rsidR="002C5CE2" w:rsidRPr="002C5CE2" w:rsidRDefault="002C5CE2">
          <w:pPr>
            <w:autoSpaceDE w:val="0"/>
            <w:autoSpaceDN w:val="0"/>
            <w:ind w:hanging="640"/>
            <w:divId w:val="451246236"/>
            <w:rPr>
              <w:rFonts w:eastAsia="Times New Roman" w:cs="Times New Roman"/>
              <w:color w:val="000000"/>
            </w:rPr>
          </w:pPr>
          <w:r w:rsidRPr="002C5CE2">
            <w:rPr>
              <w:rFonts w:eastAsia="Times New Roman" w:cs="Times New Roman"/>
              <w:color w:val="000000"/>
            </w:rPr>
            <w:t>22.</w:t>
          </w:r>
          <w:r w:rsidRPr="002C5CE2">
            <w:rPr>
              <w:rFonts w:eastAsia="Times New Roman" w:cs="Times New Roman"/>
              <w:color w:val="000000"/>
            </w:rPr>
            <w:tab/>
            <w:t>Supanuam P. и др. Comparative analysis of the banded karyotypes of the European Nyctalus species (Vespertilionidae, Chiroptera) // Prague Studies in Mammalogy. Charles University Press, 1992. Т. 78, № 1. С. 221–226.</w:t>
          </w:r>
        </w:p>
        <w:p w14:paraId="7DC0663E" w14:textId="77777777" w:rsidR="002C5CE2" w:rsidRPr="002C5CE2" w:rsidRDefault="002C5CE2">
          <w:pPr>
            <w:autoSpaceDE w:val="0"/>
            <w:autoSpaceDN w:val="0"/>
            <w:ind w:hanging="640"/>
            <w:divId w:val="785268588"/>
            <w:rPr>
              <w:rFonts w:eastAsia="Times New Roman" w:cs="Times New Roman"/>
              <w:color w:val="000000"/>
            </w:rPr>
          </w:pPr>
          <w:r w:rsidRPr="002C5CE2">
            <w:rPr>
              <w:rFonts w:eastAsia="Times New Roman" w:cs="Times New Roman"/>
              <w:color w:val="000000"/>
            </w:rPr>
            <w:t>23.</w:t>
          </w:r>
          <w:r w:rsidRPr="002C5CE2">
            <w:rPr>
              <w:rFonts w:eastAsia="Times New Roman" w:cs="Times New Roman"/>
              <w:color w:val="000000"/>
            </w:rPr>
            <w:tab/>
            <w:t>Fedyk A., Fedyk S. Karyotypes of some species of vespertilionid bats from Poland // Acta Theriol. (Warsz). 1970. Т. 15. С. 295–302, plates 4-5.</w:t>
          </w:r>
        </w:p>
        <w:p w14:paraId="591F52CE" w14:textId="77777777" w:rsidR="002C5CE2" w:rsidRPr="002C5CE2" w:rsidRDefault="002C5CE2">
          <w:pPr>
            <w:autoSpaceDE w:val="0"/>
            <w:autoSpaceDN w:val="0"/>
            <w:ind w:hanging="640"/>
            <w:divId w:val="1584802307"/>
            <w:rPr>
              <w:rFonts w:eastAsia="Times New Roman" w:cs="Times New Roman"/>
              <w:color w:val="000000"/>
            </w:rPr>
          </w:pPr>
          <w:r w:rsidRPr="002C5CE2">
            <w:rPr>
              <w:rFonts w:eastAsia="Times New Roman" w:cs="Times New Roman"/>
              <w:color w:val="000000"/>
            </w:rPr>
            <w:lastRenderedPageBreak/>
            <w:t>24.</w:t>
          </w:r>
          <w:r w:rsidRPr="002C5CE2">
            <w:rPr>
              <w:rFonts w:eastAsia="Times New Roman" w:cs="Times New Roman"/>
              <w:color w:val="000000"/>
            </w:rPr>
            <w:tab/>
            <w:t>Wilkes T. M. и др. Analysis of rye B-chromosome structure using fluorescence in situ hybridization (FISH) // Chromosome Research. Kluwer Academic Publishers, 1995. Т. 3, № 8. С. 466–472.</w:t>
          </w:r>
        </w:p>
        <w:p w14:paraId="21B89376" w14:textId="77777777" w:rsidR="002C5CE2" w:rsidRPr="002C5CE2" w:rsidRDefault="002C5CE2">
          <w:pPr>
            <w:autoSpaceDE w:val="0"/>
            <w:autoSpaceDN w:val="0"/>
            <w:ind w:hanging="640"/>
            <w:divId w:val="358432176"/>
            <w:rPr>
              <w:rFonts w:eastAsia="Times New Roman" w:cs="Times New Roman"/>
              <w:color w:val="000000"/>
            </w:rPr>
          </w:pPr>
          <w:r w:rsidRPr="002C5CE2">
            <w:rPr>
              <w:rFonts w:eastAsia="Times New Roman" w:cs="Times New Roman"/>
              <w:color w:val="000000"/>
            </w:rPr>
            <w:t>25.</w:t>
          </w:r>
          <w:r w:rsidRPr="002C5CE2">
            <w:rPr>
              <w:rFonts w:eastAsia="Times New Roman" w:cs="Times New Roman"/>
              <w:color w:val="000000"/>
            </w:rPr>
            <w:tab/>
            <w:t>Ruban A. и др. How Next-Generation Sequencing Has Aided Our Understanding of the Sequence Composition and Origin of B Chromosomes // Genes 2017, Vol. 8, Page 294. Multidisciplinary Digital Publishing Institute, 2017. Т. 8, № 11. С. 294.</w:t>
          </w:r>
        </w:p>
        <w:p w14:paraId="40FDDB8D" w14:textId="77777777" w:rsidR="002C5CE2" w:rsidRPr="002C5CE2" w:rsidRDefault="002C5CE2">
          <w:pPr>
            <w:autoSpaceDE w:val="0"/>
            <w:autoSpaceDN w:val="0"/>
            <w:ind w:hanging="640"/>
            <w:divId w:val="1847018453"/>
            <w:rPr>
              <w:rFonts w:eastAsia="Times New Roman" w:cs="Times New Roman"/>
              <w:color w:val="000000"/>
            </w:rPr>
          </w:pPr>
          <w:r w:rsidRPr="002C5CE2">
            <w:rPr>
              <w:rFonts w:eastAsia="Times New Roman" w:cs="Times New Roman"/>
              <w:color w:val="000000"/>
            </w:rPr>
            <w:t>26.</w:t>
          </w:r>
          <w:r w:rsidRPr="002C5CE2">
            <w:rPr>
              <w:rFonts w:eastAsia="Times New Roman" w:cs="Times New Roman"/>
              <w:color w:val="000000"/>
            </w:rPr>
            <w:tab/>
            <w:t>Romanenko S., Trifonov V. Generation of Microdissection-Derived Painting Probes from Single Copy Chromosomes // Cytogenetics and Molecular Cytogenetics. CRC Press, 2022. С. 27–33.</w:t>
          </w:r>
        </w:p>
        <w:p w14:paraId="65DC8736" w14:textId="77777777" w:rsidR="002C5CE2" w:rsidRPr="002C5CE2" w:rsidRDefault="002C5CE2">
          <w:pPr>
            <w:autoSpaceDE w:val="0"/>
            <w:autoSpaceDN w:val="0"/>
            <w:ind w:hanging="640"/>
            <w:divId w:val="100228162"/>
            <w:rPr>
              <w:rFonts w:eastAsia="Times New Roman" w:cs="Times New Roman"/>
              <w:color w:val="000000"/>
            </w:rPr>
          </w:pPr>
          <w:r w:rsidRPr="002C5CE2">
            <w:rPr>
              <w:rFonts w:eastAsia="Times New Roman" w:cs="Times New Roman"/>
              <w:color w:val="000000"/>
            </w:rPr>
            <w:t>27.</w:t>
          </w:r>
          <w:r w:rsidRPr="002C5CE2">
            <w:rPr>
              <w:rFonts w:eastAsia="Times New Roman" w:cs="Times New Roman"/>
              <w:color w:val="000000"/>
            </w:rPr>
            <w:tab/>
            <w:t>Navarro-Domínguez B. и др. Protein-coding genes in B chromosomes of the grasshopper Eyprepocnemis plorans // Scientific Reports 2017 7:1. Nature Publishing Group, 2017. Т. 7, № 1. С. 45200-.</w:t>
          </w:r>
        </w:p>
        <w:p w14:paraId="583C1E66" w14:textId="77777777" w:rsidR="002C5CE2" w:rsidRPr="002C5CE2" w:rsidRDefault="002C5CE2">
          <w:pPr>
            <w:autoSpaceDE w:val="0"/>
            <w:autoSpaceDN w:val="0"/>
            <w:ind w:hanging="640"/>
            <w:divId w:val="977879103"/>
            <w:rPr>
              <w:rFonts w:eastAsia="Times New Roman" w:cs="Times New Roman"/>
              <w:color w:val="000000"/>
            </w:rPr>
          </w:pPr>
          <w:r w:rsidRPr="002C5CE2">
            <w:rPr>
              <w:rFonts w:eastAsia="Times New Roman" w:cs="Times New Roman"/>
              <w:color w:val="000000"/>
            </w:rPr>
            <w:t>28.</w:t>
          </w:r>
          <w:r w:rsidRPr="002C5CE2">
            <w:rPr>
              <w:rFonts w:eastAsia="Times New Roman" w:cs="Times New Roman"/>
              <w:color w:val="000000"/>
            </w:rPr>
            <w:tab/>
            <w:t>Novák P. и др. RepeatExplorer: a Galaxy-based web server for genome-wide characterization of eukaryotic repetitive elements from next-generation sequence reads // Bioinformatics. Oxford Academic, 2013. Т. 29, № 6. С. 792–793.</w:t>
          </w:r>
        </w:p>
        <w:p w14:paraId="15670B98" w14:textId="77777777" w:rsidR="002C5CE2" w:rsidRPr="002C5CE2" w:rsidRDefault="002C5CE2">
          <w:pPr>
            <w:autoSpaceDE w:val="0"/>
            <w:autoSpaceDN w:val="0"/>
            <w:ind w:hanging="640"/>
            <w:divId w:val="663626194"/>
            <w:rPr>
              <w:rFonts w:eastAsia="Times New Roman" w:cs="Times New Roman"/>
              <w:color w:val="000000"/>
            </w:rPr>
          </w:pPr>
          <w:r w:rsidRPr="002C5CE2">
            <w:rPr>
              <w:rFonts w:eastAsia="Times New Roman" w:cs="Times New Roman"/>
              <w:color w:val="000000"/>
            </w:rPr>
            <w:t>29.</w:t>
          </w:r>
          <w:r w:rsidRPr="002C5CE2">
            <w:rPr>
              <w:rFonts w:eastAsia="Times New Roman" w:cs="Times New Roman"/>
              <w:color w:val="000000"/>
            </w:rPr>
            <w:tab/>
            <w:t>Makunin A. I. и др. Contrasting origin of B chromosomes in two cervids (Siberian roe deer and grey brocket deer) unravelled by chromosome-specific DNA sequencing // BMC Genomics. BioMed Central Ltd., 2016. Т. 17, № 1.</w:t>
          </w:r>
        </w:p>
        <w:p w14:paraId="2D348636" w14:textId="77777777" w:rsidR="002C5CE2" w:rsidRPr="002C5CE2" w:rsidRDefault="002C5CE2">
          <w:pPr>
            <w:autoSpaceDE w:val="0"/>
            <w:autoSpaceDN w:val="0"/>
            <w:ind w:hanging="640"/>
            <w:divId w:val="265507302"/>
            <w:rPr>
              <w:rFonts w:eastAsia="Times New Roman" w:cs="Times New Roman"/>
              <w:color w:val="000000"/>
            </w:rPr>
          </w:pPr>
          <w:r w:rsidRPr="002C5CE2">
            <w:rPr>
              <w:rFonts w:eastAsia="Times New Roman" w:cs="Times New Roman"/>
              <w:color w:val="000000"/>
            </w:rPr>
            <w:t>30.</w:t>
          </w:r>
          <w:r w:rsidRPr="002C5CE2">
            <w:rPr>
              <w:rFonts w:eastAsia="Times New Roman" w:cs="Times New Roman"/>
              <w:color w:val="000000"/>
            </w:rPr>
            <w:tab/>
            <w:t>Makunin A. I. и др. Low-pass single-chromosome sequencing of human small supernumerary marker chromosomes (sSMCs) and Apodemus B chromosomes // Chromosoma. Springer Science and Business Media Deutschland GmbH, 2018. Т. 127, № 3. С. 301–311.</w:t>
          </w:r>
        </w:p>
        <w:p w14:paraId="530D7DBD" w14:textId="77777777" w:rsidR="002C5CE2" w:rsidRPr="002C5CE2" w:rsidRDefault="002C5CE2">
          <w:pPr>
            <w:autoSpaceDE w:val="0"/>
            <w:autoSpaceDN w:val="0"/>
            <w:ind w:hanging="640"/>
            <w:divId w:val="1091004935"/>
            <w:rPr>
              <w:rFonts w:eastAsia="Times New Roman" w:cs="Times New Roman"/>
              <w:color w:val="000000"/>
            </w:rPr>
          </w:pPr>
          <w:r w:rsidRPr="002C5CE2">
            <w:rPr>
              <w:rFonts w:eastAsia="Times New Roman" w:cs="Times New Roman"/>
              <w:color w:val="000000"/>
            </w:rPr>
            <w:t>31.</w:t>
          </w:r>
          <w:r w:rsidRPr="002C5CE2">
            <w:rPr>
              <w:rFonts w:eastAsia="Times New Roman" w:cs="Times New Roman"/>
              <w:color w:val="000000"/>
            </w:rPr>
            <w:tab/>
            <w:t>Makunin A. и др. Sequencing of supernumerary chromosomes of red fox and raccoon dog confirms a non-random gene acquisition by B chromosomes // mdpi.com.</w:t>
          </w:r>
        </w:p>
        <w:p w14:paraId="479D975F" w14:textId="77777777" w:rsidR="002C5CE2" w:rsidRPr="002C5CE2" w:rsidRDefault="002C5CE2">
          <w:pPr>
            <w:autoSpaceDE w:val="0"/>
            <w:autoSpaceDN w:val="0"/>
            <w:ind w:hanging="640"/>
            <w:divId w:val="1325936128"/>
            <w:rPr>
              <w:rFonts w:eastAsia="Times New Roman" w:cs="Times New Roman"/>
              <w:color w:val="000000"/>
            </w:rPr>
          </w:pPr>
          <w:r w:rsidRPr="002C5CE2">
            <w:rPr>
              <w:rFonts w:eastAsia="Times New Roman" w:cs="Times New Roman"/>
              <w:color w:val="000000"/>
            </w:rPr>
            <w:t>32.</w:t>
          </w:r>
          <w:r w:rsidRPr="002C5CE2">
            <w:rPr>
              <w:rFonts w:eastAsia="Times New Roman" w:cs="Times New Roman"/>
              <w:color w:val="000000"/>
            </w:rPr>
            <w:tab/>
            <w:t>Bao W., Kojima K. K., Kohany O. Repbase Update, a database of repetitive elements in eukaryotic genomes // Mob. DNA. BioMed Central Ltd., 2015. Т. 6, № 1. С. 11-.</w:t>
          </w:r>
        </w:p>
        <w:p w14:paraId="03C4FDF1" w14:textId="77777777" w:rsidR="002C5CE2" w:rsidRPr="002C5CE2" w:rsidRDefault="002C5CE2">
          <w:pPr>
            <w:autoSpaceDE w:val="0"/>
            <w:autoSpaceDN w:val="0"/>
            <w:ind w:hanging="640"/>
            <w:divId w:val="804740578"/>
            <w:rPr>
              <w:rFonts w:eastAsia="Times New Roman" w:cs="Times New Roman"/>
              <w:color w:val="000000"/>
            </w:rPr>
          </w:pPr>
          <w:r w:rsidRPr="002C5CE2">
            <w:rPr>
              <w:rFonts w:eastAsia="Times New Roman" w:cs="Times New Roman"/>
              <w:color w:val="000000"/>
            </w:rPr>
            <w:t>33.</w:t>
          </w:r>
          <w:r w:rsidRPr="002C5CE2">
            <w:rPr>
              <w:rFonts w:eastAsia="Times New Roman" w:cs="Times New Roman"/>
              <w:color w:val="000000"/>
            </w:rPr>
            <w:tab/>
            <w:t>Hubley R. и др. The Dfam database of repetitive DNA families // Nucleic Acids Res. Oxford Academic, 2016. Т. 44, № D1. С. D81–D89.</w:t>
          </w:r>
        </w:p>
        <w:p w14:paraId="374EC5A4" w14:textId="77777777" w:rsidR="002C5CE2" w:rsidRPr="003B222F" w:rsidRDefault="002C5CE2">
          <w:pPr>
            <w:autoSpaceDE w:val="0"/>
            <w:autoSpaceDN w:val="0"/>
            <w:ind w:hanging="640"/>
            <w:divId w:val="1468546595"/>
            <w:rPr>
              <w:rFonts w:eastAsia="Times New Roman" w:cs="Times New Roman"/>
              <w:color w:val="000000"/>
              <w:lang w:val="ru-RU"/>
            </w:rPr>
          </w:pPr>
          <w:r w:rsidRPr="002C5CE2">
            <w:rPr>
              <w:rFonts w:eastAsia="Times New Roman" w:cs="Times New Roman"/>
              <w:color w:val="000000"/>
            </w:rPr>
            <w:t>34.</w:t>
          </w:r>
          <w:r w:rsidRPr="002C5CE2">
            <w:rPr>
              <w:rFonts w:eastAsia="Times New Roman" w:cs="Times New Roman"/>
              <w:color w:val="000000"/>
            </w:rPr>
            <w:tab/>
            <w:t xml:space="preserve">Smit A., Hubley R., Green P. RepeatMasker Open-4.0 [Электронный ресурс]. </w:t>
          </w:r>
          <w:r w:rsidRPr="003B222F">
            <w:rPr>
              <w:rFonts w:eastAsia="Times New Roman" w:cs="Times New Roman"/>
              <w:color w:val="000000"/>
              <w:lang w:val="ru-RU"/>
            </w:rPr>
            <w:t xml:space="preserve">2013. </w:t>
          </w:r>
          <w:r w:rsidRPr="002C5CE2">
            <w:rPr>
              <w:rFonts w:eastAsia="Times New Roman" w:cs="Times New Roman"/>
              <w:color w:val="000000"/>
            </w:rPr>
            <w:t>URL</w:t>
          </w:r>
          <w:r w:rsidRPr="003B222F">
            <w:rPr>
              <w:rFonts w:eastAsia="Times New Roman" w:cs="Times New Roman"/>
              <w:color w:val="000000"/>
              <w:lang w:val="ru-RU"/>
            </w:rPr>
            <w:t xml:space="preserve">: </w:t>
          </w:r>
          <w:r w:rsidRPr="002C5CE2">
            <w:rPr>
              <w:rFonts w:eastAsia="Times New Roman" w:cs="Times New Roman"/>
              <w:color w:val="000000"/>
            </w:rPr>
            <w:t>http</w:t>
          </w:r>
          <w:r w:rsidRPr="003B222F">
            <w:rPr>
              <w:rFonts w:eastAsia="Times New Roman" w:cs="Times New Roman"/>
              <w:color w:val="000000"/>
              <w:lang w:val="ru-RU"/>
            </w:rPr>
            <w:t>://</w:t>
          </w:r>
          <w:r w:rsidRPr="002C5CE2">
            <w:rPr>
              <w:rFonts w:eastAsia="Times New Roman" w:cs="Times New Roman"/>
              <w:color w:val="000000"/>
            </w:rPr>
            <w:t>www</w:t>
          </w:r>
          <w:r w:rsidRPr="003B222F">
            <w:rPr>
              <w:rFonts w:eastAsia="Times New Roman" w:cs="Times New Roman"/>
              <w:color w:val="000000"/>
              <w:lang w:val="ru-RU"/>
            </w:rPr>
            <w:t>.</w:t>
          </w:r>
          <w:r w:rsidRPr="002C5CE2">
            <w:rPr>
              <w:rFonts w:eastAsia="Times New Roman" w:cs="Times New Roman"/>
              <w:color w:val="000000"/>
            </w:rPr>
            <w:t>repeatmasker</w:t>
          </w:r>
          <w:r w:rsidRPr="003B222F">
            <w:rPr>
              <w:rFonts w:eastAsia="Times New Roman" w:cs="Times New Roman"/>
              <w:color w:val="000000"/>
              <w:lang w:val="ru-RU"/>
            </w:rPr>
            <w:t>.</w:t>
          </w:r>
          <w:r w:rsidRPr="002C5CE2">
            <w:rPr>
              <w:rFonts w:eastAsia="Times New Roman" w:cs="Times New Roman"/>
              <w:color w:val="000000"/>
            </w:rPr>
            <w:t>org</w:t>
          </w:r>
          <w:r w:rsidRPr="003B222F">
            <w:rPr>
              <w:rFonts w:eastAsia="Times New Roman" w:cs="Times New Roman"/>
              <w:color w:val="000000"/>
              <w:lang w:val="ru-RU"/>
            </w:rPr>
            <w:t>.</w:t>
          </w:r>
        </w:p>
        <w:p w14:paraId="6400FC2B" w14:textId="77777777" w:rsidR="002C5CE2" w:rsidRPr="002C5CE2" w:rsidRDefault="002C5CE2">
          <w:pPr>
            <w:autoSpaceDE w:val="0"/>
            <w:autoSpaceDN w:val="0"/>
            <w:ind w:hanging="640"/>
            <w:divId w:val="726759634"/>
            <w:rPr>
              <w:rFonts w:eastAsia="Times New Roman" w:cs="Times New Roman"/>
              <w:color w:val="000000"/>
            </w:rPr>
          </w:pPr>
          <w:r w:rsidRPr="002C5CE2">
            <w:rPr>
              <w:rFonts w:eastAsia="Times New Roman" w:cs="Times New Roman"/>
              <w:color w:val="000000"/>
              <w:lang w:val="ru-RU"/>
            </w:rPr>
            <w:lastRenderedPageBreak/>
            <w:t>35.</w:t>
          </w:r>
          <w:r w:rsidRPr="002C5CE2">
            <w:rPr>
              <w:rFonts w:eastAsia="Times New Roman" w:cs="Times New Roman"/>
              <w:color w:val="000000"/>
              <w:lang w:val="ru-RU"/>
            </w:rPr>
            <w:tab/>
          </w:r>
          <w:r w:rsidRPr="002C5CE2">
            <w:rPr>
              <w:rFonts w:eastAsia="Times New Roman" w:cs="Times New Roman"/>
              <w:color w:val="000000"/>
            </w:rPr>
            <w:t>Flynn</w:t>
          </w:r>
          <w:r w:rsidRPr="002C5CE2">
            <w:rPr>
              <w:rFonts w:eastAsia="Times New Roman" w:cs="Times New Roman"/>
              <w:color w:val="000000"/>
              <w:lang w:val="ru-RU"/>
            </w:rPr>
            <w:t xml:space="preserve"> </w:t>
          </w:r>
          <w:r w:rsidRPr="002C5CE2">
            <w:rPr>
              <w:rFonts w:eastAsia="Times New Roman" w:cs="Times New Roman"/>
              <w:color w:val="000000"/>
            </w:rPr>
            <w:t>J</w:t>
          </w:r>
          <w:r w:rsidRPr="002C5CE2">
            <w:rPr>
              <w:rFonts w:eastAsia="Times New Roman" w:cs="Times New Roman"/>
              <w:color w:val="000000"/>
              <w:lang w:val="ru-RU"/>
            </w:rPr>
            <w:t xml:space="preserve">. </w:t>
          </w:r>
          <w:r w:rsidRPr="002C5CE2">
            <w:rPr>
              <w:rFonts w:eastAsia="Times New Roman" w:cs="Times New Roman"/>
              <w:color w:val="000000"/>
            </w:rPr>
            <w:t>M</w:t>
          </w:r>
          <w:r w:rsidRPr="002C5CE2">
            <w:rPr>
              <w:rFonts w:eastAsia="Times New Roman" w:cs="Times New Roman"/>
              <w:color w:val="000000"/>
              <w:lang w:val="ru-RU"/>
            </w:rPr>
            <w:t xml:space="preserve">. и др. </w:t>
          </w:r>
          <w:r w:rsidRPr="002C5CE2">
            <w:rPr>
              <w:rFonts w:eastAsia="Times New Roman" w:cs="Times New Roman"/>
              <w:color w:val="000000"/>
            </w:rPr>
            <w:t>RepeatModeler2 for automated genomic discovery of transposable element families // Proc. Natl. Acad. Sci. U. S. A. National Academy of Sciences, 2020. Т. 117, № 17. С. 9451–9457.</w:t>
          </w:r>
        </w:p>
        <w:p w14:paraId="14D6E46D" w14:textId="77777777" w:rsidR="002C5CE2" w:rsidRPr="002C5CE2" w:rsidRDefault="002C5CE2">
          <w:pPr>
            <w:autoSpaceDE w:val="0"/>
            <w:autoSpaceDN w:val="0"/>
            <w:ind w:hanging="640"/>
            <w:divId w:val="1584027497"/>
            <w:rPr>
              <w:rFonts w:eastAsia="Times New Roman" w:cs="Times New Roman"/>
              <w:color w:val="000000"/>
            </w:rPr>
          </w:pPr>
          <w:r w:rsidRPr="002C5CE2">
            <w:rPr>
              <w:rFonts w:eastAsia="Times New Roman" w:cs="Times New Roman"/>
              <w:color w:val="000000"/>
            </w:rPr>
            <w:t>36.</w:t>
          </w:r>
          <w:r w:rsidRPr="002C5CE2">
            <w:rPr>
              <w:rFonts w:eastAsia="Times New Roman" w:cs="Times New Roman"/>
              <w:color w:val="000000"/>
            </w:rPr>
            <w:tab/>
            <w:t>Novak P. kavonrtep/TideCluster: 1.8.0 [Электронный ресурс]. 2025. URL: https://zenodo.org/records/17638302.</w:t>
          </w:r>
        </w:p>
        <w:p w14:paraId="1305E52B" w14:textId="77777777" w:rsidR="002C5CE2" w:rsidRPr="002C5CE2" w:rsidRDefault="002C5CE2">
          <w:pPr>
            <w:autoSpaceDE w:val="0"/>
            <w:autoSpaceDN w:val="0"/>
            <w:ind w:hanging="640"/>
            <w:divId w:val="917253667"/>
            <w:rPr>
              <w:rFonts w:eastAsia="Times New Roman" w:cs="Times New Roman"/>
              <w:color w:val="000000"/>
            </w:rPr>
          </w:pPr>
          <w:r w:rsidRPr="002C5CE2">
            <w:rPr>
              <w:rFonts w:eastAsia="Times New Roman" w:cs="Times New Roman"/>
              <w:color w:val="000000"/>
            </w:rPr>
            <w:t>37.</w:t>
          </w:r>
          <w:r w:rsidRPr="002C5CE2">
            <w:rPr>
              <w:rFonts w:eastAsia="Times New Roman" w:cs="Times New Roman"/>
              <w:color w:val="000000"/>
            </w:rPr>
            <w:tab/>
            <w:t>Gao Y. и др. TideHunter: efficient and sensitive tandem repeat detection from noisy long-reads using seed-and-chain // Bioinformatics. Oxford Academic, 2019. Т. 35, № 14. С. i200–i207.</w:t>
          </w:r>
        </w:p>
        <w:p w14:paraId="6435659B" w14:textId="77777777" w:rsidR="002C5CE2" w:rsidRPr="002C5CE2" w:rsidRDefault="002C5CE2">
          <w:pPr>
            <w:autoSpaceDE w:val="0"/>
            <w:autoSpaceDN w:val="0"/>
            <w:ind w:hanging="640"/>
            <w:divId w:val="1660386031"/>
            <w:rPr>
              <w:rFonts w:eastAsia="Times New Roman" w:cs="Times New Roman"/>
              <w:color w:val="000000"/>
            </w:rPr>
          </w:pPr>
          <w:r w:rsidRPr="002C5CE2">
            <w:rPr>
              <w:rFonts w:eastAsia="Times New Roman" w:cs="Times New Roman"/>
              <w:color w:val="000000"/>
            </w:rPr>
            <w:t>38.</w:t>
          </w:r>
          <w:r w:rsidRPr="002C5CE2">
            <w:rPr>
              <w:rFonts w:eastAsia="Times New Roman" w:cs="Times New Roman"/>
              <w:color w:val="000000"/>
            </w:rPr>
            <w:tab/>
            <w:t>Dietz C., Kiefer A. Bats of Britain and Europe. 2016.</w:t>
          </w:r>
        </w:p>
        <w:p w14:paraId="6F87D3FB" w14:textId="77777777" w:rsidR="002C5CE2" w:rsidRPr="002C5CE2" w:rsidRDefault="002C5CE2">
          <w:pPr>
            <w:autoSpaceDE w:val="0"/>
            <w:autoSpaceDN w:val="0"/>
            <w:ind w:hanging="640"/>
            <w:divId w:val="1517160535"/>
            <w:rPr>
              <w:rFonts w:eastAsia="Times New Roman" w:cs="Times New Roman"/>
              <w:color w:val="000000"/>
            </w:rPr>
          </w:pPr>
          <w:r w:rsidRPr="002C5CE2">
            <w:rPr>
              <w:rFonts w:eastAsia="Times New Roman" w:cs="Times New Roman"/>
              <w:color w:val="000000"/>
            </w:rPr>
            <w:t>39.</w:t>
          </w:r>
          <w:r w:rsidRPr="002C5CE2">
            <w:rPr>
              <w:rFonts w:eastAsia="Times New Roman" w:cs="Times New Roman"/>
              <w:color w:val="000000"/>
            </w:rPr>
            <w:tab/>
            <w:t>Seshan V. E., Olshen A. DNAcopy: DNA Copy Number Data Analysis [Электронный ресурс] // R package version 1.84.0. 2025. URL: https://bioconductor.org/packages/DNAcopy.</w:t>
          </w:r>
        </w:p>
        <w:p w14:paraId="48DC3ADF" w14:textId="77777777" w:rsidR="002C5CE2" w:rsidRPr="002C5CE2" w:rsidRDefault="002C5CE2">
          <w:pPr>
            <w:autoSpaceDE w:val="0"/>
            <w:autoSpaceDN w:val="0"/>
            <w:ind w:hanging="640"/>
            <w:divId w:val="1561331966"/>
            <w:rPr>
              <w:rFonts w:eastAsia="Times New Roman" w:cs="Times New Roman"/>
              <w:color w:val="000000"/>
            </w:rPr>
          </w:pPr>
          <w:r w:rsidRPr="002C5CE2">
            <w:rPr>
              <w:rFonts w:eastAsia="Times New Roman" w:cs="Times New Roman"/>
              <w:color w:val="000000"/>
            </w:rPr>
            <w:t>40.</w:t>
          </w:r>
          <w:r w:rsidRPr="002C5CE2">
            <w:rPr>
              <w:rFonts w:eastAsia="Times New Roman" w:cs="Times New Roman"/>
              <w:color w:val="000000"/>
            </w:rPr>
            <w:tab/>
            <w:t>Blaxter M. L. Sequence locally, think globally: The Darwin Tree of Life Project // Proc. Natl. Acad. Sci. U. S. A. National Academy of Sciences, 2022. Т. 119, № 4. С. e2115642118.</w:t>
          </w:r>
        </w:p>
        <w:p w14:paraId="43CB4C10" w14:textId="77777777" w:rsidR="002C5CE2" w:rsidRPr="002C5CE2" w:rsidRDefault="002C5CE2">
          <w:pPr>
            <w:autoSpaceDE w:val="0"/>
            <w:autoSpaceDN w:val="0"/>
            <w:ind w:hanging="640"/>
            <w:divId w:val="1315379803"/>
            <w:rPr>
              <w:rFonts w:eastAsia="Times New Roman" w:cs="Times New Roman"/>
              <w:color w:val="000000"/>
            </w:rPr>
          </w:pPr>
          <w:r w:rsidRPr="002C5CE2">
            <w:rPr>
              <w:rFonts w:eastAsia="Times New Roman" w:cs="Times New Roman"/>
              <w:color w:val="000000"/>
            </w:rPr>
            <w:t>41.</w:t>
          </w:r>
          <w:r w:rsidRPr="002C5CE2">
            <w:rPr>
              <w:rFonts w:eastAsia="Times New Roman" w:cs="Times New Roman"/>
              <w:color w:val="000000"/>
            </w:rPr>
            <w:tab/>
            <w:t>Abueg L. A. L. и др. The Galaxy platform for accessible, reproducible, and collaborative data analyses: 2024 update // Nucleic Acids Res. Oxford Academic, 2024. Т. 52, № W1. С. W83–W94.</w:t>
          </w:r>
        </w:p>
        <w:p w14:paraId="6931CD7D" w14:textId="77777777" w:rsidR="002C5CE2" w:rsidRPr="002C5CE2" w:rsidRDefault="002C5CE2">
          <w:pPr>
            <w:autoSpaceDE w:val="0"/>
            <w:autoSpaceDN w:val="0"/>
            <w:ind w:hanging="640"/>
            <w:divId w:val="327632837"/>
            <w:rPr>
              <w:rFonts w:eastAsia="Times New Roman" w:cs="Times New Roman"/>
              <w:color w:val="000000"/>
            </w:rPr>
          </w:pPr>
          <w:r w:rsidRPr="002C5CE2">
            <w:rPr>
              <w:rFonts w:eastAsia="Times New Roman" w:cs="Times New Roman"/>
              <w:color w:val="000000"/>
            </w:rPr>
            <w:t>42.</w:t>
          </w:r>
          <w:r w:rsidRPr="002C5CE2">
            <w:rPr>
              <w:rFonts w:eastAsia="Times New Roman" w:cs="Times New Roman"/>
              <w:color w:val="000000"/>
            </w:rPr>
            <w:tab/>
            <w:t>Steinegger M., Söding J. MMseqs2 enables sensitive protein sequence searching for the analysis of massive data sets // Nature Biotechnology 2017 35:11. Nature Publishing Group, 2017. Т. 35, № 11. С. 1026–1028.</w:t>
          </w:r>
        </w:p>
        <w:p w14:paraId="36A51FC9" w14:textId="77777777" w:rsidR="002C5CE2" w:rsidRPr="002C5CE2" w:rsidRDefault="002C5CE2">
          <w:pPr>
            <w:autoSpaceDE w:val="0"/>
            <w:autoSpaceDN w:val="0"/>
            <w:ind w:hanging="640"/>
            <w:divId w:val="1710835263"/>
            <w:rPr>
              <w:rFonts w:eastAsia="Times New Roman" w:cs="Times New Roman"/>
              <w:color w:val="000000"/>
            </w:rPr>
          </w:pPr>
          <w:r w:rsidRPr="002C5CE2">
            <w:rPr>
              <w:rFonts w:eastAsia="Times New Roman" w:cs="Times New Roman"/>
              <w:color w:val="000000"/>
            </w:rPr>
            <w:t>43.</w:t>
          </w:r>
          <w:r w:rsidRPr="002C5CE2">
            <w:rPr>
              <w:rFonts w:eastAsia="Times New Roman" w:cs="Times New Roman"/>
              <w:color w:val="000000"/>
            </w:rPr>
            <w:tab/>
            <w:t>Camacho C. и др. BLAST+: architecture and applications // BMC Bioinformatics. BMC Bioinformatics, 2009. Т. 10.</w:t>
          </w:r>
        </w:p>
        <w:p w14:paraId="77C120A8" w14:textId="77777777" w:rsidR="002C5CE2" w:rsidRPr="003B222F" w:rsidRDefault="002C5CE2">
          <w:pPr>
            <w:autoSpaceDE w:val="0"/>
            <w:autoSpaceDN w:val="0"/>
            <w:ind w:hanging="640"/>
            <w:divId w:val="402947957"/>
            <w:rPr>
              <w:rFonts w:eastAsia="Times New Roman" w:cs="Times New Roman"/>
              <w:color w:val="000000"/>
              <w:lang w:val="ru-RU"/>
            </w:rPr>
          </w:pPr>
          <w:r w:rsidRPr="002C5CE2">
            <w:rPr>
              <w:rFonts w:eastAsia="Times New Roman" w:cs="Times New Roman"/>
              <w:color w:val="000000"/>
            </w:rPr>
            <w:t>44.</w:t>
          </w:r>
          <w:r w:rsidRPr="002C5CE2">
            <w:rPr>
              <w:rFonts w:eastAsia="Times New Roman" w:cs="Times New Roman"/>
              <w:color w:val="000000"/>
            </w:rPr>
            <w:tab/>
            <w:t xml:space="preserve">Camargo A. P., Neri U., De Coninck L. MMseqs2 virus protein database with ICTV taxonomy [Электронный ресурс]. </w:t>
          </w:r>
          <w:r w:rsidRPr="003B222F">
            <w:rPr>
              <w:rFonts w:eastAsia="Times New Roman" w:cs="Times New Roman"/>
              <w:color w:val="000000"/>
              <w:lang w:val="ru-RU"/>
            </w:rPr>
            <w:t xml:space="preserve">2025. </w:t>
          </w:r>
          <w:r w:rsidRPr="002C5CE2">
            <w:rPr>
              <w:rFonts w:eastAsia="Times New Roman" w:cs="Times New Roman"/>
              <w:color w:val="000000"/>
            </w:rPr>
            <w:t>URL</w:t>
          </w:r>
          <w:r w:rsidRPr="003B222F">
            <w:rPr>
              <w:rFonts w:eastAsia="Times New Roman" w:cs="Times New Roman"/>
              <w:color w:val="000000"/>
              <w:lang w:val="ru-RU"/>
            </w:rPr>
            <w:t xml:space="preserve">: </w:t>
          </w:r>
          <w:r w:rsidRPr="002C5CE2">
            <w:rPr>
              <w:rFonts w:eastAsia="Times New Roman" w:cs="Times New Roman"/>
              <w:color w:val="000000"/>
            </w:rPr>
            <w:t>https</w:t>
          </w:r>
          <w:r w:rsidRPr="003B222F">
            <w:rPr>
              <w:rFonts w:eastAsia="Times New Roman" w:cs="Times New Roman"/>
              <w:color w:val="000000"/>
              <w:lang w:val="ru-RU"/>
            </w:rPr>
            <w:t>://</w:t>
          </w:r>
          <w:r w:rsidRPr="002C5CE2">
            <w:rPr>
              <w:rFonts w:eastAsia="Times New Roman" w:cs="Times New Roman"/>
              <w:color w:val="000000"/>
            </w:rPr>
            <w:t>zenodo</w:t>
          </w:r>
          <w:r w:rsidRPr="003B222F">
            <w:rPr>
              <w:rFonts w:eastAsia="Times New Roman" w:cs="Times New Roman"/>
              <w:color w:val="000000"/>
              <w:lang w:val="ru-RU"/>
            </w:rPr>
            <w:t>.</w:t>
          </w:r>
          <w:r w:rsidRPr="002C5CE2">
            <w:rPr>
              <w:rFonts w:eastAsia="Times New Roman" w:cs="Times New Roman"/>
              <w:color w:val="000000"/>
            </w:rPr>
            <w:t>org</w:t>
          </w:r>
          <w:r w:rsidRPr="003B222F">
            <w:rPr>
              <w:rFonts w:eastAsia="Times New Roman" w:cs="Times New Roman"/>
              <w:color w:val="000000"/>
              <w:lang w:val="ru-RU"/>
            </w:rPr>
            <w:t>/</w:t>
          </w:r>
          <w:r w:rsidRPr="002C5CE2">
            <w:rPr>
              <w:rFonts w:eastAsia="Times New Roman" w:cs="Times New Roman"/>
              <w:color w:val="000000"/>
            </w:rPr>
            <w:t>records</w:t>
          </w:r>
          <w:r w:rsidRPr="003B222F">
            <w:rPr>
              <w:rFonts w:eastAsia="Times New Roman" w:cs="Times New Roman"/>
              <w:color w:val="000000"/>
              <w:lang w:val="ru-RU"/>
            </w:rPr>
            <w:t>/14889287.</w:t>
          </w:r>
        </w:p>
        <w:p w14:paraId="470EC78A" w14:textId="77777777" w:rsidR="002C5CE2" w:rsidRPr="002C5CE2" w:rsidRDefault="002C5CE2">
          <w:pPr>
            <w:autoSpaceDE w:val="0"/>
            <w:autoSpaceDN w:val="0"/>
            <w:ind w:hanging="640"/>
            <w:divId w:val="1106584568"/>
            <w:rPr>
              <w:rFonts w:eastAsia="Times New Roman" w:cs="Times New Roman"/>
              <w:color w:val="000000"/>
            </w:rPr>
          </w:pPr>
          <w:r w:rsidRPr="003B222F">
            <w:rPr>
              <w:rFonts w:eastAsia="Times New Roman" w:cs="Times New Roman"/>
              <w:color w:val="000000"/>
              <w:lang w:val="ru-RU"/>
            </w:rPr>
            <w:t>45.</w:t>
          </w:r>
          <w:r w:rsidRPr="003B222F">
            <w:rPr>
              <w:rFonts w:eastAsia="Times New Roman" w:cs="Times New Roman"/>
              <w:color w:val="000000"/>
              <w:lang w:val="ru-RU"/>
            </w:rPr>
            <w:tab/>
          </w:r>
          <w:r w:rsidRPr="002C5CE2">
            <w:rPr>
              <w:rFonts w:eastAsia="Times New Roman" w:cs="Times New Roman"/>
              <w:color w:val="000000"/>
            </w:rPr>
            <w:t>Sherman</w:t>
          </w:r>
          <w:r w:rsidRPr="003B222F">
            <w:rPr>
              <w:rFonts w:eastAsia="Times New Roman" w:cs="Times New Roman"/>
              <w:color w:val="000000"/>
              <w:lang w:val="ru-RU"/>
            </w:rPr>
            <w:t xml:space="preserve"> </w:t>
          </w:r>
          <w:r w:rsidRPr="002C5CE2">
            <w:rPr>
              <w:rFonts w:eastAsia="Times New Roman" w:cs="Times New Roman"/>
              <w:color w:val="000000"/>
            </w:rPr>
            <w:t>B</w:t>
          </w:r>
          <w:r w:rsidRPr="003B222F">
            <w:rPr>
              <w:rFonts w:eastAsia="Times New Roman" w:cs="Times New Roman"/>
              <w:color w:val="000000"/>
              <w:lang w:val="ru-RU"/>
            </w:rPr>
            <w:t xml:space="preserve">. </w:t>
          </w:r>
          <w:r w:rsidRPr="002C5CE2">
            <w:rPr>
              <w:rFonts w:eastAsia="Times New Roman" w:cs="Times New Roman"/>
              <w:color w:val="000000"/>
            </w:rPr>
            <w:t>T</w:t>
          </w:r>
          <w:r w:rsidRPr="003B222F">
            <w:rPr>
              <w:rFonts w:eastAsia="Times New Roman" w:cs="Times New Roman"/>
              <w:color w:val="000000"/>
              <w:lang w:val="ru-RU"/>
            </w:rPr>
            <w:t xml:space="preserve">. и др. </w:t>
          </w:r>
          <w:r w:rsidRPr="002C5CE2">
            <w:rPr>
              <w:rFonts w:eastAsia="Times New Roman" w:cs="Times New Roman"/>
              <w:color w:val="000000"/>
            </w:rPr>
            <w:t>DAVID: a web server for functional enrichment analysis and functional annotation of gene lists (2021 update) // Nucleic Acids Res. Oxford Academic, 2022. Т. 50, № W1. С. W216–W221.</w:t>
          </w:r>
        </w:p>
        <w:p w14:paraId="40E4390D" w14:textId="1D09D260" w:rsidR="00990DBC" w:rsidRPr="00990DBC" w:rsidRDefault="002C5CE2" w:rsidP="00990DBC">
          <w:pPr>
            <w:rPr>
              <w:lang w:val="ru-RU"/>
            </w:rPr>
          </w:pPr>
          <w:r w:rsidRPr="002C5CE2">
            <w:rPr>
              <w:rFonts w:eastAsia="Times New Roman" w:cs="Times New Roman"/>
              <w:color w:val="000000"/>
            </w:rPr>
            <w:t> </w:t>
          </w:r>
        </w:p>
      </w:sdtContent>
    </w:sdt>
    <w:sectPr w:rsidR="00990DBC" w:rsidRPr="00990DBC" w:rsidSect="00137C33">
      <w:footerReference w:type="even" r:id="rId15"/>
      <w:footerReference w:type="default" r:id="rId16"/>
      <w:pgSz w:w="12240" w:h="15840"/>
      <w:pgMar w:top="1134" w:right="851" w:bottom="1134"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Светлана Романенко" w:date="2025-12-21T19:27:00Z" w:initials="СР">
    <w:p w14:paraId="41309B06" w14:textId="1F177474" w:rsidR="0008519C" w:rsidRPr="00C94C7F" w:rsidRDefault="0008519C">
      <w:pPr>
        <w:pStyle w:val="CommentText"/>
        <w:rPr>
          <w:lang w:val="ru-RU"/>
        </w:rPr>
      </w:pPr>
      <w:r>
        <w:rPr>
          <w:rStyle w:val="CommentReference"/>
        </w:rPr>
        <w:annotationRef/>
      </w:r>
      <w:r>
        <w:rPr>
          <w:lang w:val="ru-RU"/>
        </w:rPr>
        <w:t>Смотрите требования к оформлению текстов. Сразу бросились в глаза неверные размеры полей</w:t>
      </w:r>
    </w:p>
  </w:comment>
  <w:comment w:id="3" w:author="Gorbunov" w:date="2025-12-23T00:38:00Z" w:initials="ag">
    <w:p w14:paraId="009B3F26" w14:textId="77777777" w:rsidR="0008519C" w:rsidRPr="00F42B9D" w:rsidRDefault="0008519C" w:rsidP="00726F87">
      <w:pPr>
        <w:jc w:val="left"/>
        <w:rPr>
          <w:lang w:val="ru-RU"/>
        </w:rPr>
      </w:pPr>
      <w:r>
        <w:rPr>
          <w:rStyle w:val="CommentReference"/>
        </w:rPr>
        <w:annotationRef/>
      </w:r>
      <w:r w:rsidRPr="00F42B9D">
        <w:rPr>
          <w:sz w:val="20"/>
          <w:szCs w:val="20"/>
          <w:lang w:val="ru-RU"/>
        </w:rPr>
        <w:t xml:space="preserve">это про отступы слева и справа же? </w:t>
      </w:r>
    </w:p>
    <w:p w14:paraId="58587644" w14:textId="77777777" w:rsidR="0008519C" w:rsidRPr="00F42B9D" w:rsidRDefault="0008519C" w:rsidP="00726F87">
      <w:pPr>
        <w:jc w:val="left"/>
        <w:rPr>
          <w:lang w:val="ru-RU"/>
        </w:rPr>
      </w:pPr>
      <w:r w:rsidRPr="00F42B9D">
        <w:rPr>
          <w:sz w:val="20"/>
          <w:szCs w:val="20"/>
          <w:lang w:val="ru-RU"/>
        </w:rPr>
        <w:t>я сейчас так выставил, что они по бокам одинаковые, так как иначе номер страницы куда-то вправо съезжает</w:t>
      </w:r>
    </w:p>
  </w:comment>
  <w:comment w:id="2" w:author="Gorbunov" w:date="2025-12-23T00:59:00Z" w:initials="ag">
    <w:p w14:paraId="107FF9F0" w14:textId="77777777" w:rsidR="0008519C" w:rsidRPr="00F42B9D" w:rsidRDefault="0008519C" w:rsidP="00051A4D">
      <w:pPr>
        <w:jc w:val="left"/>
        <w:rPr>
          <w:lang w:val="ru-RU"/>
        </w:rPr>
      </w:pPr>
      <w:r>
        <w:rPr>
          <w:rStyle w:val="CommentReference"/>
        </w:rPr>
        <w:annotationRef/>
      </w:r>
      <w:r w:rsidRPr="00F42B9D">
        <w:rPr>
          <w:sz w:val="20"/>
          <w:szCs w:val="20"/>
          <w:lang w:val="ru-RU"/>
        </w:rPr>
        <w:t>Про шрифты и отступы в содержании и списке литературы — я их тоже в конце сделаю, так как у них всё время слетает формат при обновлении</w:t>
      </w:r>
    </w:p>
  </w:comment>
  <w:comment w:id="15" w:author="Светлана Романенко" w:date="2025-12-23T11:29:00Z" w:initials="СР">
    <w:p w14:paraId="34761FA1" w14:textId="205821B4" w:rsidR="0008519C" w:rsidRPr="007A5EB1" w:rsidRDefault="0008519C">
      <w:pPr>
        <w:pStyle w:val="CommentText"/>
      </w:pPr>
      <w:r>
        <w:rPr>
          <w:rStyle w:val="CommentReference"/>
        </w:rPr>
        <w:annotationRef/>
      </w:r>
      <w:r>
        <w:rPr>
          <w:lang w:val="ru-RU"/>
        </w:rPr>
        <w:t>ссылка</w:t>
      </w:r>
    </w:p>
  </w:comment>
  <w:comment w:id="16" w:author="Gorbunov" w:date="2025-12-23T18:31:00Z" w:initials="ag">
    <w:p w14:paraId="74E9E8A4" w14:textId="77777777" w:rsidR="007A5EB1" w:rsidRDefault="007A5EB1" w:rsidP="007A5EB1">
      <w:pPr>
        <w:jc w:val="left"/>
      </w:pPr>
      <w:r>
        <w:rPr>
          <w:rStyle w:val="CommentReference"/>
        </w:rPr>
        <w:annotationRef/>
      </w:r>
      <w:r>
        <w:rPr>
          <w:sz w:val="20"/>
          <w:szCs w:val="20"/>
        </w:rPr>
        <w:t>добавил</w:t>
      </w:r>
    </w:p>
  </w:comment>
  <w:comment w:id="21" w:author="Светлана Романенко" w:date="2025-12-21T20:38:00Z" w:initials="СР">
    <w:p w14:paraId="7F98B63F" w14:textId="1BEFD5A8" w:rsidR="0008519C" w:rsidRPr="00F42B9D" w:rsidRDefault="0008519C">
      <w:pPr>
        <w:pStyle w:val="CommentText"/>
        <w:rPr>
          <w:lang w:val="ru-RU"/>
        </w:rPr>
      </w:pPr>
      <w:r>
        <w:rPr>
          <w:rStyle w:val="CommentReference"/>
        </w:rPr>
        <w:annotationRef/>
      </w:r>
      <w:r>
        <w:rPr>
          <w:lang w:val="ru-RU"/>
        </w:rPr>
        <w:t>раздел 2.3.1 Кратная характеристика рукокрылых</w:t>
      </w:r>
      <w:r>
        <w:rPr>
          <w:lang w:val="ru-RU"/>
        </w:rPr>
        <w:br/>
        <w:t>Написать про многочисленность видов в отряде и пр.</w:t>
      </w:r>
    </w:p>
  </w:comment>
  <w:comment w:id="22" w:author="Gorbunov" w:date="2025-12-23T00:50:00Z" w:initials="ag">
    <w:p w14:paraId="6B3EE7B6" w14:textId="77777777" w:rsidR="0008519C" w:rsidRPr="00F42B9D" w:rsidRDefault="0008519C" w:rsidP="00D17B9B">
      <w:pPr>
        <w:jc w:val="left"/>
        <w:rPr>
          <w:lang w:val="ru-RU"/>
        </w:rPr>
      </w:pPr>
      <w:r>
        <w:rPr>
          <w:rStyle w:val="CommentReference"/>
        </w:rPr>
        <w:annotationRef/>
      </w:r>
      <w:r w:rsidRPr="00F42B9D">
        <w:rPr>
          <w:sz w:val="20"/>
          <w:szCs w:val="20"/>
          <w:lang w:val="ru-RU"/>
        </w:rPr>
        <w:t>сделал</w:t>
      </w:r>
    </w:p>
  </w:comment>
  <w:comment w:id="24" w:author="Светлана Романенко" w:date="2025-12-23T11:34:00Z" w:initials="СР">
    <w:p w14:paraId="51221825" w14:textId="0A387850" w:rsidR="0008519C" w:rsidRPr="00FE44C9" w:rsidRDefault="0008519C">
      <w:pPr>
        <w:pStyle w:val="CommentText"/>
        <w:rPr>
          <w:lang w:val="ru-RU"/>
        </w:rPr>
      </w:pPr>
      <w:r>
        <w:rPr>
          <w:rStyle w:val="CommentReference"/>
        </w:rPr>
        <w:annotationRef/>
      </w:r>
      <w:r>
        <w:rPr>
          <w:lang w:val="ru-RU"/>
        </w:rPr>
        <w:t>это отряд, курсивом не выделяется</w:t>
      </w:r>
    </w:p>
  </w:comment>
  <w:comment w:id="26" w:author="Светлана Романенко" w:date="2025-12-23T11:37:00Z" w:initials="СР">
    <w:p w14:paraId="4A149F87" w14:textId="49F9039E" w:rsidR="0008519C" w:rsidRPr="00FE44C9" w:rsidRDefault="0008519C">
      <w:pPr>
        <w:pStyle w:val="CommentText"/>
        <w:rPr>
          <w:lang w:val="ru-RU"/>
        </w:rPr>
      </w:pPr>
      <w:r>
        <w:rPr>
          <w:rStyle w:val="CommentReference"/>
        </w:rPr>
        <w:annotationRef/>
      </w:r>
      <w:r>
        <w:rPr>
          <w:lang w:val="ru-RU"/>
        </w:rPr>
        <w:t>ссылка на первоописание гипотезы</w:t>
      </w:r>
    </w:p>
  </w:comment>
  <w:comment w:id="32" w:author="Светлана Романенко" w:date="2025-12-23T11:45:00Z" w:initials="СР">
    <w:p w14:paraId="5AC359E7" w14:textId="3627B46A" w:rsidR="0008519C" w:rsidRPr="00786D65" w:rsidRDefault="0008519C">
      <w:pPr>
        <w:pStyle w:val="CommentText"/>
      </w:pPr>
      <w:r>
        <w:rPr>
          <w:rStyle w:val="CommentReference"/>
        </w:rPr>
        <w:annotationRef/>
      </w:r>
      <w:r>
        <w:rPr>
          <w:lang w:val="ru-RU"/>
        </w:rPr>
        <w:t>добавить ссылки</w:t>
      </w:r>
    </w:p>
  </w:comment>
  <w:comment w:id="33" w:author="Gorbunov" w:date="2025-12-23T15:48:00Z" w:initials="ag">
    <w:p w14:paraId="29CE5B90" w14:textId="77777777" w:rsidR="00786D65" w:rsidRDefault="00786D65" w:rsidP="00786D65">
      <w:pPr>
        <w:jc w:val="left"/>
      </w:pPr>
      <w:r>
        <w:rPr>
          <w:rStyle w:val="CommentReference"/>
        </w:rPr>
        <w:annotationRef/>
      </w:r>
      <w:r>
        <w:rPr>
          <w:sz w:val="20"/>
          <w:szCs w:val="20"/>
        </w:rPr>
        <w:t>добавил</w:t>
      </w:r>
    </w:p>
  </w:comment>
  <w:comment w:id="34" w:author="Светлана Романенко" w:date="2025-12-23T11:49:00Z" w:initials="СР">
    <w:p w14:paraId="1195E6A7" w14:textId="298B8F28" w:rsidR="0008519C" w:rsidRPr="00B14567" w:rsidRDefault="0008519C" w:rsidP="00A31770">
      <w:pPr>
        <w:pStyle w:val="CommentText"/>
        <w:ind w:firstLine="0"/>
      </w:pPr>
      <w:r>
        <w:rPr>
          <w:rStyle w:val="CommentReference"/>
        </w:rPr>
        <w:annotationRef/>
      </w:r>
      <w:r>
        <w:rPr>
          <w:lang w:val="ru-RU"/>
        </w:rPr>
        <w:t>некорректная ссылка</w:t>
      </w:r>
    </w:p>
  </w:comment>
  <w:comment w:id="35" w:author="Gorbunov" w:date="2025-12-23T15:34:00Z" w:initials="ag">
    <w:p w14:paraId="51DB55AF" w14:textId="77777777" w:rsidR="00B14567" w:rsidRDefault="00B14567" w:rsidP="00B14567">
      <w:pPr>
        <w:jc w:val="left"/>
      </w:pPr>
      <w:r>
        <w:rPr>
          <w:rStyle w:val="CommentReference"/>
        </w:rPr>
        <w:annotationRef/>
      </w:r>
      <w:r>
        <w:rPr>
          <w:sz w:val="20"/>
          <w:szCs w:val="20"/>
        </w:rPr>
        <w:t>В этой статье есть часть про это, добавил ещё одну статью, где почти дословно про эволюционную динамику пишется</w:t>
      </w:r>
    </w:p>
  </w:comment>
  <w:comment w:id="38" w:author="Светлана Романенко" w:date="2025-12-23T11:54:00Z" w:initials="СР">
    <w:p w14:paraId="0E60C800" w14:textId="1B2D9F80" w:rsidR="00EB7F11" w:rsidRPr="00B14567" w:rsidRDefault="00EB7F11">
      <w:pPr>
        <w:pStyle w:val="CommentText"/>
      </w:pPr>
      <w:r>
        <w:rPr>
          <w:rStyle w:val="CommentReference"/>
        </w:rPr>
        <w:annotationRef/>
      </w:r>
      <w:r>
        <w:rPr>
          <w:lang w:val="ru-RU"/>
        </w:rPr>
        <w:t>ссылка</w:t>
      </w:r>
    </w:p>
  </w:comment>
  <w:comment w:id="39" w:author="Gorbunov" w:date="2025-12-23T15:39:00Z" w:initials="ag">
    <w:p w14:paraId="46574D38" w14:textId="77777777" w:rsidR="00786D65" w:rsidRDefault="00786D65" w:rsidP="00786D65">
      <w:pPr>
        <w:jc w:val="left"/>
      </w:pPr>
      <w:r>
        <w:rPr>
          <w:rStyle w:val="CommentReference"/>
        </w:rPr>
        <w:annotationRef/>
      </w:r>
      <w:r>
        <w:rPr>
          <w:sz w:val="20"/>
          <w:szCs w:val="20"/>
        </w:rPr>
        <w:t>добавил ссылку на статью, где этот метод использовался</w:t>
      </w:r>
    </w:p>
  </w:comment>
  <w:comment w:id="42" w:author="Светлана Романенко" w:date="2025-12-23T11:51:00Z" w:initials="СР">
    <w:p w14:paraId="172E8F79" w14:textId="18E81666" w:rsidR="0008519C" w:rsidRPr="00E93957" w:rsidRDefault="0008519C">
      <w:pPr>
        <w:pStyle w:val="CommentText"/>
      </w:pPr>
      <w:r>
        <w:rPr>
          <w:rStyle w:val="CommentReference"/>
        </w:rPr>
        <w:annotationRef/>
      </w:r>
      <w:r>
        <w:rPr>
          <w:lang w:val="ru-RU"/>
        </w:rPr>
        <w:t xml:space="preserve">в этом и основная проблема, что зачатую при сортировке получают пул В-хромосом, а не библиотеки </w:t>
      </w:r>
      <w:r w:rsidR="00EB7F11">
        <w:rPr>
          <w:lang w:val="ru-RU"/>
        </w:rPr>
        <w:t>отдельных</w:t>
      </w:r>
      <w:r>
        <w:rPr>
          <w:lang w:val="ru-RU"/>
        </w:rPr>
        <w:t xml:space="preserve"> </w:t>
      </w:r>
      <w:r>
        <w:t>Bs</w:t>
      </w:r>
      <w:r>
        <w:rPr>
          <w:lang w:val="ru-RU"/>
        </w:rPr>
        <w:t>. Т.е. этот спо</w:t>
      </w:r>
      <w:r w:rsidR="00EB7F11">
        <w:rPr>
          <w:lang w:val="ru-RU"/>
        </w:rPr>
        <w:t>с</w:t>
      </w:r>
      <w:r>
        <w:rPr>
          <w:lang w:val="ru-RU"/>
        </w:rPr>
        <w:t>о</w:t>
      </w:r>
      <w:r w:rsidR="00EB7F11">
        <w:rPr>
          <w:lang w:val="ru-RU"/>
        </w:rPr>
        <w:t>б</w:t>
      </w:r>
      <w:r>
        <w:rPr>
          <w:lang w:val="ru-RU"/>
        </w:rPr>
        <w:t xml:space="preserve"> </w:t>
      </w:r>
      <w:r w:rsidR="00EB7F11">
        <w:rPr>
          <w:lang w:val="ru-RU"/>
        </w:rPr>
        <w:t>приготовления</w:t>
      </w:r>
      <w:r>
        <w:rPr>
          <w:lang w:val="ru-RU"/>
        </w:rPr>
        <w:t xml:space="preserve"> библиотек не подходит для анализа индивидуального состава В</w:t>
      </w:r>
      <w:r>
        <w:t>s</w:t>
      </w:r>
      <w:r w:rsidRPr="0008519C">
        <w:rPr>
          <w:lang w:val="ru-RU"/>
        </w:rPr>
        <w:t xml:space="preserve"> </w:t>
      </w:r>
      <w:r>
        <w:rPr>
          <w:lang w:val="ru-RU"/>
        </w:rPr>
        <w:t>у отдельных особей.</w:t>
      </w:r>
      <w:r w:rsidR="00EB7F11">
        <w:rPr>
          <w:lang w:val="ru-RU"/>
        </w:rPr>
        <w:t xml:space="preserve"> Ии отдельный кластер можно получить в случае единичной </w:t>
      </w:r>
      <w:r w:rsidR="00EB7F11">
        <w:t>B</w:t>
      </w:r>
      <w:r w:rsidR="00EB7F11">
        <w:rPr>
          <w:lang w:val="ru-RU"/>
        </w:rPr>
        <w:t xml:space="preserve"> в клетках, отличающейся по размеру от А-хромосом.</w:t>
      </w:r>
    </w:p>
  </w:comment>
  <w:comment w:id="45" w:author="Светлана Романенко" w:date="2025-12-23T12:03:00Z" w:initials="СР">
    <w:p w14:paraId="75233684" w14:textId="5F144F0D" w:rsidR="006F73B3" w:rsidRPr="006F73B3" w:rsidRDefault="006F73B3">
      <w:pPr>
        <w:pStyle w:val="CommentText"/>
        <w:rPr>
          <w:lang w:val="ru-RU"/>
        </w:rPr>
      </w:pPr>
      <w:r>
        <w:rPr>
          <w:rStyle w:val="CommentReference"/>
        </w:rPr>
        <w:annotationRef/>
      </w:r>
      <w:r>
        <w:rPr>
          <w:lang w:val="ru-RU"/>
        </w:rPr>
        <w:t>Это обзор литературы! Нужны ссылки.</w:t>
      </w:r>
    </w:p>
  </w:comment>
  <w:comment w:id="46" w:author="Gorbunov" w:date="2025-12-23T15:17:00Z" w:initials="ag">
    <w:p w14:paraId="127A0437" w14:textId="77777777" w:rsidR="00E93957" w:rsidRDefault="00E93957" w:rsidP="00E93957">
      <w:pPr>
        <w:jc w:val="left"/>
      </w:pPr>
      <w:r>
        <w:rPr>
          <w:rStyle w:val="CommentReference"/>
        </w:rPr>
        <w:annotationRef/>
      </w:r>
      <w:r>
        <w:rPr>
          <w:sz w:val="20"/>
          <w:szCs w:val="20"/>
        </w:rPr>
        <w:t>добавил</w:t>
      </w:r>
    </w:p>
  </w:comment>
  <w:comment w:id="47" w:author="Светлана Романенко" w:date="2025-12-23T12:04:00Z" w:initials="СР">
    <w:p w14:paraId="62E92BBA" w14:textId="7F2871AF" w:rsidR="002E68EF" w:rsidRPr="00CA5711" w:rsidRDefault="002E68EF">
      <w:pPr>
        <w:pStyle w:val="CommentText"/>
      </w:pPr>
      <w:r>
        <w:rPr>
          <w:rStyle w:val="CommentReference"/>
        </w:rPr>
        <w:annotationRef/>
      </w:r>
      <w:r>
        <w:rPr>
          <w:lang w:val="ru-RU"/>
        </w:rPr>
        <w:t>Для анализа состава В-хромосом у каких видов был применен такой подход?</w:t>
      </w:r>
    </w:p>
  </w:comment>
  <w:comment w:id="48" w:author="Gorbunov" w:date="2025-12-23T15:18:00Z" w:initials="ag">
    <w:p w14:paraId="791385C5" w14:textId="77777777" w:rsidR="00CA5711" w:rsidRDefault="00CA5711" w:rsidP="00CA5711">
      <w:pPr>
        <w:jc w:val="left"/>
      </w:pPr>
      <w:r>
        <w:rPr>
          <w:rStyle w:val="CommentReference"/>
        </w:rPr>
        <w:annotationRef/>
      </w:r>
      <w:r>
        <w:rPr>
          <w:sz w:val="20"/>
          <w:szCs w:val="20"/>
        </w:rPr>
        <w:t>добавил ссылку, статья про кузнечика</w:t>
      </w:r>
    </w:p>
  </w:comment>
  <w:comment w:id="49" w:author="Gorbunov" w:date="2025-12-23T15:24:00Z" w:initials="ag">
    <w:p w14:paraId="4296D85F" w14:textId="77777777" w:rsidR="003F0505" w:rsidRDefault="003F0505" w:rsidP="003F0505">
      <w:pPr>
        <w:jc w:val="left"/>
      </w:pPr>
      <w:r>
        <w:rPr>
          <w:rStyle w:val="CommentReference"/>
        </w:rPr>
        <w:annotationRef/>
      </w:r>
      <w:r>
        <w:rPr>
          <w:sz w:val="20"/>
          <w:szCs w:val="20"/>
        </w:rPr>
        <w:t>и немного изменил текст</w:t>
      </w:r>
    </w:p>
  </w:comment>
  <w:comment w:id="51" w:author="Светлана Романенко" w:date="2025-12-23T12:05:00Z" w:initials="СР">
    <w:p w14:paraId="4D9E4235" w14:textId="65B0B0BA" w:rsidR="002E68EF" w:rsidRPr="002E68EF" w:rsidRDefault="002E68EF">
      <w:pPr>
        <w:pStyle w:val="CommentText"/>
        <w:rPr>
          <w:lang w:val="ru-RU"/>
        </w:rPr>
      </w:pPr>
      <w:r>
        <w:rPr>
          <w:rStyle w:val="CommentReference"/>
        </w:rPr>
        <w:annotationRef/>
      </w:r>
      <w:r>
        <w:rPr>
          <w:lang w:val="ru-RU"/>
        </w:rPr>
        <w:t>ссылка</w:t>
      </w:r>
    </w:p>
  </w:comment>
  <w:comment w:id="52" w:author="Светлана Романенко" w:date="2025-12-23T12:05:00Z" w:initials="СР">
    <w:p w14:paraId="4678C7D5" w14:textId="6E79B8CC" w:rsidR="002E68EF" w:rsidRPr="002E68EF" w:rsidRDefault="002E68EF">
      <w:pPr>
        <w:pStyle w:val="CommentText"/>
        <w:rPr>
          <w:lang w:val="ru-RU"/>
        </w:rPr>
      </w:pPr>
      <w:r>
        <w:rPr>
          <w:rStyle w:val="CommentReference"/>
        </w:rPr>
        <w:annotationRef/>
      </w:r>
      <w:r>
        <w:rPr>
          <w:lang w:val="ru-RU"/>
        </w:rPr>
        <w:t>ссылка</w:t>
      </w:r>
    </w:p>
  </w:comment>
  <w:comment w:id="54" w:author="Светлана Романенко" w:date="2025-12-23T12:11:00Z" w:initials="СР">
    <w:p w14:paraId="783941BE" w14:textId="7086AB94" w:rsidR="00B67E45" w:rsidRPr="00B67E45" w:rsidRDefault="00B67E45">
      <w:pPr>
        <w:pStyle w:val="CommentText"/>
        <w:rPr>
          <w:lang w:val="ru-RU"/>
        </w:rPr>
      </w:pPr>
      <w:r>
        <w:rPr>
          <w:rStyle w:val="CommentReference"/>
        </w:rPr>
        <w:annotationRef/>
      </w:r>
      <w:r>
        <w:rPr>
          <w:lang w:val="ru-RU"/>
        </w:rPr>
        <w:t>Я бы здесь вначале подчеркнула, что специализированных инструментов нет.</w:t>
      </w:r>
      <w:r w:rsidR="00A8472A" w:rsidRPr="00A8472A">
        <w:rPr>
          <w:lang w:val="ru-RU"/>
        </w:rPr>
        <w:t xml:space="preserve"> </w:t>
      </w:r>
      <w:r w:rsidR="00A8472A">
        <w:rPr>
          <w:lang w:val="ru-RU"/>
        </w:rPr>
        <w:t>Потом о</w:t>
      </w:r>
      <w:r>
        <w:rPr>
          <w:lang w:val="ru-RU"/>
        </w:rPr>
        <w:t xml:space="preserve">бязательно написать про </w:t>
      </w:r>
      <w:r>
        <w:t>DOPseq</w:t>
      </w:r>
      <w:r w:rsidR="00A8472A">
        <w:rPr>
          <w:lang w:val="ru-RU"/>
        </w:rPr>
        <w:t xml:space="preserve"> и сослаться на статьи Леши Макунина, где этот </w:t>
      </w:r>
      <w:r w:rsidR="00923605">
        <w:rPr>
          <w:lang w:val="ru-RU"/>
        </w:rPr>
        <w:t>инструмент</w:t>
      </w:r>
      <w:r w:rsidR="00A8472A">
        <w:rPr>
          <w:lang w:val="ru-RU"/>
        </w:rPr>
        <w:t xml:space="preserve"> использовался для анализа В-хр </w:t>
      </w:r>
      <w:r w:rsidR="00923605">
        <w:rPr>
          <w:lang w:val="ru-RU"/>
        </w:rPr>
        <w:t xml:space="preserve">лисицы, </w:t>
      </w:r>
      <w:r w:rsidR="00A8472A">
        <w:rPr>
          <w:lang w:val="ru-RU"/>
        </w:rPr>
        <w:t>енотовидной собаки</w:t>
      </w:r>
      <w:r w:rsidR="007553AD">
        <w:rPr>
          <w:lang w:val="ru-RU"/>
        </w:rPr>
        <w:t>, оленей</w:t>
      </w:r>
      <w:r w:rsidR="00923605">
        <w:rPr>
          <w:lang w:val="ru-RU"/>
        </w:rPr>
        <w:t xml:space="preserve"> и лесной мыши</w:t>
      </w:r>
      <w:r w:rsidRPr="00B67E45">
        <w:rPr>
          <w:lang w:val="ru-RU"/>
        </w:rPr>
        <w:t>.</w:t>
      </w:r>
    </w:p>
  </w:comment>
  <w:comment w:id="55" w:author="Gorbunov" w:date="2025-12-23T14:53:00Z" w:initials="ag">
    <w:p w14:paraId="32F6BC2E" w14:textId="77777777" w:rsidR="005B74CB" w:rsidRDefault="005B74CB" w:rsidP="005B74CB">
      <w:pPr>
        <w:jc w:val="left"/>
      </w:pPr>
      <w:r>
        <w:rPr>
          <w:rStyle w:val="CommentReference"/>
        </w:rPr>
        <w:annotationRef/>
      </w:r>
      <w:r>
        <w:rPr>
          <w:sz w:val="20"/>
          <w:szCs w:val="20"/>
        </w:rPr>
        <w:t>добавил</w:t>
      </w:r>
    </w:p>
    <w:p w14:paraId="3E9E0322" w14:textId="77777777" w:rsidR="005B74CB" w:rsidRDefault="005B74CB" w:rsidP="005B74CB">
      <w:pPr>
        <w:jc w:val="left"/>
      </w:pPr>
    </w:p>
    <w:p w14:paraId="7A1FA573" w14:textId="77777777" w:rsidR="005B74CB" w:rsidRDefault="005B74CB" w:rsidP="005B74CB">
      <w:pPr>
        <w:jc w:val="left"/>
      </w:pPr>
    </w:p>
  </w:comment>
  <w:comment w:id="56" w:author="Светлана Романенко" w:date="2025-12-23T12:06:00Z" w:initials="СР">
    <w:p w14:paraId="5D5B6445" w14:textId="6AF40386" w:rsidR="00630EC2" w:rsidRPr="00E65EA8" w:rsidRDefault="00630EC2">
      <w:pPr>
        <w:pStyle w:val="CommentText"/>
        <w:rPr>
          <w:lang w:val="ru-RU"/>
        </w:rPr>
      </w:pPr>
      <w:r>
        <w:rPr>
          <w:rStyle w:val="CommentReference"/>
        </w:rPr>
        <w:annotationRef/>
      </w:r>
      <w:r>
        <w:rPr>
          <w:lang w:val="ru-RU"/>
        </w:rPr>
        <w:t>нужна ссылка на инстумент</w:t>
      </w:r>
    </w:p>
  </w:comment>
  <w:comment w:id="57" w:author="Gorbunov" w:date="2025-12-23T14:28:00Z" w:initials="ag">
    <w:p w14:paraId="4EA97F5E" w14:textId="77777777" w:rsidR="00E65EA8" w:rsidRDefault="00E65EA8" w:rsidP="00E65EA8">
      <w:pPr>
        <w:jc w:val="left"/>
      </w:pPr>
      <w:r>
        <w:rPr>
          <w:rStyle w:val="CommentReference"/>
        </w:rPr>
        <w:annotationRef/>
      </w:r>
      <w:r>
        <w:rPr>
          <w:sz w:val="20"/>
          <w:szCs w:val="20"/>
        </w:rPr>
        <w:t>добавил, хотя следующая ссылка — это статья авторов этого сервиса, где подробно расписывается про repeatmasker</w:t>
      </w:r>
    </w:p>
  </w:comment>
  <w:comment w:id="58" w:author="Светлана Романенко" w:date="2025-12-23T12:08:00Z" w:initials="СР">
    <w:p w14:paraId="49A14A65" w14:textId="45D61D03" w:rsidR="006E52EB" w:rsidRPr="001164E8" w:rsidRDefault="006E52EB">
      <w:pPr>
        <w:pStyle w:val="CommentText"/>
      </w:pPr>
      <w:r>
        <w:rPr>
          <w:rStyle w:val="CommentReference"/>
        </w:rPr>
        <w:annotationRef/>
      </w:r>
      <w:r>
        <w:rPr>
          <w:lang w:val="ru-RU"/>
        </w:rPr>
        <w:t>ссылка</w:t>
      </w:r>
    </w:p>
  </w:comment>
  <w:comment w:id="59" w:author="Gorbunov" w:date="2025-12-23T15:52:00Z" w:initials="ag">
    <w:p w14:paraId="09372939" w14:textId="77777777" w:rsidR="001164E8" w:rsidRDefault="001164E8" w:rsidP="001164E8">
      <w:pPr>
        <w:jc w:val="left"/>
      </w:pPr>
      <w:r>
        <w:rPr>
          <w:rStyle w:val="CommentReference"/>
        </w:rPr>
        <w:annotationRef/>
      </w:r>
      <w:r>
        <w:rPr>
          <w:sz w:val="20"/>
          <w:szCs w:val="20"/>
        </w:rPr>
        <w:t>добавил, в статье по repeatModeler как раз про такое говорится</w:t>
      </w:r>
    </w:p>
  </w:comment>
  <w:comment w:id="60" w:author="Светлана Романенко" w:date="2025-12-23T12:09:00Z" w:initials="СР">
    <w:p w14:paraId="4223DAE0" w14:textId="541AAA25" w:rsidR="006E52EB" w:rsidRPr="004742E9" w:rsidRDefault="006E52EB">
      <w:pPr>
        <w:pStyle w:val="CommentText"/>
      </w:pPr>
      <w:r>
        <w:rPr>
          <w:rStyle w:val="CommentReference"/>
        </w:rPr>
        <w:annotationRef/>
      </w:r>
      <w:r>
        <w:rPr>
          <w:lang w:val="ru-RU"/>
        </w:rPr>
        <w:t>К диплому. Принято в конце обзора литературы писать заключение, суммирующее представленную информацию.</w:t>
      </w:r>
    </w:p>
  </w:comment>
  <w:comment w:id="61" w:author="Gorbunov" w:date="2025-12-23T14:42:00Z" w:initials="ag">
    <w:p w14:paraId="4B4D9061" w14:textId="77777777" w:rsidR="004742E9" w:rsidRDefault="004742E9" w:rsidP="004742E9">
      <w:pPr>
        <w:jc w:val="left"/>
      </w:pPr>
      <w:r>
        <w:rPr>
          <w:rStyle w:val="CommentReference"/>
        </w:rPr>
        <w:annotationRef/>
      </w:r>
      <w:r>
        <w:rPr>
          <w:sz w:val="20"/>
          <w:szCs w:val="20"/>
        </w:rPr>
        <w:t>написал</w:t>
      </w:r>
    </w:p>
  </w:comment>
  <w:comment w:id="70" w:author="Светлана Романенко" w:date="2025-12-23T12:31:00Z" w:initials="СР">
    <w:p w14:paraId="7E6C2B67" w14:textId="6038402A" w:rsidR="00E509F6" w:rsidRDefault="00E509F6">
      <w:pPr>
        <w:pStyle w:val="CommentText"/>
        <w:rPr>
          <w:lang w:val="ru-RU"/>
        </w:rPr>
      </w:pPr>
      <w:r>
        <w:rPr>
          <w:rStyle w:val="CommentReference"/>
        </w:rPr>
        <w:annotationRef/>
      </w:r>
      <w:r w:rsidR="00861DE5">
        <w:rPr>
          <w:lang w:val="ru-RU"/>
        </w:rPr>
        <w:t>П</w:t>
      </w:r>
      <w:r>
        <w:rPr>
          <w:lang w:val="ru-RU"/>
        </w:rPr>
        <w:t>еревести</w:t>
      </w:r>
    </w:p>
    <w:p w14:paraId="1B5A625C" w14:textId="70EC4B48" w:rsidR="00861DE5" w:rsidRPr="00861DE5" w:rsidRDefault="00861DE5">
      <w:pPr>
        <w:pStyle w:val="CommentText"/>
        <w:rPr>
          <w:lang w:val="ru-RU"/>
        </w:rPr>
      </w:pPr>
      <w:r>
        <w:rPr>
          <w:lang w:val="ru-RU"/>
        </w:rPr>
        <w:t xml:space="preserve">Добавить информацию про </w:t>
      </w:r>
      <w:r>
        <w:t>Y</w:t>
      </w:r>
      <w:r w:rsidRPr="00861DE5">
        <w:rPr>
          <w:lang w:val="ru-RU"/>
        </w:rPr>
        <w:t xml:space="preserve"> </w:t>
      </w:r>
      <w:r>
        <w:rPr>
          <w:lang w:val="ru-RU"/>
        </w:rPr>
        <w:t>и 21</w:t>
      </w:r>
    </w:p>
  </w:comment>
  <w:comment w:id="71" w:author="Gorbunov" w:date="2025-12-23T19:01:00Z" w:initials="ag">
    <w:p w14:paraId="15D1CFEF" w14:textId="77777777" w:rsidR="00251E09" w:rsidRDefault="00251E09" w:rsidP="00251E09">
      <w:pPr>
        <w:jc w:val="left"/>
      </w:pPr>
      <w:r>
        <w:rPr>
          <w:rStyle w:val="CommentReference"/>
        </w:rPr>
        <w:annotationRef/>
      </w:r>
      <w:r>
        <w:rPr>
          <w:sz w:val="20"/>
          <w:szCs w:val="20"/>
        </w:rPr>
        <w:t>добавил</w:t>
      </w:r>
    </w:p>
  </w:comment>
  <w:comment w:id="74" w:author="Светлана Романенко" w:date="2025-12-23T13:49:00Z" w:initials="СР">
    <w:p w14:paraId="3F9CB6CE" w14:textId="39F6AAF1" w:rsidR="003B3742" w:rsidRPr="003B3742" w:rsidRDefault="003B3742">
      <w:pPr>
        <w:pStyle w:val="CommentText"/>
        <w:rPr>
          <w:lang w:val="ru-RU"/>
        </w:rPr>
      </w:pPr>
      <w:r>
        <w:rPr>
          <w:rStyle w:val="CommentReference"/>
        </w:rPr>
        <w:annotationRef/>
      </w:r>
      <w:r>
        <w:rPr>
          <w:lang w:val="ru-RU"/>
        </w:rPr>
        <w:t>Здесь было бы хорошо добавить схему анализа: что зачем и с помощью каких инструментов.</w:t>
      </w:r>
    </w:p>
  </w:comment>
  <w:comment w:id="75" w:author="Gorbunov" w:date="2025-12-23T16:17:00Z" w:initials="ag">
    <w:p w14:paraId="0219E1D3" w14:textId="77777777" w:rsidR="005860F0" w:rsidRDefault="002B0730" w:rsidP="005860F0">
      <w:pPr>
        <w:jc w:val="left"/>
      </w:pPr>
      <w:r>
        <w:rPr>
          <w:rStyle w:val="CommentReference"/>
        </w:rPr>
        <w:annotationRef/>
      </w:r>
      <w:r w:rsidR="005860F0">
        <w:rPr>
          <w:sz w:val="20"/>
          <w:szCs w:val="20"/>
        </w:rPr>
        <w:t>Я это на докладе предоставлю, в следующей версии диссертации добавлю в текст</w:t>
      </w:r>
    </w:p>
  </w:comment>
  <w:comment w:id="79" w:author="Светлана Романенко" w:date="2025-12-23T12:42:00Z" w:initials="СР">
    <w:p w14:paraId="797151FC" w14:textId="653EAB37" w:rsidR="007553AD" w:rsidRPr="007553AD" w:rsidRDefault="007553AD">
      <w:pPr>
        <w:pStyle w:val="CommentText"/>
        <w:rPr>
          <w:lang w:val="ru-RU"/>
        </w:rPr>
      </w:pPr>
      <w:r>
        <w:rPr>
          <w:rStyle w:val="CommentReference"/>
        </w:rPr>
        <w:annotationRef/>
      </w:r>
      <w:r>
        <w:rPr>
          <w:lang w:val="ru-RU"/>
        </w:rPr>
        <w:t>ссылка</w:t>
      </w:r>
    </w:p>
  </w:comment>
  <w:comment w:id="80" w:author="Gorbunov" w:date="2025-12-23T16:11:00Z" w:initials="ag">
    <w:p w14:paraId="6ECB821B" w14:textId="77777777" w:rsidR="00A77185" w:rsidRDefault="00A77185" w:rsidP="00A77185">
      <w:pPr>
        <w:jc w:val="left"/>
      </w:pPr>
      <w:r>
        <w:rPr>
          <w:rStyle w:val="CommentReference"/>
        </w:rPr>
        <w:annotationRef/>
      </w:r>
      <w:r>
        <w:rPr>
          <w:sz w:val="20"/>
          <w:szCs w:val="20"/>
        </w:rPr>
        <w:t>она была, перенёс к названию</w:t>
      </w:r>
    </w:p>
  </w:comment>
  <w:comment w:id="349" w:author="Светлана Романенко" w:date="2025-12-23T13:27:00Z" w:initials="СР">
    <w:p w14:paraId="541F90F9" w14:textId="7FCDE1F8" w:rsidR="004D59A5" w:rsidRPr="004D59A5" w:rsidRDefault="004D59A5">
      <w:pPr>
        <w:pStyle w:val="CommentText"/>
        <w:rPr>
          <w:lang w:val="ru-RU"/>
        </w:rPr>
      </w:pPr>
      <w:r>
        <w:rPr>
          <w:rStyle w:val="CommentReference"/>
        </w:rPr>
        <w:annotationRef/>
      </w:r>
      <w:r>
        <w:rPr>
          <w:lang w:val="ru-RU"/>
        </w:rPr>
        <w:t>Вначале обязательно написать, что хромосомная сборка генома нашей мыши не содержит В-хромсом.</w:t>
      </w:r>
    </w:p>
  </w:comment>
  <w:comment w:id="350" w:author="Gorbunov" w:date="2025-12-23T16:17:00Z" w:initials="ag">
    <w:p w14:paraId="78ACB831" w14:textId="77777777" w:rsidR="002B0730" w:rsidRDefault="002B0730" w:rsidP="002B0730">
      <w:pPr>
        <w:jc w:val="left"/>
      </w:pPr>
      <w:r>
        <w:rPr>
          <w:rStyle w:val="CommentReference"/>
        </w:rPr>
        <w:annotationRef/>
      </w:r>
      <w:r>
        <w:rPr>
          <w:sz w:val="20"/>
          <w:szCs w:val="20"/>
        </w:rPr>
        <w:t xml:space="preserve">Добавил </w:t>
      </w:r>
    </w:p>
  </w:comment>
  <w:comment w:id="351" w:author="Светлана Романенко" w:date="2025-12-23T13:47:00Z" w:initials="СР">
    <w:p w14:paraId="7BEEEDC4" w14:textId="69775FAA" w:rsidR="00784FB8" w:rsidRPr="003B3742" w:rsidRDefault="00784FB8">
      <w:pPr>
        <w:pStyle w:val="CommentText"/>
        <w:rPr>
          <w:lang w:val="ru-RU"/>
        </w:rPr>
      </w:pPr>
      <w:r>
        <w:rPr>
          <w:rStyle w:val="CommentReference"/>
        </w:rPr>
        <w:annotationRef/>
      </w:r>
      <w:r>
        <w:rPr>
          <w:lang w:val="ru-RU"/>
        </w:rPr>
        <w:t>Точно была разница по пробам. Эти данные анализа необходимо прописать.</w:t>
      </w:r>
    </w:p>
  </w:comment>
  <w:comment w:id="352" w:author="Светлана Романенко" w:date="2025-12-23T13:30:00Z" w:initials="СР">
    <w:p w14:paraId="5FAEEBA4" w14:textId="77777777" w:rsidR="00784FB8" w:rsidRDefault="00784FB8" w:rsidP="00784FB8">
      <w:pPr>
        <w:pStyle w:val="CommentText"/>
        <w:rPr>
          <w:lang w:val="ru-RU"/>
        </w:rPr>
      </w:pPr>
      <w:r>
        <w:rPr>
          <w:rStyle w:val="CommentReference"/>
        </w:rPr>
        <w:annotationRef/>
      </w:r>
      <w:r>
        <w:rPr>
          <w:lang w:val="ru-RU"/>
        </w:rPr>
        <w:t xml:space="preserve">А для </w:t>
      </w:r>
      <w:r>
        <w:t>Y</w:t>
      </w:r>
      <w:r>
        <w:rPr>
          <w:lang w:val="ru-RU"/>
        </w:rPr>
        <w:t>?</w:t>
      </w:r>
      <w:r>
        <w:rPr>
          <w:lang w:val="ru-RU"/>
        </w:rPr>
        <w:br/>
        <w:t>Нужен рисунок с примерами допплотов хотя бы для пары проб.</w:t>
      </w:r>
    </w:p>
    <w:p w14:paraId="5492D88E" w14:textId="77777777" w:rsidR="00784FB8" w:rsidRDefault="00784FB8" w:rsidP="00784FB8">
      <w:pPr>
        <w:pStyle w:val="CommentText"/>
        <w:rPr>
          <w:lang w:val="ru-RU"/>
        </w:rPr>
      </w:pPr>
    </w:p>
    <w:p w14:paraId="208AA198" w14:textId="77777777" w:rsidR="00784FB8" w:rsidRPr="00B72162" w:rsidRDefault="00784FB8" w:rsidP="00784FB8">
      <w:pPr>
        <w:pStyle w:val="CommentText"/>
        <w:rPr>
          <w:lang w:val="ru-RU"/>
        </w:rPr>
      </w:pPr>
      <w:r>
        <w:rPr>
          <w:lang w:val="ru-RU"/>
        </w:rPr>
        <w:t>Где другие результаты? Хотя бы для того, что прописано в методах.</w:t>
      </w:r>
    </w:p>
  </w:comment>
  <w:comment w:id="355" w:author="Светлана Романенко" w:date="2025-12-23T14:05:00Z" w:initials="СР">
    <w:p w14:paraId="3BCA5D8F" w14:textId="77777777" w:rsidR="00B72162" w:rsidRPr="00034045" w:rsidRDefault="00B72162">
      <w:pPr>
        <w:pStyle w:val="CommentText"/>
        <w:rPr>
          <w:lang w:val="ru-RU"/>
        </w:rPr>
      </w:pPr>
      <w:r>
        <w:rPr>
          <w:rStyle w:val="CommentReference"/>
        </w:rPr>
        <w:annotationRef/>
      </w:r>
      <w:r>
        <w:rPr>
          <w:color w:val="000000"/>
        </w:rPr>
        <w:t xml:space="preserve">Rajičić M, Budinski I, Miljević M, Bajić B, Paunović M, Vujošević M, Blagojević J (2022) The new highest number of B chromosomes (Bs) in Leisler’s bat </w:t>
      </w:r>
      <w:r>
        <w:rPr>
          <w:i/>
          <w:iCs/>
          <w:color w:val="000000"/>
        </w:rPr>
        <w:t>Nyctalus leisleri</w:t>
      </w:r>
      <w:r>
        <w:rPr>
          <w:color w:val="000000"/>
        </w:rPr>
        <w:t xml:space="preserve"> (Kuhl, 1817). Comp Cytogenet 16(3):173–184. https://doi.org/10.3897/CompCytogen.v16i3.89911</w:t>
      </w:r>
    </w:p>
  </w:comment>
  <w:comment w:id="356" w:author="Gorbunov" w:date="2025-12-23T16:18:00Z" w:initials="ag">
    <w:p w14:paraId="435310DC" w14:textId="77777777" w:rsidR="00034045" w:rsidRDefault="00B72162" w:rsidP="00034045">
      <w:pPr>
        <w:jc w:val="left"/>
      </w:pPr>
      <w:r>
        <w:rPr>
          <w:rStyle w:val="CommentReference"/>
        </w:rPr>
        <w:annotationRef/>
      </w:r>
      <w:r w:rsidR="00034045">
        <w:rPr>
          <w:sz w:val="20"/>
          <w:szCs w:val="20"/>
        </w:rPr>
        <w:t>добавил текста, перенёс эт ов текущие выводы</w:t>
      </w:r>
    </w:p>
    <w:p w14:paraId="5D73FC08" w14:textId="77777777" w:rsidR="00034045" w:rsidRDefault="00034045" w:rsidP="00034045">
      <w:pPr>
        <w:jc w:val="left"/>
      </w:pPr>
    </w:p>
  </w:comment>
  <w:comment w:id="360" w:author="Gorbunov" w:date="2025-12-23T00:52:00Z" w:initials="ag">
    <w:p w14:paraId="679021A7" w14:textId="682CD861" w:rsidR="007E3E56" w:rsidRPr="00861DE5" w:rsidRDefault="007E3E56" w:rsidP="00C5339C">
      <w:pPr>
        <w:jc w:val="left"/>
        <w:rPr>
          <w:lang w:val="ru-RU"/>
        </w:rPr>
      </w:pPr>
      <w:r>
        <w:rPr>
          <w:rStyle w:val="CommentReference"/>
        </w:rPr>
        <w:annotationRef/>
      </w:r>
      <w:r w:rsidRPr="00F42B9D">
        <w:rPr>
          <w:sz w:val="20"/>
          <w:szCs w:val="20"/>
          <w:lang w:val="ru-RU"/>
        </w:rPr>
        <w:t xml:space="preserve">Если эти шаги конкретно ещё не сделаны, то я могу пока не писать эти разделы? </w:t>
      </w:r>
      <w:r w:rsidRPr="00861DE5">
        <w:rPr>
          <w:sz w:val="20"/>
          <w:szCs w:val="20"/>
          <w:lang w:val="ru-RU"/>
        </w:rPr>
        <w:t>Я только в докладе упомяну</w:t>
      </w:r>
    </w:p>
  </w:comment>
  <w:comment w:id="361" w:author="Светлана Романенко" w:date="2025-12-23T13:23:00Z" w:initials="СР">
    <w:p w14:paraId="1F67E082" w14:textId="77777777" w:rsidR="007E3E56" w:rsidRPr="004D59A5" w:rsidRDefault="007E3E56">
      <w:pPr>
        <w:pStyle w:val="CommentText"/>
        <w:rPr>
          <w:lang w:val="ru-RU"/>
        </w:rPr>
      </w:pPr>
      <w:r>
        <w:rPr>
          <w:rStyle w:val="CommentReference"/>
        </w:rPr>
        <w:annotationRef/>
      </w:r>
      <w:r>
        <w:rPr>
          <w:lang w:val="ru-RU"/>
        </w:rPr>
        <w:t>Убирайте пока отсюда, но в конце курсовой вставляйте раздел «План дальнейшей работы», вот там это прописывайте.</w:t>
      </w:r>
    </w:p>
  </w:comment>
  <w:comment w:id="362" w:author="Светлана Романенко" w:date="2025-12-23T13:57:00Z" w:initials="СР">
    <w:p w14:paraId="6F1C90B9" w14:textId="77777777" w:rsidR="007E3E56" w:rsidRPr="00C35E7C" w:rsidRDefault="007E3E56">
      <w:pPr>
        <w:pStyle w:val="CommentText"/>
        <w:rPr>
          <w:lang w:val="ru-RU"/>
        </w:rPr>
      </w:pPr>
      <w:r>
        <w:rPr>
          <w:rStyle w:val="CommentReference"/>
        </w:rPr>
        <w:annotationRef/>
      </w:r>
      <w:r>
        <w:rPr>
          <w:lang w:val="ru-RU"/>
        </w:rPr>
        <w:t xml:space="preserve">Вы же </w:t>
      </w:r>
      <w:r>
        <w:t>TideCluster</w:t>
      </w:r>
      <w:r w:rsidRPr="00C35E7C">
        <w:rPr>
          <w:lang w:val="ru-RU"/>
        </w:rPr>
        <w:t xml:space="preserve"> </w:t>
      </w:r>
      <w:r>
        <w:rPr>
          <w:lang w:val="ru-RU"/>
        </w:rPr>
        <w:t>прогоняли. Это можно сейчас уже прописать здесь и в результатах.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309B06" w15:done="0"/>
  <w15:commentEx w15:paraId="58587644" w15:paraIdParent="41309B06" w15:done="0"/>
  <w15:commentEx w15:paraId="107FF9F0" w15:paraIdParent="41309B06" w15:done="0"/>
  <w15:commentEx w15:paraId="34761FA1" w15:done="0"/>
  <w15:commentEx w15:paraId="74E9E8A4" w15:paraIdParent="34761FA1" w15:done="0"/>
  <w15:commentEx w15:paraId="7F98B63F" w15:done="0"/>
  <w15:commentEx w15:paraId="6B3EE7B6" w15:paraIdParent="7F98B63F" w15:done="0"/>
  <w15:commentEx w15:paraId="51221825" w15:done="1"/>
  <w15:commentEx w15:paraId="4A149F87" w15:done="0"/>
  <w15:commentEx w15:paraId="5AC359E7" w15:done="0"/>
  <w15:commentEx w15:paraId="29CE5B90" w15:paraIdParent="5AC359E7" w15:done="0"/>
  <w15:commentEx w15:paraId="1195E6A7" w15:done="0"/>
  <w15:commentEx w15:paraId="51DB55AF" w15:paraIdParent="1195E6A7" w15:done="0"/>
  <w15:commentEx w15:paraId="0E60C800" w15:done="0"/>
  <w15:commentEx w15:paraId="46574D38" w15:paraIdParent="0E60C800" w15:done="0"/>
  <w15:commentEx w15:paraId="172E8F79" w15:done="0"/>
  <w15:commentEx w15:paraId="75233684" w15:done="0"/>
  <w15:commentEx w15:paraId="127A0437" w15:paraIdParent="75233684" w15:done="0"/>
  <w15:commentEx w15:paraId="62E92BBA" w15:done="0"/>
  <w15:commentEx w15:paraId="791385C5" w15:paraIdParent="62E92BBA" w15:done="0"/>
  <w15:commentEx w15:paraId="4296D85F" w15:paraIdParent="62E92BBA" w15:done="0"/>
  <w15:commentEx w15:paraId="4D9E4235" w15:done="0"/>
  <w15:commentEx w15:paraId="4678C7D5" w15:done="0"/>
  <w15:commentEx w15:paraId="783941BE" w15:done="0"/>
  <w15:commentEx w15:paraId="7A1FA573" w15:paraIdParent="783941BE" w15:done="0"/>
  <w15:commentEx w15:paraId="5D5B6445" w15:done="0"/>
  <w15:commentEx w15:paraId="4EA97F5E" w15:paraIdParent="5D5B6445" w15:done="0"/>
  <w15:commentEx w15:paraId="49A14A65" w15:done="0"/>
  <w15:commentEx w15:paraId="09372939" w15:paraIdParent="49A14A65" w15:done="0"/>
  <w15:commentEx w15:paraId="4223DAE0" w15:done="0"/>
  <w15:commentEx w15:paraId="4B4D9061" w15:paraIdParent="4223DAE0" w15:done="0"/>
  <w15:commentEx w15:paraId="1B5A625C" w15:done="0"/>
  <w15:commentEx w15:paraId="15D1CFEF" w15:paraIdParent="1B5A625C" w15:done="0"/>
  <w15:commentEx w15:paraId="3F9CB6CE" w15:done="0"/>
  <w15:commentEx w15:paraId="0219E1D3" w15:paraIdParent="3F9CB6CE" w15:done="0"/>
  <w15:commentEx w15:paraId="797151FC" w15:done="0"/>
  <w15:commentEx w15:paraId="6ECB821B" w15:paraIdParent="797151FC" w15:done="0"/>
  <w15:commentEx w15:paraId="541F90F9" w15:done="0"/>
  <w15:commentEx w15:paraId="78ACB831" w15:paraIdParent="541F90F9" w15:done="0"/>
  <w15:commentEx w15:paraId="7BEEEDC4" w15:done="0"/>
  <w15:commentEx w15:paraId="208AA198" w15:done="0"/>
  <w15:commentEx w15:paraId="3BCA5D8F" w15:done="0"/>
  <w15:commentEx w15:paraId="5D73FC08" w15:paraIdParent="3BCA5D8F" w15:done="0"/>
  <w15:commentEx w15:paraId="679021A7" w15:done="0"/>
  <w15:commentEx w15:paraId="1F67E082" w15:paraIdParent="679021A7" w15:done="0"/>
  <w15:commentEx w15:paraId="6F1C90B9" w15:paraIdParent="679021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B2107C" w16cex:dateUtc="2025-12-23T11:31:00Z"/>
  <w16cex:commentExtensible w16cex:durableId="66360270" w16cex:dateUtc="2025-12-23T08:48:00Z"/>
  <w16cex:commentExtensible w16cex:durableId="314936A1" w16cex:dateUtc="2025-12-23T08:34:00Z"/>
  <w16cex:commentExtensible w16cex:durableId="3C440EB5" w16cex:dateUtc="2025-12-23T08:39:00Z"/>
  <w16cex:commentExtensible w16cex:durableId="05897541" w16cex:dateUtc="2025-12-23T08:17:00Z"/>
  <w16cex:commentExtensible w16cex:durableId="06E3A714" w16cex:dateUtc="2025-12-23T08:18:00Z"/>
  <w16cex:commentExtensible w16cex:durableId="4726DFC3" w16cex:dateUtc="2025-12-23T08:24:00Z"/>
  <w16cex:commentExtensible w16cex:durableId="0C2C053F" w16cex:dateUtc="2025-12-23T07:53:00Z"/>
  <w16cex:commentExtensible w16cex:durableId="4DF3627D" w16cex:dateUtc="2025-12-23T07:28:00Z"/>
  <w16cex:commentExtensible w16cex:durableId="55F62DF8" w16cex:dateUtc="2025-12-23T08:52:00Z"/>
  <w16cex:commentExtensible w16cex:durableId="0792C990" w16cex:dateUtc="2025-12-23T07:42:00Z"/>
  <w16cex:commentExtensible w16cex:durableId="0777411F" w16cex:dateUtc="2025-12-23T12:01:00Z"/>
  <w16cex:commentExtensible w16cex:durableId="39FB5A13" w16cex:dateUtc="2025-12-23T09:17:00Z"/>
  <w16cex:commentExtensible w16cex:durableId="525CBEC4" w16cex:dateUtc="2025-12-23T09:11:00Z"/>
  <w16cex:commentExtensible w16cex:durableId="0F2A1AD7" w16cex:dateUtc="2025-12-23T09:17:00Z"/>
  <w16cex:commentExtensible w16cex:durableId="56B87092" w16cex:dateUtc="2025-12-23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309B06" w16cid:durableId="480043D8"/>
  <w16cid:commentId w16cid:paraId="58587644" w16cid:durableId="5CD7A398"/>
  <w16cid:commentId w16cid:paraId="107FF9F0" w16cid:durableId="471EC956"/>
  <w16cid:commentId w16cid:paraId="34761FA1" w16cid:durableId="2CF4FBAD"/>
  <w16cid:commentId w16cid:paraId="74E9E8A4" w16cid:durableId="51B2107C"/>
  <w16cid:commentId w16cid:paraId="7F98B63F" w16cid:durableId="6C23C13D"/>
  <w16cid:commentId w16cid:paraId="6B3EE7B6" w16cid:durableId="03AC4E20"/>
  <w16cid:commentId w16cid:paraId="51221825" w16cid:durableId="2CF4FCE1"/>
  <w16cid:commentId w16cid:paraId="4A149F87" w16cid:durableId="2CF4FD64"/>
  <w16cid:commentId w16cid:paraId="5AC359E7" w16cid:durableId="2CF4FF5A"/>
  <w16cid:commentId w16cid:paraId="29CE5B90" w16cid:durableId="66360270"/>
  <w16cid:commentId w16cid:paraId="1195E6A7" w16cid:durableId="2CF50056"/>
  <w16cid:commentId w16cid:paraId="51DB55AF" w16cid:durableId="314936A1"/>
  <w16cid:commentId w16cid:paraId="0E60C800" w16cid:durableId="2CF5018F"/>
  <w16cid:commentId w16cid:paraId="46574D38" w16cid:durableId="3C440EB5"/>
  <w16cid:commentId w16cid:paraId="172E8F79" w16cid:durableId="2CF500B3"/>
  <w16cid:commentId w16cid:paraId="75233684" w16cid:durableId="2CF50380"/>
  <w16cid:commentId w16cid:paraId="127A0437" w16cid:durableId="05897541"/>
  <w16cid:commentId w16cid:paraId="62E92BBA" w16cid:durableId="2CF503D1"/>
  <w16cid:commentId w16cid:paraId="791385C5" w16cid:durableId="06E3A714"/>
  <w16cid:commentId w16cid:paraId="4296D85F" w16cid:durableId="4726DFC3"/>
  <w16cid:commentId w16cid:paraId="4D9E4235" w16cid:durableId="2CF50414"/>
  <w16cid:commentId w16cid:paraId="4678C7D5" w16cid:durableId="2CF50420"/>
  <w16cid:commentId w16cid:paraId="783941BE" w16cid:durableId="2CF50578"/>
  <w16cid:commentId w16cid:paraId="7A1FA573" w16cid:durableId="0C2C053F"/>
  <w16cid:commentId w16cid:paraId="5D5B6445" w16cid:durableId="2CF50452"/>
  <w16cid:commentId w16cid:paraId="4EA97F5E" w16cid:durableId="4DF3627D"/>
  <w16cid:commentId w16cid:paraId="49A14A65" w16cid:durableId="2CF504AE"/>
  <w16cid:commentId w16cid:paraId="09372939" w16cid:durableId="55F62DF8"/>
  <w16cid:commentId w16cid:paraId="4223DAE0" w16cid:durableId="2CF5050F"/>
  <w16cid:commentId w16cid:paraId="4B4D9061" w16cid:durableId="0792C990"/>
  <w16cid:commentId w16cid:paraId="1B5A625C" w16cid:durableId="2CF50A1B"/>
  <w16cid:commentId w16cid:paraId="15D1CFEF" w16cid:durableId="0777411F"/>
  <w16cid:commentId w16cid:paraId="3F9CB6CE" w16cid:durableId="2CF51C5B"/>
  <w16cid:commentId w16cid:paraId="0219E1D3" w16cid:durableId="39FB5A13"/>
  <w16cid:commentId w16cid:paraId="797151FC" w16cid:durableId="2CF50CB5"/>
  <w16cid:commentId w16cid:paraId="6ECB821B" w16cid:durableId="525CBEC4"/>
  <w16cid:commentId w16cid:paraId="541F90F9" w16cid:durableId="2CF51727"/>
  <w16cid:commentId w16cid:paraId="78ACB831" w16cid:durableId="0F2A1AD7"/>
  <w16cid:commentId w16cid:paraId="7BEEEDC4" w16cid:durableId="301968FC"/>
  <w16cid:commentId w16cid:paraId="208AA198" w16cid:durableId="2CF5180C"/>
  <w16cid:commentId w16cid:paraId="3BCA5D8F" w16cid:durableId="2CF52033"/>
  <w16cid:commentId w16cid:paraId="5D73FC08" w16cid:durableId="56B87092"/>
  <w16cid:commentId w16cid:paraId="679021A7" w16cid:durableId="3AED88B9"/>
  <w16cid:commentId w16cid:paraId="1F67E082" w16cid:durableId="2CF51663"/>
  <w16cid:commentId w16cid:paraId="6F1C90B9" w16cid:durableId="2CF51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7468" w14:textId="77777777" w:rsidR="00005CAF" w:rsidRDefault="00005CAF" w:rsidP="0008070A">
      <w:pPr>
        <w:spacing w:after="0" w:line="240" w:lineRule="auto"/>
      </w:pPr>
      <w:r>
        <w:separator/>
      </w:r>
    </w:p>
  </w:endnote>
  <w:endnote w:type="continuationSeparator" w:id="0">
    <w:p w14:paraId="20EF88DF" w14:textId="77777777" w:rsidR="00005CAF" w:rsidRDefault="00005CAF" w:rsidP="0008070A">
      <w:pPr>
        <w:spacing w:after="0" w:line="240" w:lineRule="auto"/>
      </w:pPr>
      <w:r>
        <w:continuationSeparator/>
      </w:r>
    </w:p>
  </w:endnote>
  <w:endnote w:type="continuationNotice" w:id="1">
    <w:p w14:paraId="01607D78" w14:textId="77777777" w:rsidR="00005CAF" w:rsidRDefault="00005CAF">
      <w:pPr>
        <w:pStyle w:val="Header"/>
      </w:pPr>
    </w:p>
    <w:p w14:paraId="6DBA26FA" w14:textId="77777777" w:rsidR="00005CAF" w:rsidRDefault="00005CAF"/>
    <w:p w14:paraId="1976427B" w14:textId="77777777" w:rsidR="00005CAF" w:rsidRDefault="00005CAF">
      <w:pPr>
        <w:pStyle w:val="Header"/>
      </w:pPr>
    </w:p>
    <w:p w14:paraId="68E118B6" w14:textId="77777777" w:rsidR="00005CAF" w:rsidRDefault="00005CAF"/>
    <w:sdt>
      <w:sdtPr>
        <w:rPr>
          <w:rStyle w:val="PageNumber"/>
        </w:rPr>
        <w:id w:val="358855073"/>
        <w:docPartObj>
          <w:docPartGallery w:val="Page Numbers (Bottom of Page)"/>
          <w:docPartUnique/>
        </w:docPartObj>
      </w:sdtPr>
      <w:sdtContent>
        <w:p w14:paraId="1E7DE885" w14:textId="77777777" w:rsidR="00005CAF" w:rsidRDefault="00005CAF" w:rsidP="000851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4DE718" w14:textId="77777777" w:rsidR="00005CAF" w:rsidRDefault="00005CAF">
      <w:pPr>
        <w:pStyle w:val="Footer"/>
      </w:pPr>
    </w:p>
    <w:p w14:paraId="4AA76713" w14:textId="77777777" w:rsidR="00005CAF" w:rsidRDefault="00005CAF"/>
    <w:sdt>
      <w:sdtPr>
        <w:rPr>
          <w:rStyle w:val="PageNumber"/>
        </w:rPr>
        <w:id w:val="-601339370"/>
        <w:docPartObj>
          <w:docPartGallery w:val="Page Numbers (Bottom of Page)"/>
          <w:docPartUnique/>
        </w:docPartObj>
      </w:sdtPr>
      <w:sdtContent>
        <w:p w14:paraId="132A1833" w14:textId="77777777" w:rsidR="00005CAF" w:rsidRDefault="00005CAF" w:rsidP="000851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0EF1D44" w14:textId="77777777" w:rsidR="00005CAF" w:rsidRDefault="00005CAF">
      <w:pPr>
        <w:pStyle w:val="Footer"/>
      </w:pPr>
    </w:p>
    <w:p w14:paraId="00429126" w14:textId="77777777" w:rsidR="00005CAF" w:rsidRDefault="00005CAF"/>
    <w:p w14:paraId="14C7114F" w14:textId="77777777" w:rsidR="00005CAF" w:rsidRDefault="00005CAF">
      <w:pPr>
        <w:pStyle w:val="Header"/>
      </w:pPr>
    </w:p>
    <w:p w14:paraId="33EFC783" w14:textId="77777777" w:rsidR="00005CAF" w:rsidRDefault="00005CAF"/>
    <w:p w14:paraId="10C5BD32" w14:textId="77777777" w:rsidR="00005CAF" w:rsidRDefault="00005CAF">
      <w:pPr>
        <w:pStyle w:val="Footer"/>
      </w:pPr>
    </w:p>
    <w:p w14:paraId="0CF7F398" w14:textId="77777777" w:rsidR="00005CAF" w:rsidRDefault="00005CAF"/>
    <w:p w14:paraId="1F48CC30" w14:textId="77777777" w:rsidR="00005CAF" w:rsidRDefault="00005CAF">
      <w:pPr>
        <w:pStyle w:val="Header"/>
      </w:pPr>
    </w:p>
    <w:p w14:paraId="46CE093B" w14:textId="77777777" w:rsidR="00005CAF" w:rsidRDefault="00005CAF"/>
    <w:p w14:paraId="6944F453" w14:textId="77777777" w:rsidR="00005CAF" w:rsidRDefault="00005CAF">
      <w:pPr>
        <w:pStyle w:val="Header"/>
      </w:pPr>
    </w:p>
    <w:p w14:paraId="155DF078" w14:textId="77777777" w:rsidR="00005CAF" w:rsidRDefault="00005CAF"/>
    <w:p w14:paraId="4FDED6AD" w14:textId="77777777" w:rsidR="00005CAF" w:rsidRDefault="00005CAF" w:rsidP="000851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2DE95B2" w14:textId="77777777" w:rsidR="00005CAF" w:rsidRDefault="00005CAF">
      <w:pPr>
        <w:pStyle w:val="Footer"/>
      </w:pPr>
    </w:p>
    <w:p w14:paraId="2021A841" w14:textId="77777777" w:rsidR="00005CAF" w:rsidRDefault="00005CAF"/>
    <w:p w14:paraId="4640903E" w14:textId="77777777" w:rsidR="00005CAF" w:rsidRDefault="00005CAF" w:rsidP="000851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35EA7111" w14:textId="77777777" w:rsidR="00005CAF" w:rsidRDefault="00005CAF">
      <w:pPr>
        <w:pStyle w:val="Footer"/>
      </w:pPr>
    </w:p>
    <w:p w14:paraId="7E006B25" w14:textId="77777777" w:rsidR="00005CAF" w:rsidRDefault="00005CAF"/>
    <w:p w14:paraId="711B5FB4" w14:textId="77777777" w:rsidR="00005CAF" w:rsidRDefault="00005CAF">
      <w:pPr>
        <w:pStyle w:val="Header"/>
      </w:pPr>
    </w:p>
    <w:p w14:paraId="42336092" w14:textId="77777777" w:rsidR="00005CAF" w:rsidRDefault="00005CAF"/>
    <w:p w14:paraId="480C9555" w14:textId="77777777" w:rsidR="00005CAF" w:rsidRDefault="00005CAF">
      <w:pPr>
        <w:pStyle w:val="Footer"/>
      </w:pPr>
    </w:p>
    <w:p w14:paraId="25C9C4FB" w14:textId="77777777" w:rsidR="00005CAF" w:rsidRDefault="00005CAF"/>
    <w:p w14:paraId="4896A8A0" w14:textId="77777777" w:rsidR="00005CAF" w:rsidRDefault="00005CAF"/>
    <w:p w14:paraId="56CFDAFD" w14:textId="77777777" w:rsidR="00005CAF" w:rsidRDefault="00005C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158728"/>
      <w:docPartObj>
        <w:docPartGallery w:val="Page Numbers (Bottom of Page)"/>
        <w:docPartUnique/>
      </w:docPartObj>
    </w:sdtPr>
    <w:sdtContent>
      <w:p w14:paraId="014CCB01" w14:textId="01276514" w:rsidR="00994E1C" w:rsidRDefault="00994E1C" w:rsidP="008919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7F2C9C" w14:textId="77777777" w:rsidR="00994E1C" w:rsidRDefault="00994E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9059952"/>
      <w:docPartObj>
        <w:docPartGallery w:val="Page Numbers (Bottom of Page)"/>
        <w:docPartUnique/>
      </w:docPartObj>
    </w:sdtPr>
    <w:sdtContent>
      <w:p w14:paraId="4416BC8A" w14:textId="47EF16ED" w:rsidR="00994E1C" w:rsidRDefault="00994E1C" w:rsidP="008919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2723156" w14:textId="77777777" w:rsidR="00994E1C" w:rsidRDefault="00994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E86A7" w14:textId="77777777" w:rsidR="00005CAF" w:rsidRDefault="00005CAF" w:rsidP="0008070A">
      <w:pPr>
        <w:spacing w:after="0" w:line="240" w:lineRule="auto"/>
      </w:pPr>
      <w:r>
        <w:separator/>
      </w:r>
    </w:p>
  </w:footnote>
  <w:footnote w:type="continuationSeparator" w:id="0">
    <w:p w14:paraId="0C706BE2" w14:textId="77777777" w:rsidR="00005CAF" w:rsidRDefault="00005CAF" w:rsidP="00080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6EBA"/>
    <w:multiLevelType w:val="hybridMultilevel"/>
    <w:tmpl w:val="59C2E0CC"/>
    <w:lvl w:ilvl="0" w:tplc="F7A04B10">
      <w:start w:val="1"/>
      <w:numFmt w:val="decimal"/>
      <w:pStyle w:val="Title"/>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446BA5"/>
    <w:multiLevelType w:val="multilevel"/>
    <w:tmpl w:val="EE06F46C"/>
    <w:lvl w:ilvl="0">
      <w:start w:val="1"/>
      <w:numFmt w:val="decimal"/>
      <w:pStyle w:val="Heading1"/>
      <w:lvlText w:val="%1."/>
      <w:lvlJc w:val="left"/>
      <w:pPr>
        <w:ind w:left="360" w:hanging="360"/>
      </w:pPr>
      <w:rPr>
        <w:rFonts w:hint="default"/>
      </w:rPr>
    </w:lvl>
    <w:lvl w:ilvl="1">
      <w:start w:val="1"/>
      <w:numFmt w:val="decimal"/>
      <w:pStyle w:val="Heading2"/>
      <w:lvlText w:val="%2.%1."/>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F087026"/>
    <w:multiLevelType w:val="hybridMultilevel"/>
    <w:tmpl w:val="4EE6545A"/>
    <w:lvl w:ilvl="0" w:tplc="BB44ABFC">
      <w:start w:val="1"/>
      <w:numFmt w:val="decimal"/>
      <w:lvlText w:val="%1."/>
      <w:lvlJc w:val="left"/>
      <w:pPr>
        <w:ind w:left="567"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C25DFF"/>
    <w:multiLevelType w:val="hybridMultilevel"/>
    <w:tmpl w:val="962ED95C"/>
    <w:lvl w:ilvl="0" w:tplc="9E384024">
      <w:start w:val="1"/>
      <w:numFmt w:val="bullet"/>
      <w:lvlText w:val=""/>
      <w:lvlJc w:val="left"/>
      <w:pPr>
        <w:ind w:left="0" w:firstLine="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D40403"/>
    <w:multiLevelType w:val="hybridMultilevel"/>
    <w:tmpl w:val="BD02A81A"/>
    <w:lvl w:ilvl="0" w:tplc="482662D8">
      <w:start w:val="1"/>
      <w:numFmt w:val="bullet"/>
      <w:lvlText w:val=""/>
      <w:lvlJc w:val="left"/>
      <w:pPr>
        <w:ind w:left="567" w:hanging="567"/>
      </w:pPr>
      <w:rPr>
        <w:rFonts w:ascii="Symbol" w:hAnsi="Symbol" w:hint="default"/>
        <w:color w:val="auto"/>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4CC32D3E"/>
    <w:multiLevelType w:val="hybridMultilevel"/>
    <w:tmpl w:val="7E203236"/>
    <w:lvl w:ilvl="0" w:tplc="44644436">
      <w:start w:val="1"/>
      <w:numFmt w:val="bullet"/>
      <w:lvlText w:val=""/>
      <w:lvlJc w:val="left"/>
      <w:pPr>
        <w:ind w:left="0" w:firstLine="567"/>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F0459D"/>
    <w:multiLevelType w:val="hybridMultilevel"/>
    <w:tmpl w:val="38DE12F6"/>
    <w:lvl w:ilvl="0" w:tplc="3320A59E">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832CC4"/>
    <w:multiLevelType w:val="hybridMultilevel"/>
    <w:tmpl w:val="183639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39D4283"/>
    <w:multiLevelType w:val="hybridMultilevel"/>
    <w:tmpl w:val="4698863E"/>
    <w:lvl w:ilvl="0" w:tplc="E24E5F36">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667A3051"/>
    <w:multiLevelType w:val="hybridMultilevel"/>
    <w:tmpl w:val="BB5EBEC0"/>
    <w:lvl w:ilvl="0" w:tplc="6DA23B2A">
      <w:start w:val="1"/>
      <w:numFmt w:val="bullet"/>
      <w:pStyle w:val="Subtitle"/>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679348B8"/>
    <w:multiLevelType w:val="hybridMultilevel"/>
    <w:tmpl w:val="F12CE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A75AC0"/>
    <w:multiLevelType w:val="hybridMultilevel"/>
    <w:tmpl w:val="94FAA2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2684DC7"/>
    <w:multiLevelType w:val="hybridMultilevel"/>
    <w:tmpl w:val="18CA57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725256299">
    <w:abstractNumId w:val="6"/>
  </w:num>
  <w:num w:numId="2" w16cid:durableId="2055694183">
    <w:abstractNumId w:val="0"/>
  </w:num>
  <w:num w:numId="3" w16cid:durableId="202450954">
    <w:abstractNumId w:val="1"/>
  </w:num>
  <w:num w:numId="4" w16cid:durableId="446582200">
    <w:abstractNumId w:val="7"/>
  </w:num>
  <w:num w:numId="5" w16cid:durableId="1876700153">
    <w:abstractNumId w:val="1"/>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1080" w:hanging="108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2020615263">
    <w:abstractNumId w:val="11"/>
  </w:num>
  <w:num w:numId="7" w16cid:durableId="1691299576">
    <w:abstractNumId w:val="8"/>
  </w:num>
  <w:num w:numId="8" w16cid:durableId="283581916">
    <w:abstractNumId w:val="4"/>
  </w:num>
  <w:num w:numId="9" w16cid:durableId="143277248">
    <w:abstractNumId w:val="3"/>
  </w:num>
  <w:num w:numId="10" w16cid:durableId="226889914">
    <w:abstractNumId w:val="5"/>
  </w:num>
  <w:num w:numId="11" w16cid:durableId="424889672">
    <w:abstractNumId w:val="10"/>
  </w:num>
  <w:num w:numId="12" w16cid:durableId="1741899513">
    <w:abstractNumId w:val="2"/>
  </w:num>
  <w:num w:numId="13" w16cid:durableId="363217189">
    <w:abstractNumId w:val="12"/>
  </w:num>
  <w:num w:numId="14" w16cid:durableId="146689567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Светлана Романенко">
    <w15:presenceInfo w15:providerId="Windows Live" w15:userId="278c6ecd583ea6ba"/>
  </w15:person>
  <w15:person w15:author="Gorbunov">
    <w15:presenceInfo w15:providerId="None" w15:userId="Gorbun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trackRevisions/>
  <w:defaultTabStop w:val="720"/>
  <w:characterSpacingControl w:val="doNotCompres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B1"/>
    <w:rsid w:val="00001ED3"/>
    <w:rsid w:val="00004C51"/>
    <w:rsid w:val="0000513D"/>
    <w:rsid w:val="00005AAC"/>
    <w:rsid w:val="00005CAF"/>
    <w:rsid w:val="00005D08"/>
    <w:rsid w:val="00010243"/>
    <w:rsid w:val="00013249"/>
    <w:rsid w:val="0001400E"/>
    <w:rsid w:val="000151A8"/>
    <w:rsid w:val="0001656B"/>
    <w:rsid w:val="0001680A"/>
    <w:rsid w:val="00026A06"/>
    <w:rsid w:val="000270A2"/>
    <w:rsid w:val="000323BC"/>
    <w:rsid w:val="00032A50"/>
    <w:rsid w:val="00034045"/>
    <w:rsid w:val="000358F0"/>
    <w:rsid w:val="000368B4"/>
    <w:rsid w:val="00036D74"/>
    <w:rsid w:val="00037675"/>
    <w:rsid w:val="00040620"/>
    <w:rsid w:val="0004456E"/>
    <w:rsid w:val="00045C5A"/>
    <w:rsid w:val="00047A49"/>
    <w:rsid w:val="00047DDB"/>
    <w:rsid w:val="0005105A"/>
    <w:rsid w:val="00051A4D"/>
    <w:rsid w:val="000525D3"/>
    <w:rsid w:val="0005667D"/>
    <w:rsid w:val="00062AE5"/>
    <w:rsid w:val="000631B9"/>
    <w:rsid w:val="0006761E"/>
    <w:rsid w:val="00067DB6"/>
    <w:rsid w:val="00077C6F"/>
    <w:rsid w:val="0008070A"/>
    <w:rsid w:val="00081FF5"/>
    <w:rsid w:val="00084B05"/>
    <w:rsid w:val="000850F1"/>
    <w:rsid w:val="0008519C"/>
    <w:rsid w:val="00086589"/>
    <w:rsid w:val="0009268B"/>
    <w:rsid w:val="0009788A"/>
    <w:rsid w:val="000A3310"/>
    <w:rsid w:val="000A7B11"/>
    <w:rsid w:val="000B0722"/>
    <w:rsid w:val="000B2276"/>
    <w:rsid w:val="000B2D58"/>
    <w:rsid w:val="000B656B"/>
    <w:rsid w:val="000C03A7"/>
    <w:rsid w:val="000C149D"/>
    <w:rsid w:val="000C3117"/>
    <w:rsid w:val="000C4D0A"/>
    <w:rsid w:val="000D113D"/>
    <w:rsid w:val="000D2021"/>
    <w:rsid w:val="000D523C"/>
    <w:rsid w:val="000D5AAF"/>
    <w:rsid w:val="000D5FBB"/>
    <w:rsid w:val="000E74D4"/>
    <w:rsid w:val="000F280E"/>
    <w:rsid w:val="000F5FF8"/>
    <w:rsid w:val="001002FE"/>
    <w:rsid w:val="00101347"/>
    <w:rsid w:val="00111E82"/>
    <w:rsid w:val="00116066"/>
    <w:rsid w:val="001164E8"/>
    <w:rsid w:val="00116930"/>
    <w:rsid w:val="00116BE1"/>
    <w:rsid w:val="00120441"/>
    <w:rsid w:val="00124109"/>
    <w:rsid w:val="00124755"/>
    <w:rsid w:val="0012727C"/>
    <w:rsid w:val="00130D7B"/>
    <w:rsid w:val="00131A83"/>
    <w:rsid w:val="00134650"/>
    <w:rsid w:val="00134E5D"/>
    <w:rsid w:val="00137A55"/>
    <w:rsid w:val="00137C33"/>
    <w:rsid w:val="0014118F"/>
    <w:rsid w:val="00142546"/>
    <w:rsid w:val="001432C9"/>
    <w:rsid w:val="001441F4"/>
    <w:rsid w:val="00150177"/>
    <w:rsid w:val="001527C0"/>
    <w:rsid w:val="00155788"/>
    <w:rsid w:val="0015715E"/>
    <w:rsid w:val="00160707"/>
    <w:rsid w:val="00161317"/>
    <w:rsid w:val="001702C3"/>
    <w:rsid w:val="001712C1"/>
    <w:rsid w:val="001801CD"/>
    <w:rsid w:val="0018788D"/>
    <w:rsid w:val="00187DDD"/>
    <w:rsid w:val="00191B18"/>
    <w:rsid w:val="001922B5"/>
    <w:rsid w:val="00193595"/>
    <w:rsid w:val="00194EFC"/>
    <w:rsid w:val="00195DD0"/>
    <w:rsid w:val="001A1E1C"/>
    <w:rsid w:val="001A4EDA"/>
    <w:rsid w:val="001A54FF"/>
    <w:rsid w:val="001A5A93"/>
    <w:rsid w:val="001A6E83"/>
    <w:rsid w:val="001A6F84"/>
    <w:rsid w:val="001B5E59"/>
    <w:rsid w:val="001C0B1E"/>
    <w:rsid w:val="001C379E"/>
    <w:rsid w:val="001C39BB"/>
    <w:rsid w:val="001C4F2E"/>
    <w:rsid w:val="001C5119"/>
    <w:rsid w:val="001C5A67"/>
    <w:rsid w:val="001C5F55"/>
    <w:rsid w:val="001C7FCC"/>
    <w:rsid w:val="001D0674"/>
    <w:rsid w:val="001D06C4"/>
    <w:rsid w:val="001D0972"/>
    <w:rsid w:val="001D17F9"/>
    <w:rsid w:val="001D533B"/>
    <w:rsid w:val="001D6145"/>
    <w:rsid w:val="001D62B3"/>
    <w:rsid w:val="001E0D5A"/>
    <w:rsid w:val="001E19A4"/>
    <w:rsid w:val="001E42E8"/>
    <w:rsid w:val="001E72C7"/>
    <w:rsid w:val="001E737F"/>
    <w:rsid w:val="002024E3"/>
    <w:rsid w:val="00203A5D"/>
    <w:rsid w:val="00206DF2"/>
    <w:rsid w:val="0021406B"/>
    <w:rsid w:val="002158CC"/>
    <w:rsid w:val="00215F0A"/>
    <w:rsid w:val="00223C6A"/>
    <w:rsid w:val="002325E7"/>
    <w:rsid w:val="0023469E"/>
    <w:rsid w:val="002379F1"/>
    <w:rsid w:val="00240F5B"/>
    <w:rsid w:val="002416F7"/>
    <w:rsid w:val="00241734"/>
    <w:rsid w:val="002428D8"/>
    <w:rsid w:val="00242FBF"/>
    <w:rsid w:val="00243AA7"/>
    <w:rsid w:val="002446CA"/>
    <w:rsid w:val="002455F1"/>
    <w:rsid w:val="00245D99"/>
    <w:rsid w:val="00246820"/>
    <w:rsid w:val="00246951"/>
    <w:rsid w:val="00251331"/>
    <w:rsid w:val="00251E09"/>
    <w:rsid w:val="002558C3"/>
    <w:rsid w:val="0025730C"/>
    <w:rsid w:val="00260A08"/>
    <w:rsid w:val="00271162"/>
    <w:rsid w:val="0027217C"/>
    <w:rsid w:val="00272423"/>
    <w:rsid w:val="00272835"/>
    <w:rsid w:val="00275053"/>
    <w:rsid w:val="00280FDF"/>
    <w:rsid w:val="00281E3A"/>
    <w:rsid w:val="00282DA6"/>
    <w:rsid w:val="0028640D"/>
    <w:rsid w:val="0028740A"/>
    <w:rsid w:val="00287627"/>
    <w:rsid w:val="00290725"/>
    <w:rsid w:val="00293F7C"/>
    <w:rsid w:val="0029645C"/>
    <w:rsid w:val="00297DB0"/>
    <w:rsid w:val="002A0DFC"/>
    <w:rsid w:val="002A0E45"/>
    <w:rsid w:val="002A489D"/>
    <w:rsid w:val="002A797A"/>
    <w:rsid w:val="002B0730"/>
    <w:rsid w:val="002B1C12"/>
    <w:rsid w:val="002B3C9B"/>
    <w:rsid w:val="002C4B16"/>
    <w:rsid w:val="002C5CE2"/>
    <w:rsid w:val="002C6372"/>
    <w:rsid w:val="002D110E"/>
    <w:rsid w:val="002D2E62"/>
    <w:rsid w:val="002D48CB"/>
    <w:rsid w:val="002E68EF"/>
    <w:rsid w:val="002E6A3C"/>
    <w:rsid w:val="002F207D"/>
    <w:rsid w:val="002F34BD"/>
    <w:rsid w:val="002F3AD4"/>
    <w:rsid w:val="002F413E"/>
    <w:rsid w:val="002F5979"/>
    <w:rsid w:val="002F6C57"/>
    <w:rsid w:val="002F73B3"/>
    <w:rsid w:val="00304EA5"/>
    <w:rsid w:val="00305176"/>
    <w:rsid w:val="00305214"/>
    <w:rsid w:val="0030606D"/>
    <w:rsid w:val="00312105"/>
    <w:rsid w:val="0031460E"/>
    <w:rsid w:val="00316F65"/>
    <w:rsid w:val="00320E2B"/>
    <w:rsid w:val="00323736"/>
    <w:rsid w:val="00327FC6"/>
    <w:rsid w:val="003335D6"/>
    <w:rsid w:val="003342EC"/>
    <w:rsid w:val="00334355"/>
    <w:rsid w:val="00335D8F"/>
    <w:rsid w:val="00341B6A"/>
    <w:rsid w:val="0034340E"/>
    <w:rsid w:val="00343513"/>
    <w:rsid w:val="0034665B"/>
    <w:rsid w:val="00350953"/>
    <w:rsid w:val="0035219B"/>
    <w:rsid w:val="0035225F"/>
    <w:rsid w:val="003546C1"/>
    <w:rsid w:val="003615B3"/>
    <w:rsid w:val="00366450"/>
    <w:rsid w:val="003672B7"/>
    <w:rsid w:val="00367548"/>
    <w:rsid w:val="00373858"/>
    <w:rsid w:val="00374AAC"/>
    <w:rsid w:val="0037553A"/>
    <w:rsid w:val="00381456"/>
    <w:rsid w:val="00381A3A"/>
    <w:rsid w:val="0038426D"/>
    <w:rsid w:val="0039208B"/>
    <w:rsid w:val="00393B83"/>
    <w:rsid w:val="00394514"/>
    <w:rsid w:val="00395E5E"/>
    <w:rsid w:val="00397C86"/>
    <w:rsid w:val="003A07E0"/>
    <w:rsid w:val="003A09F5"/>
    <w:rsid w:val="003A1FEC"/>
    <w:rsid w:val="003A2076"/>
    <w:rsid w:val="003A343E"/>
    <w:rsid w:val="003A3FB7"/>
    <w:rsid w:val="003A4189"/>
    <w:rsid w:val="003B1B02"/>
    <w:rsid w:val="003B2114"/>
    <w:rsid w:val="003B222F"/>
    <w:rsid w:val="003B3742"/>
    <w:rsid w:val="003B37F7"/>
    <w:rsid w:val="003B5E62"/>
    <w:rsid w:val="003B718F"/>
    <w:rsid w:val="003C696C"/>
    <w:rsid w:val="003D4701"/>
    <w:rsid w:val="003D5835"/>
    <w:rsid w:val="003D79C5"/>
    <w:rsid w:val="003D7BBE"/>
    <w:rsid w:val="003E3536"/>
    <w:rsid w:val="003F0505"/>
    <w:rsid w:val="003F187A"/>
    <w:rsid w:val="003F2960"/>
    <w:rsid w:val="003F5FF6"/>
    <w:rsid w:val="00400D41"/>
    <w:rsid w:val="0040401E"/>
    <w:rsid w:val="00411B93"/>
    <w:rsid w:val="00416AD1"/>
    <w:rsid w:val="00424339"/>
    <w:rsid w:val="00426BEA"/>
    <w:rsid w:val="0042745E"/>
    <w:rsid w:val="00437CFC"/>
    <w:rsid w:val="00440F95"/>
    <w:rsid w:val="00440FFF"/>
    <w:rsid w:val="00441E24"/>
    <w:rsid w:val="00450C33"/>
    <w:rsid w:val="00452D39"/>
    <w:rsid w:val="00453C2D"/>
    <w:rsid w:val="00456A78"/>
    <w:rsid w:val="004643BB"/>
    <w:rsid w:val="00464B8D"/>
    <w:rsid w:val="00465403"/>
    <w:rsid w:val="004657A9"/>
    <w:rsid w:val="004664E4"/>
    <w:rsid w:val="004742E9"/>
    <w:rsid w:val="00474DD4"/>
    <w:rsid w:val="0047755A"/>
    <w:rsid w:val="00480C2B"/>
    <w:rsid w:val="00481256"/>
    <w:rsid w:val="00481536"/>
    <w:rsid w:val="00482E7D"/>
    <w:rsid w:val="00485B14"/>
    <w:rsid w:val="004877F9"/>
    <w:rsid w:val="00490337"/>
    <w:rsid w:val="00490D7A"/>
    <w:rsid w:val="0049163F"/>
    <w:rsid w:val="00491AE2"/>
    <w:rsid w:val="00492861"/>
    <w:rsid w:val="00497C18"/>
    <w:rsid w:val="004A327B"/>
    <w:rsid w:val="004A4376"/>
    <w:rsid w:val="004A713C"/>
    <w:rsid w:val="004B00C0"/>
    <w:rsid w:val="004B04D9"/>
    <w:rsid w:val="004B145C"/>
    <w:rsid w:val="004C0E93"/>
    <w:rsid w:val="004C2E0F"/>
    <w:rsid w:val="004C4E1F"/>
    <w:rsid w:val="004C7968"/>
    <w:rsid w:val="004D27C4"/>
    <w:rsid w:val="004D4804"/>
    <w:rsid w:val="004D55D1"/>
    <w:rsid w:val="004D59A5"/>
    <w:rsid w:val="004D5A19"/>
    <w:rsid w:val="004D5BB3"/>
    <w:rsid w:val="004D7725"/>
    <w:rsid w:val="004E1A73"/>
    <w:rsid w:val="004F144D"/>
    <w:rsid w:val="004F36E9"/>
    <w:rsid w:val="004F5631"/>
    <w:rsid w:val="00502266"/>
    <w:rsid w:val="00502553"/>
    <w:rsid w:val="00503C00"/>
    <w:rsid w:val="00505AF5"/>
    <w:rsid w:val="00505C39"/>
    <w:rsid w:val="00511DFB"/>
    <w:rsid w:val="00512ED9"/>
    <w:rsid w:val="005131D6"/>
    <w:rsid w:val="00514131"/>
    <w:rsid w:val="005151F0"/>
    <w:rsid w:val="00515EAA"/>
    <w:rsid w:val="00516B9D"/>
    <w:rsid w:val="00523C52"/>
    <w:rsid w:val="00525258"/>
    <w:rsid w:val="00526A60"/>
    <w:rsid w:val="005308EF"/>
    <w:rsid w:val="005309F0"/>
    <w:rsid w:val="005333CE"/>
    <w:rsid w:val="00535EA4"/>
    <w:rsid w:val="00536073"/>
    <w:rsid w:val="005361C0"/>
    <w:rsid w:val="00536604"/>
    <w:rsid w:val="005401FF"/>
    <w:rsid w:val="00540F28"/>
    <w:rsid w:val="00541F37"/>
    <w:rsid w:val="00543B59"/>
    <w:rsid w:val="00553683"/>
    <w:rsid w:val="005623ED"/>
    <w:rsid w:val="00562AE0"/>
    <w:rsid w:val="005642B0"/>
    <w:rsid w:val="0056605C"/>
    <w:rsid w:val="00567493"/>
    <w:rsid w:val="005677D1"/>
    <w:rsid w:val="00573C29"/>
    <w:rsid w:val="005748E5"/>
    <w:rsid w:val="00574B20"/>
    <w:rsid w:val="0058060B"/>
    <w:rsid w:val="005860F0"/>
    <w:rsid w:val="00586A98"/>
    <w:rsid w:val="00591E0C"/>
    <w:rsid w:val="00592982"/>
    <w:rsid w:val="00593FAF"/>
    <w:rsid w:val="00595372"/>
    <w:rsid w:val="005A10C8"/>
    <w:rsid w:val="005A2F65"/>
    <w:rsid w:val="005A49BC"/>
    <w:rsid w:val="005A6597"/>
    <w:rsid w:val="005B11EB"/>
    <w:rsid w:val="005B24BC"/>
    <w:rsid w:val="005B48CF"/>
    <w:rsid w:val="005B5099"/>
    <w:rsid w:val="005B74CB"/>
    <w:rsid w:val="005B7ABB"/>
    <w:rsid w:val="005C032A"/>
    <w:rsid w:val="005C4C0F"/>
    <w:rsid w:val="005C4D7F"/>
    <w:rsid w:val="005D03E3"/>
    <w:rsid w:val="005D0A34"/>
    <w:rsid w:val="005D4AFD"/>
    <w:rsid w:val="005E30B1"/>
    <w:rsid w:val="005E3140"/>
    <w:rsid w:val="005E454A"/>
    <w:rsid w:val="005E73F3"/>
    <w:rsid w:val="005F1C52"/>
    <w:rsid w:val="005F4811"/>
    <w:rsid w:val="005F4D3C"/>
    <w:rsid w:val="005F5CF6"/>
    <w:rsid w:val="005F64F5"/>
    <w:rsid w:val="00607A12"/>
    <w:rsid w:val="00612264"/>
    <w:rsid w:val="006133A9"/>
    <w:rsid w:val="00613D4A"/>
    <w:rsid w:val="00615955"/>
    <w:rsid w:val="006217B4"/>
    <w:rsid w:val="006218DD"/>
    <w:rsid w:val="00621E94"/>
    <w:rsid w:val="006222B4"/>
    <w:rsid w:val="00623BFF"/>
    <w:rsid w:val="00623D43"/>
    <w:rsid w:val="00625C7C"/>
    <w:rsid w:val="006262BB"/>
    <w:rsid w:val="00630448"/>
    <w:rsid w:val="00630EC2"/>
    <w:rsid w:val="00633727"/>
    <w:rsid w:val="00637F83"/>
    <w:rsid w:val="00640400"/>
    <w:rsid w:val="006408E2"/>
    <w:rsid w:val="00642CB4"/>
    <w:rsid w:val="00643127"/>
    <w:rsid w:val="00643219"/>
    <w:rsid w:val="00643EA3"/>
    <w:rsid w:val="0065089B"/>
    <w:rsid w:val="00651BA8"/>
    <w:rsid w:val="00651FA9"/>
    <w:rsid w:val="006547D2"/>
    <w:rsid w:val="00656071"/>
    <w:rsid w:val="006577B5"/>
    <w:rsid w:val="00660258"/>
    <w:rsid w:val="00660463"/>
    <w:rsid w:val="006605EF"/>
    <w:rsid w:val="00661964"/>
    <w:rsid w:val="006643D7"/>
    <w:rsid w:val="00665D57"/>
    <w:rsid w:val="00665EC0"/>
    <w:rsid w:val="006669CB"/>
    <w:rsid w:val="006705AE"/>
    <w:rsid w:val="00672DA9"/>
    <w:rsid w:val="00673F3A"/>
    <w:rsid w:val="0067548D"/>
    <w:rsid w:val="00676067"/>
    <w:rsid w:val="00677033"/>
    <w:rsid w:val="0068258F"/>
    <w:rsid w:val="00682C0D"/>
    <w:rsid w:val="0068333D"/>
    <w:rsid w:val="0068356E"/>
    <w:rsid w:val="00685306"/>
    <w:rsid w:val="00687288"/>
    <w:rsid w:val="006878BA"/>
    <w:rsid w:val="00687EE7"/>
    <w:rsid w:val="006909CA"/>
    <w:rsid w:val="006912DD"/>
    <w:rsid w:val="006949C8"/>
    <w:rsid w:val="00696A62"/>
    <w:rsid w:val="00696C25"/>
    <w:rsid w:val="00696C62"/>
    <w:rsid w:val="006971A8"/>
    <w:rsid w:val="006A0A3D"/>
    <w:rsid w:val="006A43F2"/>
    <w:rsid w:val="006A4485"/>
    <w:rsid w:val="006A4A62"/>
    <w:rsid w:val="006A6EF2"/>
    <w:rsid w:val="006B09DE"/>
    <w:rsid w:val="006B24E9"/>
    <w:rsid w:val="006B3597"/>
    <w:rsid w:val="006B4521"/>
    <w:rsid w:val="006C2842"/>
    <w:rsid w:val="006C33F7"/>
    <w:rsid w:val="006C394C"/>
    <w:rsid w:val="006C6AAE"/>
    <w:rsid w:val="006D15D5"/>
    <w:rsid w:val="006D7D70"/>
    <w:rsid w:val="006E0D38"/>
    <w:rsid w:val="006E52EB"/>
    <w:rsid w:val="006E5C8C"/>
    <w:rsid w:val="006E6165"/>
    <w:rsid w:val="006E6C71"/>
    <w:rsid w:val="006E762D"/>
    <w:rsid w:val="006F1202"/>
    <w:rsid w:val="006F1894"/>
    <w:rsid w:val="006F4DD4"/>
    <w:rsid w:val="006F6248"/>
    <w:rsid w:val="006F73B3"/>
    <w:rsid w:val="0070410B"/>
    <w:rsid w:val="00705759"/>
    <w:rsid w:val="00711E77"/>
    <w:rsid w:val="00712B8B"/>
    <w:rsid w:val="007134EF"/>
    <w:rsid w:val="00724AD1"/>
    <w:rsid w:val="00726B5F"/>
    <w:rsid w:val="00726F87"/>
    <w:rsid w:val="0072754D"/>
    <w:rsid w:val="0073373A"/>
    <w:rsid w:val="007356C7"/>
    <w:rsid w:val="00740465"/>
    <w:rsid w:val="00747585"/>
    <w:rsid w:val="00752B32"/>
    <w:rsid w:val="00753730"/>
    <w:rsid w:val="007553AD"/>
    <w:rsid w:val="00760501"/>
    <w:rsid w:val="00761349"/>
    <w:rsid w:val="0076161F"/>
    <w:rsid w:val="00761B11"/>
    <w:rsid w:val="0076304A"/>
    <w:rsid w:val="00763662"/>
    <w:rsid w:val="007667A4"/>
    <w:rsid w:val="00773233"/>
    <w:rsid w:val="00775D8F"/>
    <w:rsid w:val="007766D2"/>
    <w:rsid w:val="007810EF"/>
    <w:rsid w:val="0078119E"/>
    <w:rsid w:val="00782277"/>
    <w:rsid w:val="007825C5"/>
    <w:rsid w:val="007835A1"/>
    <w:rsid w:val="007841A8"/>
    <w:rsid w:val="00784FB8"/>
    <w:rsid w:val="00786D65"/>
    <w:rsid w:val="00793BCE"/>
    <w:rsid w:val="007950D7"/>
    <w:rsid w:val="00795851"/>
    <w:rsid w:val="00796434"/>
    <w:rsid w:val="00796D54"/>
    <w:rsid w:val="007A0496"/>
    <w:rsid w:val="007A1464"/>
    <w:rsid w:val="007A1ED8"/>
    <w:rsid w:val="007A5EB1"/>
    <w:rsid w:val="007B1B03"/>
    <w:rsid w:val="007B27BD"/>
    <w:rsid w:val="007B35F4"/>
    <w:rsid w:val="007B3EC8"/>
    <w:rsid w:val="007B3EFD"/>
    <w:rsid w:val="007B4FC0"/>
    <w:rsid w:val="007B5691"/>
    <w:rsid w:val="007B74F0"/>
    <w:rsid w:val="007B7F6A"/>
    <w:rsid w:val="007C3C85"/>
    <w:rsid w:val="007C3D46"/>
    <w:rsid w:val="007D02F4"/>
    <w:rsid w:val="007D0496"/>
    <w:rsid w:val="007D0FAD"/>
    <w:rsid w:val="007D3646"/>
    <w:rsid w:val="007D4C24"/>
    <w:rsid w:val="007D6252"/>
    <w:rsid w:val="007D6C23"/>
    <w:rsid w:val="007E25A4"/>
    <w:rsid w:val="007E3E56"/>
    <w:rsid w:val="007E4664"/>
    <w:rsid w:val="007E6B7A"/>
    <w:rsid w:val="007F1FA1"/>
    <w:rsid w:val="007F2BF3"/>
    <w:rsid w:val="007F5C5F"/>
    <w:rsid w:val="00801762"/>
    <w:rsid w:val="00801962"/>
    <w:rsid w:val="00803340"/>
    <w:rsid w:val="00806A53"/>
    <w:rsid w:val="00811144"/>
    <w:rsid w:val="00813FC0"/>
    <w:rsid w:val="008161F3"/>
    <w:rsid w:val="00816C08"/>
    <w:rsid w:val="00816E88"/>
    <w:rsid w:val="00822AC6"/>
    <w:rsid w:val="0082604A"/>
    <w:rsid w:val="00830108"/>
    <w:rsid w:val="00832C4E"/>
    <w:rsid w:val="00832FEA"/>
    <w:rsid w:val="0083580E"/>
    <w:rsid w:val="008362A5"/>
    <w:rsid w:val="008401C7"/>
    <w:rsid w:val="00840CCA"/>
    <w:rsid w:val="008470BF"/>
    <w:rsid w:val="00847683"/>
    <w:rsid w:val="00850A44"/>
    <w:rsid w:val="00850CC3"/>
    <w:rsid w:val="0085285F"/>
    <w:rsid w:val="008535FD"/>
    <w:rsid w:val="008547ED"/>
    <w:rsid w:val="0085566D"/>
    <w:rsid w:val="00855F3E"/>
    <w:rsid w:val="00856279"/>
    <w:rsid w:val="00857E16"/>
    <w:rsid w:val="00861BD1"/>
    <w:rsid w:val="00861DE5"/>
    <w:rsid w:val="008628C8"/>
    <w:rsid w:val="00863CB5"/>
    <w:rsid w:val="0086407E"/>
    <w:rsid w:val="008649AF"/>
    <w:rsid w:val="00866B92"/>
    <w:rsid w:val="00870EE3"/>
    <w:rsid w:val="0087231E"/>
    <w:rsid w:val="00880453"/>
    <w:rsid w:val="00880B2B"/>
    <w:rsid w:val="008827A4"/>
    <w:rsid w:val="00886229"/>
    <w:rsid w:val="00886B59"/>
    <w:rsid w:val="0089174C"/>
    <w:rsid w:val="00892BB4"/>
    <w:rsid w:val="00894C06"/>
    <w:rsid w:val="00896D45"/>
    <w:rsid w:val="00897319"/>
    <w:rsid w:val="008A0CC0"/>
    <w:rsid w:val="008A16F0"/>
    <w:rsid w:val="008A6C71"/>
    <w:rsid w:val="008B0495"/>
    <w:rsid w:val="008B0EA1"/>
    <w:rsid w:val="008B43D5"/>
    <w:rsid w:val="008B4E32"/>
    <w:rsid w:val="008B6F8D"/>
    <w:rsid w:val="008B729D"/>
    <w:rsid w:val="008B73DD"/>
    <w:rsid w:val="008C2C94"/>
    <w:rsid w:val="008C5730"/>
    <w:rsid w:val="008D3E83"/>
    <w:rsid w:val="008D7A37"/>
    <w:rsid w:val="008D7DD4"/>
    <w:rsid w:val="008E15B0"/>
    <w:rsid w:val="008E40DE"/>
    <w:rsid w:val="008E45E5"/>
    <w:rsid w:val="008E6927"/>
    <w:rsid w:val="008F3A25"/>
    <w:rsid w:val="008F5933"/>
    <w:rsid w:val="008F7AFB"/>
    <w:rsid w:val="009060B8"/>
    <w:rsid w:val="00910DDB"/>
    <w:rsid w:val="0091192F"/>
    <w:rsid w:val="0091294E"/>
    <w:rsid w:val="00913787"/>
    <w:rsid w:val="0091481E"/>
    <w:rsid w:val="00914B6B"/>
    <w:rsid w:val="00915847"/>
    <w:rsid w:val="00923605"/>
    <w:rsid w:val="00925AA8"/>
    <w:rsid w:val="0092687C"/>
    <w:rsid w:val="00931428"/>
    <w:rsid w:val="009371E1"/>
    <w:rsid w:val="00940123"/>
    <w:rsid w:val="00940752"/>
    <w:rsid w:val="009434ED"/>
    <w:rsid w:val="00947A85"/>
    <w:rsid w:val="00952E3A"/>
    <w:rsid w:val="00953F5F"/>
    <w:rsid w:val="0095545A"/>
    <w:rsid w:val="00956211"/>
    <w:rsid w:val="009572D5"/>
    <w:rsid w:val="0096341A"/>
    <w:rsid w:val="00963B12"/>
    <w:rsid w:val="00965B4A"/>
    <w:rsid w:val="0096698C"/>
    <w:rsid w:val="00971AEB"/>
    <w:rsid w:val="00972CF7"/>
    <w:rsid w:val="00973118"/>
    <w:rsid w:val="00976709"/>
    <w:rsid w:val="009843AF"/>
    <w:rsid w:val="00987A08"/>
    <w:rsid w:val="00990DBC"/>
    <w:rsid w:val="00994E1C"/>
    <w:rsid w:val="009A2C11"/>
    <w:rsid w:val="009B2A83"/>
    <w:rsid w:val="009B3678"/>
    <w:rsid w:val="009C11FC"/>
    <w:rsid w:val="009C29B0"/>
    <w:rsid w:val="009C3299"/>
    <w:rsid w:val="009C51C8"/>
    <w:rsid w:val="009C5B8F"/>
    <w:rsid w:val="009C7517"/>
    <w:rsid w:val="009D5144"/>
    <w:rsid w:val="009E3EEB"/>
    <w:rsid w:val="009E501C"/>
    <w:rsid w:val="009E6776"/>
    <w:rsid w:val="009E6887"/>
    <w:rsid w:val="009E7508"/>
    <w:rsid w:val="009F24B3"/>
    <w:rsid w:val="00A00801"/>
    <w:rsid w:val="00A028BB"/>
    <w:rsid w:val="00A06409"/>
    <w:rsid w:val="00A06BF2"/>
    <w:rsid w:val="00A07D5B"/>
    <w:rsid w:val="00A136E0"/>
    <w:rsid w:val="00A21E4B"/>
    <w:rsid w:val="00A246C6"/>
    <w:rsid w:val="00A274B9"/>
    <w:rsid w:val="00A31770"/>
    <w:rsid w:val="00A31E2B"/>
    <w:rsid w:val="00A31F50"/>
    <w:rsid w:val="00A32511"/>
    <w:rsid w:val="00A33C4E"/>
    <w:rsid w:val="00A37600"/>
    <w:rsid w:val="00A412D7"/>
    <w:rsid w:val="00A41B48"/>
    <w:rsid w:val="00A42288"/>
    <w:rsid w:val="00A43FF7"/>
    <w:rsid w:val="00A4589A"/>
    <w:rsid w:val="00A4591E"/>
    <w:rsid w:val="00A46105"/>
    <w:rsid w:val="00A5304C"/>
    <w:rsid w:val="00A530D8"/>
    <w:rsid w:val="00A56A61"/>
    <w:rsid w:val="00A6100F"/>
    <w:rsid w:val="00A619B2"/>
    <w:rsid w:val="00A62ADE"/>
    <w:rsid w:val="00A65892"/>
    <w:rsid w:val="00A70DCF"/>
    <w:rsid w:val="00A72478"/>
    <w:rsid w:val="00A734BF"/>
    <w:rsid w:val="00A74651"/>
    <w:rsid w:val="00A759A8"/>
    <w:rsid w:val="00A77185"/>
    <w:rsid w:val="00A77491"/>
    <w:rsid w:val="00A77BBB"/>
    <w:rsid w:val="00A8307D"/>
    <w:rsid w:val="00A8472A"/>
    <w:rsid w:val="00A87FAA"/>
    <w:rsid w:val="00A90AA5"/>
    <w:rsid w:val="00A91BE9"/>
    <w:rsid w:val="00A950D1"/>
    <w:rsid w:val="00A97E1D"/>
    <w:rsid w:val="00AA0D4C"/>
    <w:rsid w:val="00AA39A8"/>
    <w:rsid w:val="00AA4307"/>
    <w:rsid w:val="00AA43EB"/>
    <w:rsid w:val="00AA46D9"/>
    <w:rsid w:val="00AA5F74"/>
    <w:rsid w:val="00AB0636"/>
    <w:rsid w:val="00AB0877"/>
    <w:rsid w:val="00AB2120"/>
    <w:rsid w:val="00AB23C8"/>
    <w:rsid w:val="00AB340E"/>
    <w:rsid w:val="00AB547A"/>
    <w:rsid w:val="00AB6953"/>
    <w:rsid w:val="00AB7034"/>
    <w:rsid w:val="00AB743C"/>
    <w:rsid w:val="00AC39B2"/>
    <w:rsid w:val="00AD2150"/>
    <w:rsid w:val="00AD2B31"/>
    <w:rsid w:val="00AD350D"/>
    <w:rsid w:val="00AD3EA8"/>
    <w:rsid w:val="00AD5D34"/>
    <w:rsid w:val="00AD61CF"/>
    <w:rsid w:val="00AE046E"/>
    <w:rsid w:val="00AE1676"/>
    <w:rsid w:val="00AE2FF5"/>
    <w:rsid w:val="00AE4448"/>
    <w:rsid w:val="00AE7ABB"/>
    <w:rsid w:val="00AF4869"/>
    <w:rsid w:val="00AF58F5"/>
    <w:rsid w:val="00AF6C2F"/>
    <w:rsid w:val="00B0194F"/>
    <w:rsid w:val="00B01A26"/>
    <w:rsid w:val="00B01C0E"/>
    <w:rsid w:val="00B032EE"/>
    <w:rsid w:val="00B03DC1"/>
    <w:rsid w:val="00B05354"/>
    <w:rsid w:val="00B05CCD"/>
    <w:rsid w:val="00B06336"/>
    <w:rsid w:val="00B127E2"/>
    <w:rsid w:val="00B14567"/>
    <w:rsid w:val="00B168AC"/>
    <w:rsid w:val="00B21197"/>
    <w:rsid w:val="00B234A7"/>
    <w:rsid w:val="00B23A77"/>
    <w:rsid w:val="00B27CA7"/>
    <w:rsid w:val="00B31897"/>
    <w:rsid w:val="00B32511"/>
    <w:rsid w:val="00B42B72"/>
    <w:rsid w:val="00B4347B"/>
    <w:rsid w:val="00B44FF0"/>
    <w:rsid w:val="00B457DF"/>
    <w:rsid w:val="00B5372E"/>
    <w:rsid w:val="00B67644"/>
    <w:rsid w:val="00B67E45"/>
    <w:rsid w:val="00B70DE1"/>
    <w:rsid w:val="00B72162"/>
    <w:rsid w:val="00B734AB"/>
    <w:rsid w:val="00B77F56"/>
    <w:rsid w:val="00B83FBE"/>
    <w:rsid w:val="00B906C0"/>
    <w:rsid w:val="00B91127"/>
    <w:rsid w:val="00B9408B"/>
    <w:rsid w:val="00B9486A"/>
    <w:rsid w:val="00B95964"/>
    <w:rsid w:val="00BA3E6B"/>
    <w:rsid w:val="00BA44B9"/>
    <w:rsid w:val="00BA522F"/>
    <w:rsid w:val="00BA606E"/>
    <w:rsid w:val="00BC1804"/>
    <w:rsid w:val="00BC317E"/>
    <w:rsid w:val="00BC3DBC"/>
    <w:rsid w:val="00BD4B28"/>
    <w:rsid w:val="00BD4BFE"/>
    <w:rsid w:val="00BD515A"/>
    <w:rsid w:val="00BD63B8"/>
    <w:rsid w:val="00BE30C1"/>
    <w:rsid w:val="00BE4435"/>
    <w:rsid w:val="00BE7C7D"/>
    <w:rsid w:val="00BF01DF"/>
    <w:rsid w:val="00BF10AA"/>
    <w:rsid w:val="00BF583D"/>
    <w:rsid w:val="00C01B66"/>
    <w:rsid w:val="00C07437"/>
    <w:rsid w:val="00C114EF"/>
    <w:rsid w:val="00C12CF3"/>
    <w:rsid w:val="00C13349"/>
    <w:rsid w:val="00C204B7"/>
    <w:rsid w:val="00C21B63"/>
    <w:rsid w:val="00C25799"/>
    <w:rsid w:val="00C268F3"/>
    <w:rsid w:val="00C27197"/>
    <w:rsid w:val="00C27D22"/>
    <w:rsid w:val="00C316C2"/>
    <w:rsid w:val="00C31771"/>
    <w:rsid w:val="00C333F8"/>
    <w:rsid w:val="00C35E7C"/>
    <w:rsid w:val="00C51F8F"/>
    <w:rsid w:val="00C52325"/>
    <w:rsid w:val="00C524A9"/>
    <w:rsid w:val="00C532F5"/>
    <w:rsid w:val="00C5339C"/>
    <w:rsid w:val="00C559F2"/>
    <w:rsid w:val="00C56AD4"/>
    <w:rsid w:val="00C633EF"/>
    <w:rsid w:val="00C64A6D"/>
    <w:rsid w:val="00C66383"/>
    <w:rsid w:val="00C72743"/>
    <w:rsid w:val="00C7490F"/>
    <w:rsid w:val="00C74F0A"/>
    <w:rsid w:val="00C76883"/>
    <w:rsid w:val="00C76AC0"/>
    <w:rsid w:val="00C8099F"/>
    <w:rsid w:val="00C82036"/>
    <w:rsid w:val="00C873D2"/>
    <w:rsid w:val="00C90B69"/>
    <w:rsid w:val="00C932E3"/>
    <w:rsid w:val="00C9378C"/>
    <w:rsid w:val="00C9392B"/>
    <w:rsid w:val="00C94C7F"/>
    <w:rsid w:val="00CA177C"/>
    <w:rsid w:val="00CA1A21"/>
    <w:rsid w:val="00CA1D30"/>
    <w:rsid w:val="00CA1FA1"/>
    <w:rsid w:val="00CA2BAD"/>
    <w:rsid w:val="00CA2CC7"/>
    <w:rsid w:val="00CA5711"/>
    <w:rsid w:val="00CB2635"/>
    <w:rsid w:val="00CC0407"/>
    <w:rsid w:val="00CC1D9C"/>
    <w:rsid w:val="00CC54DB"/>
    <w:rsid w:val="00CC7169"/>
    <w:rsid w:val="00CE31CE"/>
    <w:rsid w:val="00CE7906"/>
    <w:rsid w:val="00CF0807"/>
    <w:rsid w:val="00CF1293"/>
    <w:rsid w:val="00CF1438"/>
    <w:rsid w:val="00CF2990"/>
    <w:rsid w:val="00CF4787"/>
    <w:rsid w:val="00CF4E79"/>
    <w:rsid w:val="00CF50B3"/>
    <w:rsid w:val="00D0257A"/>
    <w:rsid w:val="00D02801"/>
    <w:rsid w:val="00D02F49"/>
    <w:rsid w:val="00D10FE9"/>
    <w:rsid w:val="00D112F2"/>
    <w:rsid w:val="00D11D46"/>
    <w:rsid w:val="00D15655"/>
    <w:rsid w:val="00D17B9B"/>
    <w:rsid w:val="00D254C2"/>
    <w:rsid w:val="00D2588C"/>
    <w:rsid w:val="00D27B35"/>
    <w:rsid w:val="00D30FC1"/>
    <w:rsid w:val="00D311D1"/>
    <w:rsid w:val="00D324A3"/>
    <w:rsid w:val="00D35584"/>
    <w:rsid w:val="00D357B8"/>
    <w:rsid w:val="00D36987"/>
    <w:rsid w:val="00D4086F"/>
    <w:rsid w:val="00D447B7"/>
    <w:rsid w:val="00D450DC"/>
    <w:rsid w:val="00D57146"/>
    <w:rsid w:val="00D627A3"/>
    <w:rsid w:val="00D656BF"/>
    <w:rsid w:val="00D71533"/>
    <w:rsid w:val="00D72A0D"/>
    <w:rsid w:val="00D7407D"/>
    <w:rsid w:val="00D75890"/>
    <w:rsid w:val="00D81261"/>
    <w:rsid w:val="00D87040"/>
    <w:rsid w:val="00D95259"/>
    <w:rsid w:val="00D97B40"/>
    <w:rsid w:val="00DA4816"/>
    <w:rsid w:val="00DA4AB2"/>
    <w:rsid w:val="00DA57FF"/>
    <w:rsid w:val="00DA593F"/>
    <w:rsid w:val="00DA5A86"/>
    <w:rsid w:val="00DB3118"/>
    <w:rsid w:val="00DB5104"/>
    <w:rsid w:val="00DB653C"/>
    <w:rsid w:val="00DB7249"/>
    <w:rsid w:val="00DC0E79"/>
    <w:rsid w:val="00DC14A9"/>
    <w:rsid w:val="00DC3500"/>
    <w:rsid w:val="00DC6D1C"/>
    <w:rsid w:val="00DD7A57"/>
    <w:rsid w:val="00DE11AE"/>
    <w:rsid w:val="00DE18EA"/>
    <w:rsid w:val="00DE3FA2"/>
    <w:rsid w:val="00DF0DBC"/>
    <w:rsid w:val="00DF1E68"/>
    <w:rsid w:val="00DF366F"/>
    <w:rsid w:val="00DF5652"/>
    <w:rsid w:val="00E00055"/>
    <w:rsid w:val="00E02D07"/>
    <w:rsid w:val="00E04A86"/>
    <w:rsid w:val="00E04E51"/>
    <w:rsid w:val="00E050E5"/>
    <w:rsid w:val="00E053EA"/>
    <w:rsid w:val="00E06F91"/>
    <w:rsid w:val="00E07B86"/>
    <w:rsid w:val="00E15B8C"/>
    <w:rsid w:val="00E2132D"/>
    <w:rsid w:val="00E2195E"/>
    <w:rsid w:val="00E24A35"/>
    <w:rsid w:val="00E24C11"/>
    <w:rsid w:val="00E2516D"/>
    <w:rsid w:val="00E2549F"/>
    <w:rsid w:val="00E2617A"/>
    <w:rsid w:val="00E30E62"/>
    <w:rsid w:val="00E33CC5"/>
    <w:rsid w:val="00E35286"/>
    <w:rsid w:val="00E36863"/>
    <w:rsid w:val="00E36955"/>
    <w:rsid w:val="00E37056"/>
    <w:rsid w:val="00E445A8"/>
    <w:rsid w:val="00E45184"/>
    <w:rsid w:val="00E45A47"/>
    <w:rsid w:val="00E46544"/>
    <w:rsid w:val="00E509F6"/>
    <w:rsid w:val="00E513DB"/>
    <w:rsid w:val="00E51F91"/>
    <w:rsid w:val="00E52090"/>
    <w:rsid w:val="00E532DB"/>
    <w:rsid w:val="00E55F37"/>
    <w:rsid w:val="00E646FB"/>
    <w:rsid w:val="00E65BA4"/>
    <w:rsid w:val="00E65EA8"/>
    <w:rsid w:val="00E66BFD"/>
    <w:rsid w:val="00E70755"/>
    <w:rsid w:val="00E759CE"/>
    <w:rsid w:val="00E8202E"/>
    <w:rsid w:val="00E87152"/>
    <w:rsid w:val="00E8796F"/>
    <w:rsid w:val="00E87F31"/>
    <w:rsid w:val="00E9151F"/>
    <w:rsid w:val="00E93957"/>
    <w:rsid w:val="00E94177"/>
    <w:rsid w:val="00EA1046"/>
    <w:rsid w:val="00EA26E1"/>
    <w:rsid w:val="00EA4839"/>
    <w:rsid w:val="00EA4BF6"/>
    <w:rsid w:val="00EA4C68"/>
    <w:rsid w:val="00EB22C7"/>
    <w:rsid w:val="00EB7395"/>
    <w:rsid w:val="00EB7F11"/>
    <w:rsid w:val="00EC1960"/>
    <w:rsid w:val="00EC2413"/>
    <w:rsid w:val="00EC5F7F"/>
    <w:rsid w:val="00EC6468"/>
    <w:rsid w:val="00EC7E8E"/>
    <w:rsid w:val="00ED0719"/>
    <w:rsid w:val="00ED2BB3"/>
    <w:rsid w:val="00ED4B28"/>
    <w:rsid w:val="00EE0767"/>
    <w:rsid w:val="00EE4589"/>
    <w:rsid w:val="00EE60DD"/>
    <w:rsid w:val="00EF0AA8"/>
    <w:rsid w:val="00EF2D26"/>
    <w:rsid w:val="00EF34C4"/>
    <w:rsid w:val="00F027A7"/>
    <w:rsid w:val="00F0746E"/>
    <w:rsid w:val="00F11BAA"/>
    <w:rsid w:val="00F12709"/>
    <w:rsid w:val="00F129CE"/>
    <w:rsid w:val="00F15FD1"/>
    <w:rsid w:val="00F16708"/>
    <w:rsid w:val="00F20117"/>
    <w:rsid w:val="00F21536"/>
    <w:rsid w:val="00F30A33"/>
    <w:rsid w:val="00F31639"/>
    <w:rsid w:val="00F31A80"/>
    <w:rsid w:val="00F32FE4"/>
    <w:rsid w:val="00F348C0"/>
    <w:rsid w:val="00F358EA"/>
    <w:rsid w:val="00F40D78"/>
    <w:rsid w:val="00F40DFB"/>
    <w:rsid w:val="00F42B9D"/>
    <w:rsid w:val="00F4464E"/>
    <w:rsid w:val="00F44869"/>
    <w:rsid w:val="00F44978"/>
    <w:rsid w:val="00F56706"/>
    <w:rsid w:val="00F56E17"/>
    <w:rsid w:val="00F60310"/>
    <w:rsid w:val="00F6214E"/>
    <w:rsid w:val="00F63DD9"/>
    <w:rsid w:val="00F64ABE"/>
    <w:rsid w:val="00F71D5A"/>
    <w:rsid w:val="00F71F3F"/>
    <w:rsid w:val="00F73B32"/>
    <w:rsid w:val="00F74929"/>
    <w:rsid w:val="00F74CF0"/>
    <w:rsid w:val="00F772BE"/>
    <w:rsid w:val="00F80CBA"/>
    <w:rsid w:val="00F81988"/>
    <w:rsid w:val="00F83D86"/>
    <w:rsid w:val="00F85BDA"/>
    <w:rsid w:val="00F8660C"/>
    <w:rsid w:val="00F87069"/>
    <w:rsid w:val="00F9090A"/>
    <w:rsid w:val="00FA2620"/>
    <w:rsid w:val="00FA4AE4"/>
    <w:rsid w:val="00FA52E1"/>
    <w:rsid w:val="00FA5621"/>
    <w:rsid w:val="00FA5A89"/>
    <w:rsid w:val="00FA6783"/>
    <w:rsid w:val="00FB56FF"/>
    <w:rsid w:val="00FD7628"/>
    <w:rsid w:val="00FE1A71"/>
    <w:rsid w:val="00FE407E"/>
    <w:rsid w:val="00FE44C9"/>
    <w:rsid w:val="00FF0509"/>
    <w:rsid w:val="00FF2667"/>
    <w:rsid w:val="00FF66DB"/>
    <w:rsid w:val="00FF7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0E36"/>
  <w15:chartTrackingRefBased/>
  <w15:docId w15:val="{DC5E1AC5-2881-2D4F-ADF1-3D81444E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E5"/>
    <w:pPr>
      <w:spacing w:line="360" w:lineRule="auto"/>
      <w:ind w:firstLine="567"/>
      <w:jc w:val="both"/>
    </w:pPr>
  </w:style>
  <w:style w:type="paragraph" w:styleId="Heading1">
    <w:name w:val="heading 1"/>
    <w:aliases w:val="superhead"/>
    <w:basedOn w:val="Normal"/>
    <w:next w:val="Normal"/>
    <w:link w:val="Heading1Char"/>
    <w:autoRedefine/>
    <w:uiPriority w:val="9"/>
    <w:qFormat/>
    <w:rsid w:val="00E33CC5"/>
    <w:pPr>
      <w:keepNext/>
      <w:keepLines/>
      <w:numPr>
        <w:numId w:val="3"/>
      </w:numPr>
      <w:spacing w:before="360" w:after="80"/>
      <w:jc w:val="left"/>
      <w:outlineLvl w:val="0"/>
    </w:pPr>
    <w:rPr>
      <w:rFonts w:eastAsiaTheme="majorEastAsia" w:cs="Times New Roman (Headings CS)"/>
      <w:b/>
      <w:caps/>
      <w:sz w:val="32"/>
      <w:szCs w:val="40"/>
      <w:lang w:val="ru-RU"/>
    </w:rPr>
  </w:style>
  <w:style w:type="paragraph" w:styleId="Heading2">
    <w:name w:val="heading 2"/>
    <w:aliases w:val="head"/>
    <w:basedOn w:val="Normal"/>
    <w:next w:val="Normal"/>
    <w:link w:val="Heading2Char"/>
    <w:autoRedefine/>
    <w:uiPriority w:val="9"/>
    <w:unhideWhenUsed/>
    <w:qFormat/>
    <w:rsid w:val="00343513"/>
    <w:pPr>
      <w:keepNext/>
      <w:keepLines/>
      <w:numPr>
        <w:ilvl w:val="1"/>
        <w:numId w:val="5"/>
      </w:numPr>
      <w:spacing w:before="160" w:after="80"/>
      <w:jc w:val="left"/>
      <w:outlineLvl w:val="1"/>
    </w:pPr>
    <w:rPr>
      <w:rFonts w:eastAsiaTheme="majorEastAsia" w:cstheme="majorBidi"/>
      <w:b/>
      <w:sz w:val="32"/>
      <w:szCs w:val="32"/>
      <w:lang w:val="ru-RU"/>
    </w:rPr>
  </w:style>
  <w:style w:type="paragraph" w:styleId="Heading3">
    <w:name w:val="heading 3"/>
    <w:aliases w:val="underhead"/>
    <w:basedOn w:val="Normal"/>
    <w:next w:val="Normal"/>
    <w:link w:val="Heading3Char"/>
    <w:autoRedefine/>
    <w:uiPriority w:val="9"/>
    <w:unhideWhenUsed/>
    <w:qFormat/>
    <w:rsid w:val="00965B4A"/>
    <w:pPr>
      <w:keepNext/>
      <w:keepLines/>
      <w:numPr>
        <w:ilvl w:val="2"/>
        <w:numId w:val="3"/>
      </w:numPr>
      <w:spacing w:before="160" w:after="80"/>
      <w:jc w:val="left"/>
      <w:outlineLvl w:val="2"/>
    </w:pPr>
    <w:rPr>
      <w:rFonts w:eastAsiaTheme="majorEastAsia" w:cstheme="majorBidi"/>
      <w:bCs/>
      <w:i/>
      <w:sz w:val="28"/>
      <w:szCs w:val="28"/>
      <w:lang w:val="ru-RU"/>
    </w:rPr>
  </w:style>
  <w:style w:type="paragraph" w:styleId="Heading4">
    <w:name w:val="heading 4"/>
    <w:basedOn w:val="Normal"/>
    <w:next w:val="Normal"/>
    <w:link w:val="Heading4Char"/>
    <w:uiPriority w:val="9"/>
    <w:semiHidden/>
    <w:unhideWhenUsed/>
    <w:rsid w:val="005E3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uperhead Char"/>
    <w:basedOn w:val="DefaultParagraphFont"/>
    <w:link w:val="Heading1"/>
    <w:uiPriority w:val="9"/>
    <w:rsid w:val="00E33CC5"/>
    <w:rPr>
      <w:rFonts w:eastAsiaTheme="majorEastAsia" w:cs="Times New Roman (Headings CS)"/>
      <w:b/>
      <w:caps/>
      <w:sz w:val="32"/>
      <w:szCs w:val="40"/>
      <w:lang w:val="ru-RU"/>
    </w:rPr>
  </w:style>
  <w:style w:type="character" w:customStyle="1" w:styleId="Heading2Char">
    <w:name w:val="Heading 2 Char"/>
    <w:aliases w:val="head Char"/>
    <w:basedOn w:val="DefaultParagraphFont"/>
    <w:link w:val="Heading2"/>
    <w:uiPriority w:val="9"/>
    <w:rsid w:val="00343513"/>
    <w:rPr>
      <w:rFonts w:eastAsiaTheme="majorEastAsia" w:cstheme="majorBidi"/>
      <w:b/>
      <w:sz w:val="32"/>
      <w:szCs w:val="32"/>
      <w:lang w:val="ru-RU"/>
    </w:rPr>
  </w:style>
  <w:style w:type="character" w:customStyle="1" w:styleId="Heading3Char">
    <w:name w:val="Heading 3 Char"/>
    <w:aliases w:val="underhead Char"/>
    <w:basedOn w:val="DefaultParagraphFont"/>
    <w:link w:val="Heading3"/>
    <w:uiPriority w:val="9"/>
    <w:rsid w:val="00965B4A"/>
    <w:rPr>
      <w:rFonts w:eastAsiaTheme="majorEastAsia" w:cstheme="majorBidi"/>
      <w:bCs/>
      <w:i/>
      <w:sz w:val="28"/>
      <w:szCs w:val="28"/>
      <w:lang w:val="ru-RU"/>
    </w:rPr>
  </w:style>
  <w:style w:type="character" w:customStyle="1" w:styleId="Heading4Char">
    <w:name w:val="Heading 4 Char"/>
    <w:basedOn w:val="DefaultParagraphFont"/>
    <w:link w:val="Heading4"/>
    <w:uiPriority w:val="9"/>
    <w:semiHidden/>
    <w:rsid w:val="005E3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0B1"/>
    <w:rPr>
      <w:rFonts w:eastAsiaTheme="majorEastAsia" w:cstheme="majorBidi"/>
      <w:color w:val="272727" w:themeColor="text1" w:themeTint="D8"/>
    </w:rPr>
  </w:style>
  <w:style w:type="paragraph" w:styleId="Title">
    <w:name w:val="Title"/>
    <w:aliases w:val="Head"/>
    <w:basedOn w:val="Normal"/>
    <w:next w:val="Normal"/>
    <w:link w:val="TitleChar"/>
    <w:autoRedefine/>
    <w:uiPriority w:val="10"/>
    <w:rsid w:val="005E30B1"/>
    <w:pPr>
      <w:numPr>
        <w:numId w:val="2"/>
      </w:numPr>
      <w:spacing w:after="80"/>
      <w:contextualSpacing/>
    </w:pPr>
    <w:rPr>
      <w:rFonts w:eastAsiaTheme="majorEastAsia" w:cstheme="majorBidi"/>
      <w:b/>
      <w:spacing w:val="-10"/>
      <w:kern w:val="28"/>
      <w:sz w:val="28"/>
      <w:szCs w:val="56"/>
    </w:rPr>
  </w:style>
  <w:style w:type="character" w:customStyle="1" w:styleId="TitleChar">
    <w:name w:val="Title Char"/>
    <w:aliases w:val="Head Char"/>
    <w:basedOn w:val="DefaultParagraphFont"/>
    <w:link w:val="Title"/>
    <w:uiPriority w:val="10"/>
    <w:rsid w:val="005E30B1"/>
    <w:rPr>
      <w:rFonts w:ascii="Times New Roman" w:eastAsiaTheme="majorEastAsia" w:hAnsi="Times New Roman" w:cstheme="majorBidi"/>
      <w:b/>
      <w:spacing w:val="-10"/>
      <w:kern w:val="28"/>
      <w:sz w:val="28"/>
      <w:szCs w:val="56"/>
    </w:rPr>
  </w:style>
  <w:style w:type="paragraph" w:styleId="Subtitle">
    <w:name w:val="Subtitle"/>
    <w:aliases w:val="indent bullets"/>
    <w:basedOn w:val="ListParagraph"/>
    <w:next w:val="Normal"/>
    <w:link w:val="SubtitleChar"/>
    <w:uiPriority w:val="11"/>
    <w:qFormat/>
    <w:rsid w:val="00D35584"/>
    <w:pPr>
      <w:numPr>
        <w:numId w:val="14"/>
      </w:numPr>
      <w:ind w:left="0" w:firstLine="567"/>
    </w:pPr>
  </w:style>
  <w:style w:type="character" w:customStyle="1" w:styleId="SubtitleChar">
    <w:name w:val="Subtitle Char"/>
    <w:aliases w:val="indent bullets Char"/>
    <w:basedOn w:val="DefaultParagraphFont"/>
    <w:link w:val="Subtitle"/>
    <w:uiPriority w:val="11"/>
    <w:rsid w:val="00D35584"/>
  </w:style>
  <w:style w:type="paragraph" w:styleId="Quote">
    <w:name w:val="Quote"/>
    <w:basedOn w:val="Normal"/>
    <w:next w:val="Normal"/>
    <w:link w:val="QuoteChar"/>
    <w:uiPriority w:val="29"/>
    <w:qFormat/>
    <w:rsid w:val="005E30B1"/>
    <w:pPr>
      <w:spacing w:before="160"/>
      <w:jc w:val="center"/>
    </w:pPr>
    <w:rPr>
      <w:i/>
      <w:iCs/>
      <w:color w:val="404040" w:themeColor="text1" w:themeTint="BF"/>
    </w:rPr>
  </w:style>
  <w:style w:type="character" w:customStyle="1" w:styleId="QuoteChar">
    <w:name w:val="Quote Char"/>
    <w:basedOn w:val="DefaultParagraphFont"/>
    <w:link w:val="Quote"/>
    <w:uiPriority w:val="29"/>
    <w:rsid w:val="005E30B1"/>
    <w:rPr>
      <w:i/>
      <w:iCs/>
      <w:color w:val="404040" w:themeColor="text1" w:themeTint="BF"/>
    </w:rPr>
  </w:style>
  <w:style w:type="paragraph" w:styleId="ListParagraph">
    <w:name w:val="List Paragraph"/>
    <w:basedOn w:val="Normal"/>
    <w:uiPriority w:val="34"/>
    <w:qFormat/>
    <w:rsid w:val="005E30B1"/>
    <w:pPr>
      <w:ind w:left="720"/>
      <w:contextualSpacing/>
    </w:pPr>
  </w:style>
  <w:style w:type="character" w:styleId="IntenseEmphasis">
    <w:name w:val="Intense Emphasis"/>
    <w:basedOn w:val="DefaultParagraphFont"/>
    <w:uiPriority w:val="21"/>
    <w:qFormat/>
    <w:rsid w:val="005E30B1"/>
    <w:rPr>
      <w:i/>
      <w:iCs/>
      <w:color w:val="0F4761" w:themeColor="accent1" w:themeShade="BF"/>
    </w:rPr>
  </w:style>
  <w:style w:type="paragraph" w:styleId="IntenseQuote">
    <w:name w:val="Intense Quote"/>
    <w:basedOn w:val="Normal"/>
    <w:next w:val="Normal"/>
    <w:link w:val="IntenseQuoteChar"/>
    <w:uiPriority w:val="30"/>
    <w:qFormat/>
    <w:rsid w:val="005E3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0B1"/>
    <w:rPr>
      <w:i/>
      <w:iCs/>
      <w:color w:val="0F4761" w:themeColor="accent1" w:themeShade="BF"/>
    </w:rPr>
  </w:style>
  <w:style w:type="character" w:styleId="IntenseReference">
    <w:name w:val="Intense Reference"/>
    <w:basedOn w:val="DefaultParagraphFont"/>
    <w:uiPriority w:val="32"/>
    <w:qFormat/>
    <w:rsid w:val="005E30B1"/>
    <w:rPr>
      <w:b/>
      <w:bCs/>
      <w:smallCaps/>
      <w:color w:val="0F4761" w:themeColor="accent1" w:themeShade="BF"/>
      <w:spacing w:val="5"/>
    </w:rPr>
  </w:style>
  <w:style w:type="character" w:styleId="Hyperlink">
    <w:name w:val="Hyperlink"/>
    <w:basedOn w:val="DefaultParagraphFont"/>
    <w:uiPriority w:val="99"/>
    <w:unhideWhenUsed/>
    <w:rsid w:val="0096341A"/>
    <w:rPr>
      <w:color w:val="0000FF"/>
      <w:u w:val="single"/>
    </w:rPr>
  </w:style>
  <w:style w:type="paragraph" w:styleId="Revision">
    <w:name w:val="Revision"/>
    <w:hidden/>
    <w:uiPriority w:val="99"/>
    <w:semiHidden/>
    <w:rsid w:val="00CC54DB"/>
    <w:pPr>
      <w:spacing w:after="0" w:line="240" w:lineRule="auto"/>
    </w:pPr>
  </w:style>
  <w:style w:type="paragraph" w:styleId="NoSpacing">
    <w:name w:val="No Spacing"/>
    <w:aliases w:val="подписи к рисункам"/>
    <w:autoRedefine/>
    <w:uiPriority w:val="1"/>
    <w:qFormat/>
    <w:rsid w:val="008547ED"/>
    <w:pPr>
      <w:tabs>
        <w:tab w:val="left" w:pos="6379"/>
      </w:tabs>
      <w:spacing w:after="240" w:line="240" w:lineRule="auto"/>
      <w:jc w:val="both"/>
    </w:pPr>
    <w:rPr>
      <w:bCs/>
      <w:kern w:val="0"/>
      <w:sz w:val="22"/>
      <w:szCs w:val="22"/>
      <w:lang w:val="ru-RU"/>
      <w14:ligatures w14:val="none"/>
    </w:rPr>
  </w:style>
  <w:style w:type="paragraph" w:styleId="TOCHeading">
    <w:name w:val="TOC Heading"/>
    <w:basedOn w:val="Heading1"/>
    <w:next w:val="Normal"/>
    <w:uiPriority w:val="39"/>
    <w:unhideWhenUsed/>
    <w:qFormat/>
    <w:rsid w:val="008547ED"/>
    <w:pPr>
      <w:numPr>
        <w:numId w:val="0"/>
      </w:numPr>
      <w:spacing w:before="480" w:after="0" w:line="276" w:lineRule="auto"/>
      <w:outlineLvl w:val="9"/>
    </w:pPr>
    <w:rPr>
      <w:rFonts w:asciiTheme="majorHAnsi" w:hAnsiTheme="majorHAnsi"/>
      <w:bCs/>
      <w:color w:val="0F4761" w:themeColor="accent1" w:themeShade="BF"/>
      <w:kern w:val="0"/>
      <w:sz w:val="28"/>
      <w:szCs w:val="28"/>
      <w14:ligatures w14:val="none"/>
    </w:rPr>
  </w:style>
  <w:style w:type="paragraph" w:styleId="TOC1">
    <w:name w:val="toc 1"/>
    <w:basedOn w:val="Normal"/>
    <w:next w:val="Normal"/>
    <w:autoRedefine/>
    <w:uiPriority w:val="39"/>
    <w:unhideWhenUsed/>
    <w:rsid w:val="008547ED"/>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8547ED"/>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8547ED"/>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8547ED"/>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8547ED"/>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8547ED"/>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8547ED"/>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8547ED"/>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8547ED"/>
    <w:pPr>
      <w:spacing w:after="0"/>
      <w:ind w:left="1920"/>
      <w:jc w:val="left"/>
    </w:pPr>
    <w:rPr>
      <w:rFonts w:asciiTheme="minorHAnsi" w:hAnsiTheme="minorHAnsi"/>
      <w:sz w:val="20"/>
      <w:szCs w:val="20"/>
    </w:rPr>
  </w:style>
  <w:style w:type="character" w:styleId="CommentReference">
    <w:name w:val="annotation reference"/>
    <w:basedOn w:val="DefaultParagraphFont"/>
    <w:uiPriority w:val="99"/>
    <w:semiHidden/>
    <w:unhideWhenUsed/>
    <w:rsid w:val="006A6EF2"/>
    <w:rPr>
      <w:sz w:val="16"/>
      <w:szCs w:val="16"/>
    </w:rPr>
  </w:style>
  <w:style w:type="paragraph" w:styleId="CommentText">
    <w:name w:val="annotation text"/>
    <w:basedOn w:val="Normal"/>
    <w:link w:val="CommentTextChar"/>
    <w:uiPriority w:val="99"/>
    <w:unhideWhenUsed/>
    <w:rsid w:val="006A6EF2"/>
    <w:pPr>
      <w:spacing w:line="240" w:lineRule="auto"/>
    </w:pPr>
    <w:rPr>
      <w:sz w:val="20"/>
      <w:szCs w:val="20"/>
    </w:rPr>
  </w:style>
  <w:style w:type="character" w:customStyle="1" w:styleId="CommentTextChar">
    <w:name w:val="Comment Text Char"/>
    <w:basedOn w:val="DefaultParagraphFont"/>
    <w:link w:val="CommentText"/>
    <w:uiPriority w:val="99"/>
    <w:rsid w:val="006A6EF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A6EF2"/>
    <w:rPr>
      <w:b/>
      <w:bCs/>
    </w:rPr>
  </w:style>
  <w:style w:type="character" w:customStyle="1" w:styleId="CommentSubjectChar">
    <w:name w:val="Comment Subject Char"/>
    <w:basedOn w:val="CommentTextChar"/>
    <w:link w:val="CommentSubject"/>
    <w:uiPriority w:val="99"/>
    <w:semiHidden/>
    <w:rsid w:val="006A6EF2"/>
    <w:rPr>
      <w:rFonts w:ascii="Times New Roman" w:hAnsi="Times New Roman"/>
      <w:b/>
      <w:bCs/>
      <w:sz w:val="20"/>
      <w:szCs w:val="20"/>
    </w:rPr>
  </w:style>
  <w:style w:type="character" w:customStyle="1" w:styleId="anchor-text">
    <w:name w:val="anchor-text"/>
    <w:basedOn w:val="DefaultParagraphFont"/>
    <w:rsid w:val="008401C7"/>
  </w:style>
  <w:style w:type="character" w:styleId="FollowedHyperlink">
    <w:name w:val="FollowedHyperlink"/>
    <w:basedOn w:val="DefaultParagraphFont"/>
    <w:uiPriority w:val="99"/>
    <w:semiHidden/>
    <w:unhideWhenUsed/>
    <w:rsid w:val="009B2A83"/>
    <w:rPr>
      <w:color w:val="96607D" w:themeColor="followedHyperlink"/>
      <w:u w:val="single"/>
    </w:rPr>
  </w:style>
  <w:style w:type="paragraph" w:styleId="NormalWeb">
    <w:name w:val="Normal (Web)"/>
    <w:basedOn w:val="Normal"/>
    <w:uiPriority w:val="99"/>
    <w:unhideWhenUsed/>
    <w:rsid w:val="00F63DD9"/>
    <w:pPr>
      <w:spacing w:before="100" w:beforeAutospacing="1" w:after="100" w:afterAutospacing="1" w:line="240" w:lineRule="auto"/>
      <w:ind w:firstLine="0"/>
      <w:jc w:val="left"/>
    </w:pPr>
    <w:rPr>
      <w:rFonts w:eastAsia="Times New Roman" w:cs="Times New Roman"/>
      <w:kern w:val="0"/>
      <w14:ligatures w14:val="none"/>
    </w:rPr>
  </w:style>
  <w:style w:type="character" w:styleId="PlaceholderText">
    <w:name w:val="Placeholder Text"/>
    <w:basedOn w:val="DefaultParagraphFont"/>
    <w:uiPriority w:val="99"/>
    <w:semiHidden/>
    <w:rsid w:val="00A70DCF"/>
    <w:rPr>
      <w:color w:val="666666"/>
    </w:rPr>
  </w:style>
  <w:style w:type="character" w:customStyle="1" w:styleId="apple-converted-space">
    <w:name w:val="apple-converted-space"/>
    <w:basedOn w:val="DefaultParagraphFont"/>
    <w:rsid w:val="005401FF"/>
  </w:style>
  <w:style w:type="paragraph" w:styleId="Caption">
    <w:name w:val="caption"/>
    <w:basedOn w:val="Normal"/>
    <w:next w:val="Normal"/>
    <w:uiPriority w:val="35"/>
    <w:unhideWhenUsed/>
    <w:qFormat/>
    <w:rsid w:val="00651BA8"/>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2F413E"/>
    <w:rPr>
      <w:color w:val="605E5C"/>
      <w:shd w:val="clear" w:color="auto" w:fill="E1DFDD"/>
    </w:rPr>
  </w:style>
  <w:style w:type="paragraph" w:customStyle="1" w:styleId="p1">
    <w:name w:val="p1"/>
    <w:basedOn w:val="Normal"/>
    <w:rsid w:val="00206DF2"/>
    <w:pPr>
      <w:spacing w:before="100" w:beforeAutospacing="1" w:after="100" w:afterAutospacing="1" w:line="240" w:lineRule="auto"/>
      <w:ind w:firstLine="0"/>
      <w:jc w:val="left"/>
    </w:pPr>
    <w:rPr>
      <w:rFonts w:eastAsia="Times New Roman" w:cs="Times New Roman"/>
      <w:kern w:val="0"/>
      <w14:ligatures w14:val="none"/>
    </w:rPr>
  </w:style>
  <w:style w:type="paragraph" w:customStyle="1" w:styleId="p2">
    <w:name w:val="p2"/>
    <w:basedOn w:val="Normal"/>
    <w:rsid w:val="00206DF2"/>
    <w:pPr>
      <w:spacing w:before="100" w:beforeAutospacing="1" w:after="100" w:afterAutospacing="1" w:line="240" w:lineRule="auto"/>
      <w:ind w:firstLine="0"/>
      <w:jc w:val="left"/>
    </w:pPr>
    <w:rPr>
      <w:rFonts w:eastAsia="Times New Roman" w:cs="Times New Roman"/>
      <w:kern w:val="0"/>
      <w14:ligatures w14:val="none"/>
    </w:rPr>
  </w:style>
  <w:style w:type="paragraph" w:styleId="Header">
    <w:name w:val="header"/>
    <w:basedOn w:val="Normal"/>
    <w:link w:val="HeaderChar"/>
    <w:uiPriority w:val="99"/>
    <w:unhideWhenUsed/>
    <w:rsid w:val="00080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70A"/>
  </w:style>
  <w:style w:type="paragraph" w:styleId="Footer">
    <w:name w:val="footer"/>
    <w:basedOn w:val="Normal"/>
    <w:link w:val="FooterChar"/>
    <w:uiPriority w:val="99"/>
    <w:unhideWhenUsed/>
    <w:rsid w:val="00080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70A"/>
  </w:style>
  <w:style w:type="character" w:styleId="PageNumber">
    <w:name w:val="page number"/>
    <w:basedOn w:val="DefaultParagraphFont"/>
    <w:uiPriority w:val="99"/>
    <w:semiHidden/>
    <w:unhideWhenUsed/>
    <w:rsid w:val="0008070A"/>
  </w:style>
  <w:style w:type="paragraph" w:styleId="BalloonText">
    <w:name w:val="Balloon Text"/>
    <w:basedOn w:val="Normal"/>
    <w:link w:val="BalloonTextChar"/>
    <w:uiPriority w:val="99"/>
    <w:semiHidden/>
    <w:unhideWhenUsed/>
    <w:rsid w:val="00C12C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CF3"/>
    <w:rPr>
      <w:rFonts w:ascii="Segoe UI" w:hAnsi="Segoe UI" w:cs="Segoe UI"/>
      <w:sz w:val="18"/>
      <w:szCs w:val="18"/>
    </w:rPr>
  </w:style>
  <w:style w:type="table" w:styleId="TableGrid">
    <w:name w:val="Table Grid"/>
    <w:basedOn w:val="TableNormal"/>
    <w:uiPriority w:val="39"/>
    <w:rsid w:val="00530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530">
      <w:marLeft w:val="640"/>
      <w:marRight w:val="0"/>
      <w:marTop w:val="0"/>
      <w:marBottom w:val="0"/>
      <w:divBdr>
        <w:top w:val="none" w:sz="0" w:space="0" w:color="auto"/>
        <w:left w:val="none" w:sz="0" w:space="0" w:color="auto"/>
        <w:bottom w:val="none" w:sz="0" w:space="0" w:color="auto"/>
        <w:right w:val="none" w:sz="0" w:space="0" w:color="auto"/>
      </w:divBdr>
    </w:div>
    <w:div w:id="8726826">
      <w:marLeft w:val="640"/>
      <w:marRight w:val="0"/>
      <w:marTop w:val="0"/>
      <w:marBottom w:val="0"/>
      <w:divBdr>
        <w:top w:val="none" w:sz="0" w:space="0" w:color="auto"/>
        <w:left w:val="none" w:sz="0" w:space="0" w:color="auto"/>
        <w:bottom w:val="none" w:sz="0" w:space="0" w:color="auto"/>
        <w:right w:val="none" w:sz="0" w:space="0" w:color="auto"/>
      </w:divBdr>
    </w:div>
    <w:div w:id="9454211">
      <w:marLeft w:val="640"/>
      <w:marRight w:val="0"/>
      <w:marTop w:val="0"/>
      <w:marBottom w:val="0"/>
      <w:divBdr>
        <w:top w:val="none" w:sz="0" w:space="0" w:color="auto"/>
        <w:left w:val="none" w:sz="0" w:space="0" w:color="auto"/>
        <w:bottom w:val="none" w:sz="0" w:space="0" w:color="auto"/>
        <w:right w:val="none" w:sz="0" w:space="0" w:color="auto"/>
      </w:divBdr>
    </w:div>
    <w:div w:id="13000980">
      <w:marLeft w:val="640"/>
      <w:marRight w:val="0"/>
      <w:marTop w:val="0"/>
      <w:marBottom w:val="0"/>
      <w:divBdr>
        <w:top w:val="none" w:sz="0" w:space="0" w:color="auto"/>
        <w:left w:val="none" w:sz="0" w:space="0" w:color="auto"/>
        <w:bottom w:val="none" w:sz="0" w:space="0" w:color="auto"/>
        <w:right w:val="none" w:sz="0" w:space="0" w:color="auto"/>
      </w:divBdr>
    </w:div>
    <w:div w:id="13263520">
      <w:bodyDiv w:val="1"/>
      <w:marLeft w:val="0"/>
      <w:marRight w:val="0"/>
      <w:marTop w:val="0"/>
      <w:marBottom w:val="0"/>
      <w:divBdr>
        <w:top w:val="none" w:sz="0" w:space="0" w:color="auto"/>
        <w:left w:val="none" w:sz="0" w:space="0" w:color="auto"/>
        <w:bottom w:val="none" w:sz="0" w:space="0" w:color="auto"/>
        <w:right w:val="none" w:sz="0" w:space="0" w:color="auto"/>
      </w:divBdr>
      <w:divsChild>
        <w:div w:id="1472867945">
          <w:marLeft w:val="0"/>
          <w:marRight w:val="0"/>
          <w:marTop w:val="0"/>
          <w:marBottom w:val="0"/>
          <w:divBdr>
            <w:top w:val="none" w:sz="0" w:space="0" w:color="auto"/>
            <w:left w:val="none" w:sz="0" w:space="0" w:color="auto"/>
            <w:bottom w:val="none" w:sz="0" w:space="0" w:color="auto"/>
            <w:right w:val="none" w:sz="0" w:space="0" w:color="auto"/>
          </w:divBdr>
          <w:divsChild>
            <w:div w:id="847905975">
              <w:marLeft w:val="0"/>
              <w:marRight w:val="0"/>
              <w:marTop w:val="0"/>
              <w:marBottom w:val="0"/>
              <w:divBdr>
                <w:top w:val="none" w:sz="0" w:space="0" w:color="auto"/>
                <w:left w:val="none" w:sz="0" w:space="0" w:color="auto"/>
                <w:bottom w:val="none" w:sz="0" w:space="0" w:color="auto"/>
                <w:right w:val="none" w:sz="0" w:space="0" w:color="auto"/>
              </w:divBdr>
              <w:divsChild>
                <w:div w:id="1070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872">
      <w:marLeft w:val="640"/>
      <w:marRight w:val="0"/>
      <w:marTop w:val="0"/>
      <w:marBottom w:val="0"/>
      <w:divBdr>
        <w:top w:val="none" w:sz="0" w:space="0" w:color="auto"/>
        <w:left w:val="none" w:sz="0" w:space="0" w:color="auto"/>
        <w:bottom w:val="none" w:sz="0" w:space="0" w:color="auto"/>
        <w:right w:val="none" w:sz="0" w:space="0" w:color="auto"/>
      </w:divBdr>
    </w:div>
    <w:div w:id="23488110">
      <w:marLeft w:val="640"/>
      <w:marRight w:val="0"/>
      <w:marTop w:val="0"/>
      <w:marBottom w:val="0"/>
      <w:divBdr>
        <w:top w:val="none" w:sz="0" w:space="0" w:color="auto"/>
        <w:left w:val="none" w:sz="0" w:space="0" w:color="auto"/>
        <w:bottom w:val="none" w:sz="0" w:space="0" w:color="auto"/>
        <w:right w:val="none" w:sz="0" w:space="0" w:color="auto"/>
      </w:divBdr>
    </w:div>
    <w:div w:id="24330408">
      <w:marLeft w:val="640"/>
      <w:marRight w:val="0"/>
      <w:marTop w:val="0"/>
      <w:marBottom w:val="0"/>
      <w:divBdr>
        <w:top w:val="none" w:sz="0" w:space="0" w:color="auto"/>
        <w:left w:val="none" w:sz="0" w:space="0" w:color="auto"/>
        <w:bottom w:val="none" w:sz="0" w:space="0" w:color="auto"/>
        <w:right w:val="none" w:sz="0" w:space="0" w:color="auto"/>
      </w:divBdr>
    </w:div>
    <w:div w:id="24646502">
      <w:marLeft w:val="640"/>
      <w:marRight w:val="0"/>
      <w:marTop w:val="0"/>
      <w:marBottom w:val="0"/>
      <w:divBdr>
        <w:top w:val="none" w:sz="0" w:space="0" w:color="auto"/>
        <w:left w:val="none" w:sz="0" w:space="0" w:color="auto"/>
        <w:bottom w:val="none" w:sz="0" w:space="0" w:color="auto"/>
        <w:right w:val="none" w:sz="0" w:space="0" w:color="auto"/>
      </w:divBdr>
    </w:div>
    <w:div w:id="25109810">
      <w:marLeft w:val="640"/>
      <w:marRight w:val="0"/>
      <w:marTop w:val="0"/>
      <w:marBottom w:val="0"/>
      <w:divBdr>
        <w:top w:val="none" w:sz="0" w:space="0" w:color="auto"/>
        <w:left w:val="none" w:sz="0" w:space="0" w:color="auto"/>
        <w:bottom w:val="none" w:sz="0" w:space="0" w:color="auto"/>
        <w:right w:val="none" w:sz="0" w:space="0" w:color="auto"/>
      </w:divBdr>
    </w:div>
    <w:div w:id="27722215">
      <w:marLeft w:val="640"/>
      <w:marRight w:val="0"/>
      <w:marTop w:val="0"/>
      <w:marBottom w:val="0"/>
      <w:divBdr>
        <w:top w:val="none" w:sz="0" w:space="0" w:color="auto"/>
        <w:left w:val="none" w:sz="0" w:space="0" w:color="auto"/>
        <w:bottom w:val="none" w:sz="0" w:space="0" w:color="auto"/>
        <w:right w:val="none" w:sz="0" w:space="0" w:color="auto"/>
      </w:divBdr>
    </w:div>
    <w:div w:id="29184660">
      <w:marLeft w:val="640"/>
      <w:marRight w:val="0"/>
      <w:marTop w:val="0"/>
      <w:marBottom w:val="0"/>
      <w:divBdr>
        <w:top w:val="none" w:sz="0" w:space="0" w:color="auto"/>
        <w:left w:val="none" w:sz="0" w:space="0" w:color="auto"/>
        <w:bottom w:val="none" w:sz="0" w:space="0" w:color="auto"/>
        <w:right w:val="none" w:sz="0" w:space="0" w:color="auto"/>
      </w:divBdr>
    </w:div>
    <w:div w:id="31269296">
      <w:marLeft w:val="640"/>
      <w:marRight w:val="0"/>
      <w:marTop w:val="0"/>
      <w:marBottom w:val="0"/>
      <w:divBdr>
        <w:top w:val="none" w:sz="0" w:space="0" w:color="auto"/>
        <w:left w:val="none" w:sz="0" w:space="0" w:color="auto"/>
        <w:bottom w:val="none" w:sz="0" w:space="0" w:color="auto"/>
        <w:right w:val="none" w:sz="0" w:space="0" w:color="auto"/>
      </w:divBdr>
    </w:div>
    <w:div w:id="31728961">
      <w:marLeft w:val="640"/>
      <w:marRight w:val="0"/>
      <w:marTop w:val="0"/>
      <w:marBottom w:val="0"/>
      <w:divBdr>
        <w:top w:val="none" w:sz="0" w:space="0" w:color="auto"/>
        <w:left w:val="none" w:sz="0" w:space="0" w:color="auto"/>
        <w:bottom w:val="none" w:sz="0" w:space="0" w:color="auto"/>
        <w:right w:val="none" w:sz="0" w:space="0" w:color="auto"/>
      </w:divBdr>
    </w:div>
    <w:div w:id="32775563">
      <w:marLeft w:val="640"/>
      <w:marRight w:val="0"/>
      <w:marTop w:val="0"/>
      <w:marBottom w:val="0"/>
      <w:divBdr>
        <w:top w:val="none" w:sz="0" w:space="0" w:color="auto"/>
        <w:left w:val="none" w:sz="0" w:space="0" w:color="auto"/>
        <w:bottom w:val="none" w:sz="0" w:space="0" w:color="auto"/>
        <w:right w:val="none" w:sz="0" w:space="0" w:color="auto"/>
      </w:divBdr>
    </w:div>
    <w:div w:id="33965727">
      <w:marLeft w:val="640"/>
      <w:marRight w:val="0"/>
      <w:marTop w:val="0"/>
      <w:marBottom w:val="0"/>
      <w:divBdr>
        <w:top w:val="none" w:sz="0" w:space="0" w:color="auto"/>
        <w:left w:val="none" w:sz="0" w:space="0" w:color="auto"/>
        <w:bottom w:val="none" w:sz="0" w:space="0" w:color="auto"/>
        <w:right w:val="none" w:sz="0" w:space="0" w:color="auto"/>
      </w:divBdr>
    </w:div>
    <w:div w:id="33970193">
      <w:marLeft w:val="640"/>
      <w:marRight w:val="0"/>
      <w:marTop w:val="0"/>
      <w:marBottom w:val="0"/>
      <w:divBdr>
        <w:top w:val="none" w:sz="0" w:space="0" w:color="auto"/>
        <w:left w:val="none" w:sz="0" w:space="0" w:color="auto"/>
        <w:bottom w:val="none" w:sz="0" w:space="0" w:color="auto"/>
        <w:right w:val="none" w:sz="0" w:space="0" w:color="auto"/>
      </w:divBdr>
    </w:div>
    <w:div w:id="36661862">
      <w:marLeft w:val="640"/>
      <w:marRight w:val="0"/>
      <w:marTop w:val="0"/>
      <w:marBottom w:val="0"/>
      <w:divBdr>
        <w:top w:val="none" w:sz="0" w:space="0" w:color="auto"/>
        <w:left w:val="none" w:sz="0" w:space="0" w:color="auto"/>
        <w:bottom w:val="none" w:sz="0" w:space="0" w:color="auto"/>
        <w:right w:val="none" w:sz="0" w:space="0" w:color="auto"/>
      </w:divBdr>
    </w:div>
    <w:div w:id="37440154">
      <w:marLeft w:val="640"/>
      <w:marRight w:val="0"/>
      <w:marTop w:val="0"/>
      <w:marBottom w:val="0"/>
      <w:divBdr>
        <w:top w:val="none" w:sz="0" w:space="0" w:color="auto"/>
        <w:left w:val="none" w:sz="0" w:space="0" w:color="auto"/>
        <w:bottom w:val="none" w:sz="0" w:space="0" w:color="auto"/>
        <w:right w:val="none" w:sz="0" w:space="0" w:color="auto"/>
      </w:divBdr>
    </w:div>
    <w:div w:id="39793932">
      <w:marLeft w:val="640"/>
      <w:marRight w:val="0"/>
      <w:marTop w:val="0"/>
      <w:marBottom w:val="0"/>
      <w:divBdr>
        <w:top w:val="none" w:sz="0" w:space="0" w:color="auto"/>
        <w:left w:val="none" w:sz="0" w:space="0" w:color="auto"/>
        <w:bottom w:val="none" w:sz="0" w:space="0" w:color="auto"/>
        <w:right w:val="none" w:sz="0" w:space="0" w:color="auto"/>
      </w:divBdr>
    </w:div>
    <w:div w:id="41289868">
      <w:marLeft w:val="640"/>
      <w:marRight w:val="0"/>
      <w:marTop w:val="0"/>
      <w:marBottom w:val="0"/>
      <w:divBdr>
        <w:top w:val="none" w:sz="0" w:space="0" w:color="auto"/>
        <w:left w:val="none" w:sz="0" w:space="0" w:color="auto"/>
        <w:bottom w:val="none" w:sz="0" w:space="0" w:color="auto"/>
        <w:right w:val="none" w:sz="0" w:space="0" w:color="auto"/>
      </w:divBdr>
    </w:div>
    <w:div w:id="49426658">
      <w:marLeft w:val="640"/>
      <w:marRight w:val="0"/>
      <w:marTop w:val="0"/>
      <w:marBottom w:val="0"/>
      <w:divBdr>
        <w:top w:val="none" w:sz="0" w:space="0" w:color="auto"/>
        <w:left w:val="none" w:sz="0" w:space="0" w:color="auto"/>
        <w:bottom w:val="none" w:sz="0" w:space="0" w:color="auto"/>
        <w:right w:val="none" w:sz="0" w:space="0" w:color="auto"/>
      </w:divBdr>
    </w:div>
    <w:div w:id="50613535">
      <w:marLeft w:val="640"/>
      <w:marRight w:val="0"/>
      <w:marTop w:val="0"/>
      <w:marBottom w:val="0"/>
      <w:divBdr>
        <w:top w:val="none" w:sz="0" w:space="0" w:color="auto"/>
        <w:left w:val="none" w:sz="0" w:space="0" w:color="auto"/>
        <w:bottom w:val="none" w:sz="0" w:space="0" w:color="auto"/>
        <w:right w:val="none" w:sz="0" w:space="0" w:color="auto"/>
      </w:divBdr>
    </w:div>
    <w:div w:id="52968120">
      <w:marLeft w:val="640"/>
      <w:marRight w:val="0"/>
      <w:marTop w:val="0"/>
      <w:marBottom w:val="0"/>
      <w:divBdr>
        <w:top w:val="none" w:sz="0" w:space="0" w:color="auto"/>
        <w:left w:val="none" w:sz="0" w:space="0" w:color="auto"/>
        <w:bottom w:val="none" w:sz="0" w:space="0" w:color="auto"/>
        <w:right w:val="none" w:sz="0" w:space="0" w:color="auto"/>
      </w:divBdr>
    </w:div>
    <w:div w:id="55475875">
      <w:marLeft w:val="640"/>
      <w:marRight w:val="0"/>
      <w:marTop w:val="0"/>
      <w:marBottom w:val="0"/>
      <w:divBdr>
        <w:top w:val="none" w:sz="0" w:space="0" w:color="auto"/>
        <w:left w:val="none" w:sz="0" w:space="0" w:color="auto"/>
        <w:bottom w:val="none" w:sz="0" w:space="0" w:color="auto"/>
        <w:right w:val="none" w:sz="0" w:space="0" w:color="auto"/>
      </w:divBdr>
    </w:div>
    <w:div w:id="56251579">
      <w:marLeft w:val="640"/>
      <w:marRight w:val="0"/>
      <w:marTop w:val="0"/>
      <w:marBottom w:val="0"/>
      <w:divBdr>
        <w:top w:val="none" w:sz="0" w:space="0" w:color="auto"/>
        <w:left w:val="none" w:sz="0" w:space="0" w:color="auto"/>
        <w:bottom w:val="none" w:sz="0" w:space="0" w:color="auto"/>
        <w:right w:val="none" w:sz="0" w:space="0" w:color="auto"/>
      </w:divBdr>
    </w:div>
    <w:div w:id="62529824">
      <w:marLeft w:val="640"/>
      <w:marRight w:val="0"/>
      <w:marTop w:val="0"/>
      <w:marBottom w:val="0"/>
      <w:divBdr>
        <w:top w:val="none" w:sz="0" w:space="0" w:color="auto"/>
        <w:left w:val="none" w:sz="0" w:space="0" w:color="auto"/>
        <w:bottom w:val="none" w:sz="0" w:space="0" w:color="auto"/>
        <w:right w:val="none" w:sz="0" w:space="0" w:color="auto"/>
      </w:divBdr>
    </w:div>
    <w:div w:id="73476299">
      <w:marLeft w:val="640"/>
      <w:marRight w:val="0"/>
      <w:marTop w:val="0"/>
      <w:marBottom w:val="0"/>
      <w:divBdr>
        <w:top w:val="none" w:sz="0" w:space="0" w:color="auto"/>
        <w:left w:val="none" w:sz="0" w:space="0" w:color="auto"/>
        <w:bottom w:val="none" w:sz="0" w:space="0" w:color="auto"/>
        <w:right w:val="none" w:sz="0" w:space="0" w:color="auto"/>
      </w:divBdr>
    </w:div>
    <w:div w:id="74909917">
      <w:marLeft w:val="640"/>
      <w:marRight w:val="0"/>
      <w:marTop w:val="0"/>
      <w:marBottom w:val="0"/>
      <w:divBdr>
        <w:top w:val="none" w:sz="0" w:space="0" w:color="auto"/>
        <w:left w:val="none" w:sz="0" w:space="0" w:color="auto"/>
        <w:bottom w:val="none" w:sz="0" w:space="0" w:color="auto"/>
        <w:right w:val="none" w:sz="0" w:space="0" w:color="auto"/>
      </w:divBdr>
    </w:div>
    <w:div w:id="79836730">
      <w:marLeft w:val="640"/>
      <w:marRight w:val="0"/>
      <w:marTop w:val="0"/>
      <w:marBottom w:val="0"/>
      <w:divBdr>
        <w:top w:val="none" w:sz="0" w:space="0" w:color="auto"/>
        <w:left w:val="none" w:sz="0" w:space="0" w:color="auto"/>
        <w:bottom w:val="none" w:sz="0" w:space="0" w:color="auto"/>
        <w:right w:val="none" w:sz="0" w:space="0" w:color="auto"/>
      </w:divBdr>
    </w:div>
    <w:div w:id="80104206">
      <w:marLeft w:val="640"/>
      <w:marRight w:val="0"/>
      <w:marTop w:val="0"/>
      <w:marBottom w:val="0"/>
      <w:divBdr>
        <w:top w:val="none" w:sz="0" w:space="0" w:color="auto"/>
        <w:left w:val="none" w:sz="0" w:space="0" w:color="auto"/>
        <w:bottom w:val="none" w:sz="0" w:space="0" w:color="auto"/>
        <w:right w:val="none" w:sz="0" w:space="0" w:color="auto"/>
      </w:divBdr>
    </w:div>
    <w:div w:id="84502237">
      <w:marLeft w:val="640"/>
      <w:marRight w:val="0"/>
      <w:marTop w:val="0"/>
      <w:marBottom w:val="0"/>
      <w:divBdr>
        <w:top w:val="none" w:sz="0" w:space="0" w:color="auto"/>
        <w:left w:val="none" w:sz="0" w:space="0" w:color="auto"/>
        <w:bottom w:val="none" w:sz="0" w:space="0" w:color="auto"/>
        <w:right w:val="none" w:sz="0" w:space="0" w:color="auto"/>
      </w:divBdr>
    </w:div>
    <w:div w:id="87039960">
      <w:marLeft w:val="640"/>
      <w:marRight w:val="0"/>
      <w:marTop w:val="0"/>
      <w:marBottom w:val="0"/>
      <w:divBdr>
        <w:top w:val="none" w:sz="0" w:space="0" w:color="auto"/>
        <w:left w:val="none" w:sz="0" w:space="0" w:color="auto"/>
        <w:bottom w:val="none" w:sz="0" w:space="0" w:color="auto"/>
        <w:right w:val="none" w:sz="0" w:space="0" w:color="auto"/>
      </w:divBdr>
    </w:div>
    <w:div w:id="88355683">
      <w:marLeft w:val="640"/>
      <w:marRight w:val="0"/>
      <w:marTop w:val="0"/>
      <w:marBottom w:val="0"/>
      <w:divBdr>
        <w:top w:val="none" w:sz="0" w:space="0" w:color="auto"/>
        <w:left w:val="none" w:sz="0" w:space="0" w:color="auto"/>
        <w:bottom w:val="none" w:sz="0" w:space="0" w:color="auto"/>
        <w:right w:val="none" w:sz="0" w:space="0" w:color="auto"/>
      </w:divBdr>
    </w:div>
    <w:div w:id="89351956">
      <w:marLeft w:val="640"/>
      <w:marRight w:val="0"/>
      <w:marTop w:val="0"/>
      <w:marBottom w:val="0"/>
      <w:divBdr>
        <w:top w:val="none" w:sz="0" w:space="0" w:color="auto"/>
        <w:left w:val="none" w:sz="0" w:space="0" w:color="auto"/>
        <w:bottom w:val="none" w:sz="0" w:space="0" w:color="auto"/>
        <w:right w:val="none" w:sz="0" w:space="0" w:color="auto"/>
      </w:divBdr>
    </w:div>
    <w:div w:id="99842393">
      <w:marLeft w:val="640"/>
      <w:marRight w:val="0"/>
      <w:marTop w:val="0"/>
      <w:marBottom w:val="0"/>
      <w:divBdr>
        <w:top w:val="none" w:sz="0" w:space="0" w:color="auto"/>
        <w:left w:val="none" w:sz="0" w:space="0" w:color="auto"/>
        <w:bottom w:val="none" w:sz="0" w:space="0" w:color="auto"/>
        <w:right w:val="none" w:sz="0" w:space="0" w:color="auto"/>
      </w:divBdr>
    </w:div>
    <w:div w:id="100228162">
      <w:marLeft w:val="640"/>
      <w:marRight w:val="0"/>
      <w:marTop w:val="0"/>
      <w:marBottom w:val="0"/>
      <w:divBdr>
        <w:top w:val="none" w:sz="0" w:space="0" w:color="auto"/>
        <w:left w:val="none" w:sz="0" w:space="0" w:color="auto"/>
        <w:bottom w:val="none" w:sz="0" w:space="0" w:color="auto"/>
        <w:right w:val="none" w:sz="0" w:space="0" w:color="auto"/>
      </w:divBdr>
    </w:div>
    <w:div w:id="100299975">
      <w:marLeft w:val="640"/>
      <w:marRight w:val="0"/>
      <w:marTop w:val="0"/>
      <w:marBottom w:val="0"/>
      <w:divBdr>
        <w:top w:val="none" w:sz="0" w:space="0" w:color="auto"/>
        <w:left w:val="none" w:sz="0" w:space="0" w:color="auto"/>
        <w:bottom w:val="none" w:sz="0" w:space="0" w:color="auto"/>
        <w:right w:val="none" w:sz="0" w:space="0" w:color="auto"/>
      </w:divBdr>
    </w:div>
    <w:div w:id="105781557">
      <w:marLeft w:val="640"/>
      <w:marRight w:val="0"/>
      <w:marTop w:val="0"/>
      <w:marBottom w:val="0"/>
      <w:divBdr>
        <w:top w:val="none" w:sz="0" w:space="0" w:color="auto"/>
        <w:left w:val="none" w:sz="0" w:space="0" w:color="auto"/>
        <w:bottom w:val="none" w:sz="0" w:space="0" w:color="auto"/>
        <w:right w:val="none" w:sz="0" w:space="0" w:color="auto"/>
      </w:divBdr>
    </w:div>
    <w:div w:id="106968098">
      <w:marLeft w:val="640"/>
      <w:marRight w:val="0"/>
      <w:marTop w:val="0"/>
      <w:marBottom w:val="0"/>
      <w:divBdr>
        <w:top w:val="none" w:sz="0" w:space="0" w:color="auto"/>
        <w:left w:val="none" w:sz="0" w:space="0" w:color="auto"/>
        <w:bottom w:val="none" w:sz="0" w:space="0" w:color="auto"/>
        <w:right w:val="none" w:sz="0" w:space="0" w:color="auto"/>
      </w:divBdr>
    </w:div>
    <w:div w:id="115372894">
      <w:marLeft w:val="640"/>
      <w:marRight w:val="0"/>
      <w:marTop w:val="0"/>
      <w:marBottom w:val="0"/>
      <w:divBdr>
        <w:top w:val="none" w:sz="0" w:space="0" w:color="auto"/>
        <w:left w:val="none" w:sz="0" w:space="0" w:color="auto"/>
        <w:bottom w:val="none" w:sz="0" w:space="0" w:color="auto"/>
        <w:right w:val="none" w:sz="0" w:space="0" w:color="auto"/>
      </w:divBdr>
    </w:div>
    <w:div w:id="115568713">
      <w:marLeft w:val="640"/>
      <w:marRight w:val="0"/>
      <w:marTop w:val="0"/>
      <w:marBottom w:val="0"/>
      <w:divBdr>
        <w:top w:val="none" w:sz="0" w:space="0" w:color="auto"/>
        <w:left w:val="none" w:sz="0" w:space="0" w:color="auto"/>
        <w:bottom w:val="none" w:sz="0" w:space="0" w:color="auto"/>
        <w:right w:val="none" w:sz="0" w:space="0" w:color="auto"/>
      </w:divBdr>
    </w:div>
    <w:div w:id="116996613">
      <w:marLeft w:val="640"/>
      <w:marRight w:val="0"/>
      <w:marTop w:val="0"/>
      <w:marBottom w:val="0"/>
      <w:divBdr>
        <w:top w:val="none" w:sz="0" w:space="0" w:color="auto"/>
        <w:left w:val="none" w:sz="0" w:space="0" w:color="auto"/>
        <w:bottom w:val="none" w:sz="0" w:space="0" w:color="auto"/>
        <w:right w:val="none" w:sz="0" w:space="0" w:color="auto"/>
      </w:divBdr>
    </w:div>
    <w:div w:id="118114841">
      <w:marLeft w:val="640"/>
      <w:marRight w:val="0"/>
      <w:marTop w:val="0"/>
      <w:marBottom w:val="0"/>
      <w:divBdr>
        <w:top w:val="none" w:sz="0" w:space="0" w:color="auto"/>
        <w:left w:val="none" w:sz="0" w:space="0" w:color="auto"/>
        <w:bottom w:val="none" w:sz="0" w:space="0" w:color="auto"/>
        <w:right w:val="none" w:sz="0" w:space="0" w:color="auto"/>
      </w:divBdr>
    </w:div>
    <w:div w:id="122309836">
      <w:marLeft w:val="640"/>
      <w:marRight w:val="0"/>
      <w:marTop w:val="0"/>
      <w:marBottom w:val="0"/>
      <w:divBdr>
        <w:top w:val="none" w:sz="0" w:space="0" w:color="auto"/>
        <w:left w:val="none" w:sz="0" w:space="0" w:color="auto"/>
        <w:bottom w:val="none" w:sz="0" w:space="0" w:color="auto"/>
        <w:right w:val="none" w:sz="0" w:space="0" w:color="auto"/>
      </w:divBdr>
    </w:div>
    <w:div w:id="122620267">
      <w:marLeft w:val="640"/>
      <w:marRight w:val="0"/>
      <w:marTop w:val="0"/>
      <w:marBottom w:val="0"/>
      <w:divBdr>
        <w:top w:val="none" w:sz="0" w:space="0" w:color="auto"/>
        <w:left w:val="none" w:sz="0" w:space="0" w:color="auto"/>
        <w:bottom w:val="none" w:sz="0" w:space="0" w:color="auto"/>
        <w:right w:val="none" w:sz="0" w:space="0" w:color="auto"/>
      </w:divBdr>
    </w:div>
    <w:div w:id="122701649">
      <w:marLeft w:val="640"/>
      <w:marRight w:val="0"/>
      <w:marTop w:val="0"/>
      <w:marBottom w:val="0"/>
      <w:divBdr>
        <w:top w:val="none" w:sz="0" w:space="0" w:color="auto"/>
        <w:left w:val="none" w:sz="0" w:space="0" w:color="auto"/>
        <w:bottom w:val="none" w:sz="0" w:space="0" w:color="auto"/>
        <w:right w:val="none" w:sz="0" w:space="0" w:color="auto"/>
      </w:divBdr>
    </w:div>
    <w:div w:id="125047576">
      <w:marLeft w:val="640"/>
      <w:marRight w:val="0"/>
      <w:marTop w:val="0"/>
      <w:marBottom w:val="0"/>
      <w:divBdr>
        <w:top w:val="none" w:sz="0" w:space="0" w:color="auto"/>
        <w:left w:val="none" w:sz="0" w:space="0" w:color="auto"/>
        <w:bottom w:val="none" w:sz="0" w:space="0" w:color="auto"/>
        <w:right w:val="none" w:sz="0" w:space="0" w:color="auto"/>
      </w:divBdr>
    </w:div>
    <w:div w:id="126970800">
      <w:marLeft w:val="640"/>
      <w:marRight w:val="0"/>
      <w:marTop w:val="0"/>
      <w:marBottom w:val="0"/>
      <w:divBdr>
        <w:top w:val="none" w:sz="0" w:space="0" w:color="auto"/>
        <w:left w:val="none" w:sz="0" w:space="0" w:color="auto"/>
        <w:bottom w:val="none" w:sz="0" w:space="0" w:color="auto"/>
        <w:right w:val="none" w:sz="0" w:space="0" w:color="auto"/>
      </w:divBdr>
    </w:div>
    <w:div w:id="128014525">
      <w:marLeft w:val="640"/>
      <w:marRight w:val="0"/>
      <w:marTop w:val="0"/>
      <w:marBottom w:val="0"/>
      <w:divBdr>
        <w:top w:val="none" w:sz="0" w:space="0" w:color="auto"/>
        <w:left w:val="none" w:sz="0" w:space="0" w:color="auto"/>
        <w:bottom w:val="none" w:sz="0" w:space="0" w:color="auto"/>
        <w:right w:val="none" w:sz="0" w:space="0" w:color="auto"/>
      </w:divBdr>
    </w:div>
    <w:div w:id="130564068">
      <w:marLeft w:val="640"/>
      <w:marRight w:val="0"/>
      <w:marTop w:val="0"/>
      <w:marBottom w:val="0"/>
      <w:divBdr>
        <w:top w:val="none" w:sz="0" w:space="0" w:color="auto"/>
        <w:left w:val="none" w:sz="0" w:space="0" w:color="auto"/>
        <w:bottom w:val="none" w:sz="0" w:space="0" w:color="auto"/>
        <w:right w:val="none" w:sz="0" w:space="0" w:color="auto"/>
      </w:divBdr>
    </w:div>
    <w:div w:id="131143267">
      <w:marLeft w:val="640"/>
      <w:marRight w:val="0"/>
      <w:marTop w:val="0"/>
      <w:marBottom w:val="0"/>
      <w:divBdr>
        <w:top w:val="none" w:sz="0" w:space="0" w:color="auto"/>
        <w:left w:val="none" w:sz="0" w:space="0" w:color="auto"/>
        <w:bottom w:val="none" w:sz="0" w:space="0" w:color="auto"/>
        <w:right w:val="none" w:sz="0" w:space="0" w:color="auto"/>
      </w:divBdr>
    </w:div>
    <w:div w:id="131289442">
      <w:marLeft w:val="640"/>
      <w:marRight w:val="0"/>
      <w:marTop w:val="0"/>
      <w:marBottom w:val="0"/>
      <w:divBdr>
        <w:top w:val="none" w:sz="0" w:space="0" w:color="auto"/>
        <w:left w:val="none" w:sz="0" w:space="0" w:color="auto"/>
        <w:bottom w:val="none" w:sz="0" w:space="0" w:color="auto"/>
        <w:right w:val="none" w:sz="0" w:space="0" w:color="auto"/>
      </w:divBdr>
    </w:div>
    <w:div w:id="139006653">
      <w:marLeft w:val="640"/>
      <w:marRight w:val="0"/>
      <w:marTop w:val="0"/>
      <w:marBottom w:val="0"/>
      <w:divBdr>
        <w:top w:val="none" w:sz="0" w:space="0" w:color="auto"/>
        <w:left w:val="none" w:sz="0" w:space="0" w:color="auto"/>
        <w:bottom w:val="none" w:sz="0" w:space="0" w:color="auto"/>
        <w:right w:val="none" w:sz="0" w:space="0" w:color="auto"/>
      </w:divBdr>
    </w:div>
    <w:div w:id="139159599">
      <w:marLeft w:val="640"/>
      <w:marRight w:val="0"/>
      <w:marTop w:val="0"/>
      <w:marBottom w:val="0"/>
      <w:divBdr>
        <w:top w:val="none" w:sz="0" w:space="0" w:color="auto"/>
        <w:left w:val="none" w:sz="0" w:space="0" w:color="auto"/>
        <w:bottom w:val="none" w:sz="0" w:space="0" w:color="auto"/>
        <w:right w:val="none" w:sz="0" w:space="0" w:color="auto"/>
      </w:divBdr>
    </w:div>
    <w:div w:id="140313582">
      <w:marLeft w:val="640"/>
      <w:marRight w:val="0"/>
      <w:marTop w:val="0"/>
      <w:marBottom w:val="0"/>
      <w:divBdr>
        <w:top w:val="none" w:sz="0" w:space="0" w:color="auto"/>
        <w:left w:val="none" w:sz="0" w:space="0" w:color="auto"/>
        <w:bottom w:val="none" w:sz="0" w:space="0" w:color="auto"/>
        <w:right w:val="none" w:sz="0" w:space="0" w:color="auto"/>
      </w:divBdr>
    </w:div>
    <w:div w:id="140849622">
      <w:marLeft w:val="640"/>
      <w:marRight w:val="0"/>
      <w:marTop w:val="0"/>
      <w:marBottom w:val="0"/>
      <w:divBdr>
        <w:top w:val="none" w:sz="0" w:space="0" w:color="auto"/>
        <w:left w:val="none" w:sz="0" w:space="0" w:color="auto"/>
        <w:bottom w:val="none" w:sz="0" w:space="0" w:color="auto"/>
        <w:right w:val="none" w:sz="0" w:space="0" w:color="auto"/>
      </w:divBdr>
    </w:div>
    <w:div w:id="143619397">
      <w:marLeft w:val="640"/>
      <w:marRight w:val="0"/>
      <w:marTop w:val="0"/>
      <w:marBottom w:val="0"/>
      <w:divBdr>
        <w:top w:val="none" w:sz="0" w:space="0" w:color="auto"/>
        <w:left w:val="none" w:sz="0" w:space="0" w:color="auto"/>
        <w:bottom w:val="none" w:sz="0" w:space="0" w:color="auto"/>
        <w:right w:val="none" w:sz="0" w:space="0" w:color="auto"/>
      </w:divBdr>
    </w:div>
    <w:div w:id="144202780">
      <w:marLeft w:val="640"/>
      <w:marRight w:val="0"/>
      <w:marTop w:val="0"/>
      <w:marBottom w:val="0"/>
      <w:divBdr>
        <w:top w:val="none" w:sz="0" w:space="0" w:color="auto"/>
        <w:left w:val="none" w:sz="0" w:space="0" w:color="auto"/>
        <w:bottom w:val="none" w:sz="0" w:space="0" w:color="auto"/>
        <w:right w:val="none" w:sz="0" w:space="0" w:color="auto"/>
      </w:divBdr>
    </w:div>
    <w:div w:id="144706227">
      <w:marLeft w:val="640"/>
      <w:marRight w:val="0"/>
      <w:marTop w:val="0"/>
      <w:marBottom w:val="0"/>
      <w:divBdr>
        <w:top w:val="none" w:sz="0" w:space="0" w:color="auto"/>
        <w:left w:val="none" w:sz="0" w:space="0" w:color="auto"/>
        <w:bottom w:val="none" w:sz="0" w:space="0" w:color="auto"/>
        <w:right w:val="none" w:sz="0" w:space="0" w:color="auto"/>
      </w:divBdr>
    </w:div>
    <w:div w:id="145247604">
      <w:marLeft w:val="640"/>
      <w:marRight w:val="0"/>
      <w:marTop w:val="0"/>
      <w:marBottom w:val="0"/>
      <w:divBdr>
        <w:top w:val="none" w:sz="0" w:space="0" w:color="auto"/>
        <w:left w:val="none" w:sz="0" w:space="0" w:color="auto"/>
        <w:bottom w:val="none" w:sz="0" w:space="0" w:color="auto"/>
        <w:right w:val="none" w:sz="0" w:space="0" w:color="auto"/>
      </w:divBdr>
    </w:div>
    <w:div w:id="151485311">
      <w:marLeft w:val="640"/>
      <w:marRight w:val="0"/>
      <w:marTop w:val="0"/>
      <w:marBottom w:val="0"/>
      <w:divBdr>
        <w:top w:val="none" w:sz="0" w:space="0" w:color="auto"/>
        <w:left w:val="none" w:sz="0" w:space="0" w:color="auto"/>
        <w:bottom w:val="none" w:sz="0" w:space="0" w:color="auto"/>
        <w:right w:val="none" w:sz="0" w:space="0" w:color="auto"/>
      </w:divBdr>
    </w:div>
    <w:div w:id="152187377">
      <w:marLeft w:val="640"/>
      <w:marRight w:val="0"/>
      <w:marTop w:val="0"/>
      <w:marBottom w:val="0"/>
      <w:divBdr>
        <w:top w:val="none" w:sz="0" w:space="0" w:color="auto"/>
        <w:left w:val="none" w:sz="0" w:space="0" w:color="auto"/>
        <w:bottom w:val="none" w:sz="0" w:space="0" w:color="auto"/>
        <w:right w:val="none" w:sz="0" w:space="0" w:color="auto"/>
      </w:divBdr>
    </w:div>
    <w:div w:id="154534786">
      <w:marLeft w:val="640"/>
      <w:marRight w:val="0"/>
      <w:marTop w:val="0"/>
      <w:marBottom w:val="0"/>
      <w:divBdr>
        <w:top w:val="none" w:sz="0" w:space="0" w:color="auto"/>
        <w:left w:val="none" w:sz="0" w:space="0" w:color="auto"/>
        <w:bottom w:val="none" w:sz="0" w:space="0" w:color="auto"/>
        <w:right w:val="none" w:sz="0" w:space="0" w:color="auto"/>
      </w:divBdr>
    </w:div>
    <w:div w:id="156117554">
      <w:marLeft w:val="640"/>
      <w:marRight w:val="0"/>
      <w:marTop w:val="0"/>
      <w:marBottom w:val="0"/>
      <w:divBdr>
        <w:top w:val="none" w:sz="0" w:space="0" w:color="auto"/>
        <w:left w:val="none" w:sz="0" w:space="0" w:color="auto"/>
        <w:bottom w:val="none" w:sz="0" w:space="0" w:color="auto"/>
        <w:right w:val="none" w:sz="0" w:space="0" w:color="auto"/>
      </w:divBdr>
    </w:div>
    <w:div w:id="156459819">
      <w:marLeft w:val="640"/>
      <w:marRight w:val="0"/>
      <w:marTop w:val="0"/>
      <w:marBottom w:val="0"/>
      <w:divBdr>
        <w:top w:val="none" w:sz="0" w:space="0" w:color="auto"/>
        <w:left w:val="none" w:sz="0" w:space="0" w:color="auto"/>
        <w:bottom w:val="none" w:sz="0" w:space="0" w:color="auto"/>
        <w:right w:val="none" w:sz="0" w:space="0" w:color="auto"/>
      </w:divBdr>
    </w:div>
    <w:div w:id="161162210">
      <w:marLeft w:val="640"/>
      <w:marRight w:val="0"/>
      <w:marTop w:val="0"/>
      <w:marBottom w:val="0"/>
      <w:divBdr>
        <w:top w:val="none" w:sz="0" w:space="0" w:color="auto"/>
        <w:left w:val="none" w:sz="0" w:space="0" w:color="auto"/>
        <w:bottom w:val="none" w:sz="0" w:space="0" w:color="auto"/>
        <w:right w:val="none" w:sz="0" w:space="0" w:color="auto"/>
      </w:divBdr>
    </w:div>
    <w:div w:id="166332183">
      <w:marLeft w:val="640"/>
      <w:marRight w:val="0"/>
      <w:marTop w:val="0"/>
      <w:marBottom w:val="0"/>
      <w:divBdr>
        <w:top w:val="none" w:sz="0" w:space="0" w:color="auto"/>
        <w:left w:val="none" w:sz="0" w:space="0" w:color="auto"/>
        <w:bottom w:val="none" w:sz="0" w:space="0" w:color="auto"/>
        <w:right w:val="none" w:sz="0" w:space="0" w:color="auto"/>
      </w:divBdr>
    </w:div>
    <w:div w:id="167065030">
      <w:marLeft w:val="640"/>
      <w:marRight w:val="0"/>
      <w:marTop w:val="0"/>
      <w:marBottom w:val="0"/>
      <w:divBdr>
        <w:top w:val="none" w:sz="0" w:space="0" w:color="auto"/>
        <w:left w:val="none" w:sz="0" w:space="0" w:color="auto"/>
        <w:bottom w:val="none" w:sz="0" w:space="0" w:color="auto"/>
        <w:right w:val="none" w:sz="0" w:space="0" w:color="auto"/>
      </w:divBdr>
    </w:div>
    <w:div w:id="167448405">
      <w:marLeft w:val="640"/>
      <w:marRight w:val="0"/>
      <w:marTop w:val="0"/>
      <w:marBottom w:val="0"/>
      <w:divBdr>
        <w:top w:val="none" w:sz="0" w:space="0" w:color="auto"/>
        <w:left w:val="none" w:sz="0" w:space="0" w:color="auto"/>
        <w:bottom w:val="none" w:sz="0" w:space="0" w:color="auto"/>
        <w:right w:val="none" w:sz="0" w:space="0" w:color="auto"/>
      </w:divBdr>
    </w:div>
    <w:div w:id="171998153">
      <w:bodyDiv w:val="1"/>
      <w:marLeft w:val="0"/>
      <w:marRight w:val="0"/>
      <w:marTop w:val="0"/>
      <w:marBottom w:val="0"/>
      <w:divBdr>
        <w:top w:val="none" w:sz="0" w:space="0" w:color="auto"/>
        <w:left w:val="none" w:sz="0" w:space="0" w:color="auto"/>
        <w:bottom w:val="none" w:sz="0" w:space="0" w:color="auto"/>
        <w:right w:val="none" w:sz="0" w:space="0" w:color="auto"/>
      </w:divBdr>
      <w:divsChild>
        <w:div w:id="413477746">
          <w:marLeft w:val="640"/>
          <w:marRight w:val="0"/>
          <w:marTop w:val="0"/>
          <w:marBottom w:val="0"/>
          <w:divBdr>
            <w:top w:val="none" w:sz="0" w:space="0" w:color="auto"/>
            <w:left w:val="none" w:sz="0" w:space="0" w:color="auto"/>
            <w:bottom w:val="none" w:sz="0" w:space="0" w:color="auto"/>
            <w:right w:val="none" w:sz="0" w:space="0" w:color="auto"/>
          </w:divBdr>
        </w:div>
        <w:div w:id="1197810840">
          <w:marLeft w:val="640"/>
          <w:marRight w:val="0"/>
          <w:marTop w:val="0"/>
          <w:marBottom w:val="0"/>
          <w:divBdr>
            <w:top w:val="none" w:sz="0" w:space="0" w:color="auto"/>
            <w:left w:val="none" w:sz="0" w:space="0" w:color="auto"/>
            <w:bottom w:val="none" w:sz="0" w:space="0" w:color="auto"/>
            <w:right w:val="none" w:sz="0" w:space="0" w:color="auto"/>
          </w:divBdr>
        </w:div>
        <w:div w:id="2012558549">
          <w:marLeft w:val="640"/>
          <w:marRight w:val="0"/>
          <w:marTop w:val="0"/>
          <w:marBottom w:val="0"/>
          <w:divBdr>
            <w:top w:val="none" w:sz="0" w:space="0" w:color="auto"/>
            <w:left w:val="none" w:sz="0" w:space="0" w:color="auto"/>
            <w:bottom w:val="none" w:sz="0" w:space="0" w:color="auto"/>
            <w:right w:val="none" w:sz="0" w:space="0" w:color="auto"/>
          </w:divBdr>
        </w:div>
        <w:div w:id="436143608">
          <w:marLeft w:val="640"/>
          <w:marRight w:val="0"/>
          <w:marTop w:val="0"/>
          <w:marBottom w:val="0"/>
          <w:divBdr>
            <w:top w:val="none" w:sz="0" w:space="0" w:color="auto"/>
            <w:left w:val="none" w:sz="0" w:space="0" w:color="auto"/>
            <w:bottom w:val="none" w:sz="0" w:space="0" w:color="auto"/>
            <w:right w:val="none" w:sz="0" w:space="0" w:color="auto"/>
          </w:divBdr>
        </w:div>
        <w:div w:id="627584761">
          <w:marLeft w:val="640"/>
          <w:marRight w:val="0"/>
          <w:marTop w:val="0"/>
          <w:marBottom w:val="0"/>
          <w:divBdr>
            <w:top w:val="none" w:sz="0" w:space="0" w:color="auto"/>
            <w:left w:val="none" w:sz="0" w:space="0" w:color="auto"/>
            <w:bottom w:val="none" w:sz="0" w:space="0" w:color="auto"/>
            <w:right w:val="none" w:sz="0" w:space="0" w:color="auto"/>
          </w:divBdr>
        </w:div>
        <w:div w:id="1108426205">
          <w:marLeft w:val="640"/>
          <w:marRight w:val="0"/>
          <w:marTop w:val="0"/>
          <w:marBottom w:val="0"/>
          <w:divBdr>
            <w:top w:val="none" w:sz="0" w:space="0" w:color="auto"/>
            <w:left w:val="none" w:sz="0" w:space="0" w:color="auto"/>
            <w:bottom w:val="none" w:sz="0" w:space="0" w:color="auto"/>
            <w:right w:val="none" w:sz="0" w:space="0" w:color="auto"/>
          </w:divBdr>
        </w:div>
        <w:div w:id="1738087830">
          <w:marLeft w:val="640"/>
          <w:marRight w:val="0"/>
          <w:marTop w:val="0"/>
          <w:marBottom w:val="0"/>
          <w:divBdr>
            <w:top w:val="none" w:sz="0" w:space="0" w:color="auto"/>
            <w:left w:val="none" w:sz="0" w:space="0" w:color="auto"/>
            <w:bottom w:val="none" w:sz="0" w:space="0" w:color="auto"/>
            <w:right w:val="none" w:sz="0" w:space="0" w:color="auto"/>
          </w:divBdr>
        </w:div>
        <w:div w:id="610288128">
          <w:marLeft w:val="640"/>
          <w:marRight w:val="0"/>
          <w:marTop w:val="0"/>
          <w:marBottom w:val="0"/>
          <w:divBdr>
            <w:top w:val="none" w:sz="0" w:space="0" w:color="auto"/>
            <w:left w:val="none" w:sz="0" w:space="0" w:color="auto"/>
            <w:bottom w:val="none" w:sz="0" w:space="0" w:color="auto"/>
            <w:right w:val="none" w:sz="0" w:space="0" w:color="auto"/>
          </w:divBdr>
        </w:div>
        <w:div w:id="2064135414">
          <w:marLeft w:val="640"/>
          <w:marRight w:val="0"/>
          <w:marTop w:val="0"/>
          <w:marBottom w:val="0"/>
          <w:divBdr>
            <w:top w:val="none" w:sz="0" w:space="0" w:color="auto"/>
            <w:left w:val="none" w:sz="0" w:space="0" w:color="auto"/>
            <w:bottom w:val="none" w:sz="0" w:space="0" w:color="auto"/>
            <w:right w:val="none" w:sz="0" w:space="0" w:color="auto"/>
          </w:divBdr>
        </w:div>
        <w:div w:id="1102578208">
          <w:marLeft w:val="640"/>
          <w:marRight w:val="0"/>
          <w:marTop w:val="0"/>
          <w:marBottom w:val="0"/>
          <w:divBdr>
            <w:top w:val="none" w:sz="0" w:space="0" w:color="auto"/>
            <w:left w:val="none" w:sz="0" w:space="0" w:color="auto"/>
            <w:bottom w:val="none" w:sz="0" w:space="0" w:color="auto"/>
            <w:right w:val="none" w:sz="0" w:space="0" w:color="auto"/>
          </w:divBdr>
        </w:div>
        <w:div w:id="1615865413">
          <w:marLeft w:val="640"/>
          <w:marRight w:val="0"/>
          <w:marTop w:val="0"/>
          <w:marBottom w:val="0"/>
          <w:divBdr>
            <w:top w:val="none" w:sz="0" w:space="0" w:color="auto"/>
            <w:left w:val="none" w:sz="0" w:space="0" w:color="auto"/>
            <w:bottom w:val="none" w:sz="0" w:space="0" w:color="auto"/>
            <w:right w:val="none" w:sz="0" w:space="0" w:color="auto"/>
          </w:divBdr>
        </w:div>
        <w:div w:id="1881088617">
          <w:marLeft w:val="640"/>
          <w:marRight w:val="0"/>
          <w:marTop w:val="0"/>
          <w:marBottom w:val="0"/>
          <w:divBdr>
            <w:top w:val="none" w:sz="0" w:space="0" w:color="auto"/>
            <w:left w:val="none" w:sz="0" w:space="0" w:color="auto"/>
            <w:bottom w:val="none" w:sz="0" w:space="0" w:color="auto"/>
            <w:right w:val="none" w:sz="0" w:space="0" w:color="auto"/>
          </w:divBdr>
        </w:div>
        <w:div w:id="1554923980">
          <w:marLeft w:val="640"/>
          <w:marRight w:val="0"/>
          <w:marTop w:val="0"/>
          <w:marBottom w:val="0"/>
          <w:divBdr>
            <w:top w:val="none" w:sz="0" w:space="0" w:color="auto"/>
            <w:left w:val="none" w:sz="0" w:space="0" w:color="auto"/>
            <w:bottom w:val="none" w:sz="0" w:space="0" w:color="auto"/>
            <w:right w:val="none" w:sz="0" w:space="0" w:color="auto"/>
          </w:divBdr>
        </w:div>
        <w:div w:id="2048291504">
          <w:marLeft w:val="640"/>
          <w:marRight w:val="0"/>
          <w:marTop w:val="0"/>
          <w:marBottom w:val="0"/>
          <w:divBdr>
            <w:top w:val="none" w:sz="0" w:space="0" w:color="auto"/>
            <w:left w:val="none" w:sz="0" w:space="0" w:color="auto"/>
            <w:bottom w:val="none" w:sz="0" w:space="0" w:color="auto"/>
            <w:right w:val="none" w:sz="0" w:space="0" w:color="auto"/>
          </w:divBdr>
        </w:div>
        <w:div w:id="1413891711">
          <w:marLeft w:val="640"/>
          <w:marRight w:val="0"/>
          <w:marTop w:val="0"/>
          <w:marBottom w:val="0"/>
          <w:divBdr>
            <w:top w:val="none" w:sz="0" w:space="0" w:color="auto"/>
            <w:left w:val="none" w:sz="0" w:space="0" w:color="auto"/>
            <w:bottom w:val="none" w:sz="0" w:space="0" w:color="auto"/>
            <w:right w:val="none" w:sz="0" w:space="0" w:color="auto"/>
          </w:divBdr>
        </w:div>
        <w:div w:id="887378391">
          <w:marLeft w:val="640"/>
          <w:marRight w:val="0"/>
          <w:marTop w:val="0"/>
          <w:marBottom w:val="0"/>
          <w:divBdr>
            <w:top w:val="none" w:sz="0" w:space="0" w:color="auto"/>
            <w:left w:val="none" w:sz="0" w:space="0" w:color="auto"/>
            <w:bottom w:val="none" w:sz="0" w:space="0" w:color="auto"/>
            <w:right w:val="none" w:sz="0" w:space="0" w:color="auto"/>
          </w:divBdr>
        </w:div>
        <w:div w:id="1804497984">
          <w:marLeft w:val="640"/>
          <w:marRight w:val="0"/>
          <w:marTop w:val="0"/>
          <w:marBottom w:val="0"/>
          <w:divBdr>
            <w:top w:val="none" w:sz="0" w:space="0" w:color="auto"/>
            <w:left w:val="none" w:sz="0" w:space="0" w:color="auto"/>
            <w:bottom w:val="none" w:sz="0" w:space="0" w:color="auto"/>
            <w:right w:val="none" w:sz="0" w:space="0" w:color="auto"/>
          </w:divBdr>
        </w:div>
        <w:div w:id="1677078371">
          <w:marLeft w:val="640"/>
          <w:marRight w:val="0"/>
          <w:marTop w:val="0"/>
          <w:marBottom w:val="0"/>
          <w:divBdr>
            <w:top w:val="none" w:sz="0" w:space="0" w:color="auto"/>
            <w:left w:val="none" w:sz="0" w:space="0" w:color="auto"/>
            <w:bottom w:val="none" w:sz="0" w:space="0" w:color="auto"/>
            <w:right w:val="none" w:sz="0" w:space="0" w:color="auto"/>
          </w:divBdr>
        </w:div>
        <w:div w:id="949120834">
          <w:marLeft w:val="640"/>
          <w:marRight w:val="0"/>
          <w:marTop w:val="0"/>
          <w:marBottom w:val="0"/>
          <w:divBdr>
            <w:top w:val="none" w:sz="0" w:space="0" w:color="auto"/>
            <w:left w:val="none" w:sz="0" w:space="0" w:color="auto"/>
            <w:bottom w:val="none" w:sz="0" w:space="0" w:color="auto"/>
            <w:right w:val="none" w:sz="0" w:space="0" w:color="auto"/>
          </w:divBdr>
        </w:div>
        <w:div w:id="856312082">
          <w:marLeft w:val="640"/>
          <w:marRight w:val="0"/>
          <w:marTop w:val="0"/>
          <w:marBottom w:val="0"/>
          <w:divBdr>
            <w:top w:val="none" w:sz="0" w:space="0" w:color="auto"/>
            <w:left w:val="none" w:sz="0" w:space="0" w:color="auto"/>
            <w:bottom w:val="none" w:sz="0" w:space="0" w:color="auto"/>
            <w:right w:val="none" w:sz="0" w:space="0" w:color="auto"/>
          </w:divBdr>
        </w:div>
        <w:div w:id="1778676010">
          <w:marLeft w:val="640"/>
          <w:marRight w:val="0"/>
          <w:marTop w:val="0"/>
          <w:marBottom w:val="0"/>
          <w:divBdr>
            <w:top w:val="none" w:sz="0" w:space="0" w:color="auto"/>
            <w:left w:val="none" w:sz="0" w:space="0" w:color="auto"/>
            <w:bottom w:val="none" w:sz="0" w:space="0" w:color="auto"/>
            <w:right w:val="none" w:sz="0" w:space="0" w:color="auto"/>
          </w:divBdr>
        </w:div>
        <w:div w:id="89280057">
          <w:marLeft w:val="640"/>
          <w:marRight w:val="0"/>
          <w:marTop w:val="0"/>
          <w:marBottom w:val="0"/>
          <w:divBdr>
            <w:top w:val="none" w:sz="0" w:space="0" w:color="auto"/>
            <w:left w:val="none" w:sz="0" w:space="0" w:color="auto"/>
            <w:bottom w:val="none" w:sz="0" w:space="0" w:color="auto"/>
            <w:right w:val="none" w:sz="0" w:space="0" w:color="auto"/>
          </w:divBdr>
        </w:div>
        <w:div w:id="1880777322">
          <w:marLeft w:val="640"/>
          <w:marRight w:val="0"/>
          <w:marTop w:val="0"/>
          <w:marBottom w:val="0"/>
          <w:divBdr>
            <w:top w:val="none" w:sz="0" w:space="0" w:color="auto"/>
            <w:left w:val="none" w:sz="0" w:space="0" w:color="auto"/>
            <w:bottom w:val="none" w:sz="0" w:space="0" w:color="auto"/>
            <w:right w:val="none" w:sz="0" w:space="0" w:color="auto"/>
          </w:divBdr>
        </w:div>
        <w:div w:id="1846624184">
          <w:marLeft w:val="640"/>
          <w:marRight w:val="0"/>
          <w:marTop w:val="0"/>
          <w:marBottom w:val="0"/>
          <w:divBdr>
            <w:top w:val="none" w:sz="0" w:space="0" w:color="auto"/>
            <w:left w:val="none" w:sz="0" w:space="0" w:color="auto"/>
            <w:bottom w:val="none" w:sz="0" w:space="0" w:color="auto"/>
            <w:right w:val="none" w:sz="0" w:space="0" w:color="auto"/>
          </w:divBdr>
        </w:div>
        <w:div w:id="675768818">
          <w:marLeft w:val="640"/>
          <w:marRight w:val="0"/>
          <w:marTop w:val="0"/>
          <w:marBottom w:val="0"/>
          <w:divBdr>
            <w:top w:val="none" w:sz="0" w:space="0" w:color="auto"/>
            <w:left w:val="none" w:sz="0" w:space="0" w:color="auto"/>
            <w:bottom w:val="none" w:sz="0" w:space="0" w:color="auto"/>
            <w:right w:val="none" w:sz="0" w:space="0" w:color="auto"/>
          </w:divBdr>
        </w:div>
        <w:div w:id="1101028239">
          <w:marLeft w:val="640"/>
          <w:marRight w:val="0"/>
          <w:marTop w:val="0"/>
          <w:marBottom w:val="0"/>
          <w:divBdr>
            <w:top w:val="none" w:sz="0" w:space="0" w:color="auto"/>
            <w:left w:val="none" w:sz="0" w:space="0" w:color="auto"/>
            <w:bottom w:val="none" w:sz="0" w:space="0" w:color="auto"/>
            <w:right w:val="none" w:sz="0" w:space="0" w:color="auto"/>
          </w:divBdr>
        </w:div>
        <w:div w:id="1115055556">
          <w:marLeft w:val="640"/>
          <w:marRight w:val="0"/>
          <w:marTop w:val="0"/>
          <w:marBottom w:val="0"/>
          <w:divBdr>
            <w:top w:val="none" w:sz="0" w:space="0" w:color="auto"/>
            <w:left w:val="none" w:sz="0" w:space="0" w:color="auto"/>
            <w:bottom w:val="none" w:sz="0" w:space="0" w:color="auto"/>
            <w:right w:val="none" w:sz="0" w:space="0" w:color="auto"/>
          </w:divBdr>
        </w:div>
        <w:div w:id="302277976">
          <w:marLeft w:val="640"/>
          <w:marRight w:val="0"/>
          <w:marTop w:val="0"/>
          <w:marBottom w:val="0"/>
          <w:divBdr>
            <w:top w:val="none" w:sz="0" w:space="0" w:color="auto"/>
            <w:left w:val="none" w:sz="0" w:space="0" w:color="auto"/>
            <w:bottom w:val="none" w:sz="0" w:space="0" w:color="auto"/>
            <w:right w:val="none" w:sz="0" w:space="0" w:color="auto"/>
          </w:divBdr>
        </w:div>
        <w:div w:id="1579248119">
          <w:marLeft w:val="640"/>
          <w:marRight w:val="0"/>
          <w:marTop w:val="0"/>
          <w:marBottom w:val="0"/>
          <w:divBdr>
            <w:top w:val="none" w:sz="0" w:space="0" w:color="auto"/>
            <w:left w:val="none" w:sz="0" w:space="0" w:color="auto"/>
            <w:bottom w:val="none" w:sz="0" w:space="0" w:color="auto"/>
            <w:right w:val="none" w:sz="0" w:space="0" w:color="auto"/>
          </w:divBdr>
        </w:div>
        <w:div w:id="708187707">
          <w:marLeft w:val="640"/>
          <w:marRight w:val="0"/>
          <w:marTop w:val="0"/>
          <w:marBottom w:val="0"/>
          <w:divBdr>
            <w:top w:val="none" w:sz="0" w:space="0" w:color="auto"/>
            <w:left w:val="none" w:sz="0" w:space="0" w:color="auto"/>
            <w:bottom w:val="none" w:sz="0" w:space="0" w:color="auto"/>
            <w:right w:val="none" w:sz="0" w:space="0" w:color="auto"/>
          </w:divBdr>
        </w:div>
        <w:div w:id="1008873247">
          <w:marLeft w:val="640"/>
          <w:marRight w:val="0"/>
          <w:marTop w:val="0"/>
          <w:marBottom w:val="0"/>
          <w:divBdr>
            <w:top w:val="none" w:sz="0" w:space="0" w:color="auto"/>
            <w:left w:val="none" w:sz="0" w:space="0" w:color="auto"/>
            <w:bottom w:val="none" w:sz="0" w:space="0" w:color="auto"/>
            <w:right w:val="none" w:sz="0" w:space="0" w:color="auto"/>
          </w:divBdr>
        </w:div>
        <w:div w:id="2138402013">
          <w:marLeft w:val="640"/>
          <w:marRight w:val="0"/>
          <w:marTop w:val="0"/>
          <w:marBottom w:val="0"/>
          <w:divBdr>
            <w:top w:val="none" w:sz="0" w:space="0" w:color="auto"/>
            <w:left w:val="none" w:sz="0" w:space="0" w:color="auto"/>
            <w:bottom w:val="none" w:sz="0" w:space="0" w:color="auto"/>
            <w:right w:val="none" w:sz="0" w:space="0" w:color="auto"/>
          </w:divBdr>
        </w:div>
        <w:div w:id="1453985135">
          <w:marLeft w:val="640"/>
          <w:marRight w:val="0"/>
          <w:marTop w:val="0"/>
          <w:marBottom w:val="0"/>
          <w:divBdr>
            <w:top w:val="none" w:sz="0" w:space="0" w:color="auto"/>
            <w:left w:val="none" w:sz="0" w:space="0" w:color="auto"/>
            <w:bottom w:val="none" w:sz="0" w:space="0" w:color="auto"/>
            <w:right w:val="none" w:sz="0" w:space="0" w:color="auto"/>
          </w:divBdr>
        </w:div>
        <w:div w:id="164441091">
          <w:marLeft w:val="640"/>
          <w:marRight w:val="0"/>
          <w:marTop w:val="0"/>
          <w:marBottom w:val="0"/>
          <w:divBdr>
            <w:top w:val="none" w:sz="0" w:space="0" w:color="auto"/>
            <w:left w:val="none" w:sz="0" w:space="0" w:color="auto"/>
            <w:bottom w:val="none" w:sz="0" w:space="0" w:color="auto"/>
            <w:right w:val="none" w:sz="0" w:space="0" w:color="auto"/>
          </w:divBdr>
        </w:div>
        <w:div w:id="1897204949">
          <w:marLeft w:val="640"/>
          <w:marRight w:val="0"/>
          <w:marTop w:val="0"/>
          <w:marBottom w:val="0"/>
          <w:divBdr>
            <w:top w:val="none" w:sz="0" w:space="0" w:color="auto"/>
            <w:left w:val="none" w:sz="0" w:space="0" w:color="auto"/>
            <w:bottom w:val="none" w:sz="0" w:space="0" w:color="auto"/>
            <w:right w:val="none" w:sz="0" w:space="0" w:color="auto"/>
          </w:divBdr>
        </w:div>
        <w:div w:id="1458722780">
          <w:marLeft w:val="640"/>
          <w:marRight w:val="0"/>
          <w:marTop w:val="0"/>
          <w:marBottom w:val="0"/>
          <w:divBdr>
            <w:top w:val="none" w:sz="0" w:space="0" w:color="auto"/>
            <w:left w:val="none" w:sz="0" w:space="0" w:color="auto"/>
            <w:bottom w:val="none" w:sz="0" w:space="0" w:color="auto"/>
            <w:right w:val="none" w:sz="0" w:space="0" w:color="auto"/>
          </w:divBdr>
        </w:div>
        <w:div w:id="1333876484">
          <w:marLeft w:val="640"/>
          <w:marRight w:val="0"/>
          <w:marTop w:val="0"/>
          <w:marBottom w:val="0"/>
          <w:divBdr>
            <w:top w:val="none" w:sz="0" w:space="0" w:color="auto"/>
            <w:left w:val="none" w:sz="0" w:space="0" w:color="auto"/>
            <w:bottom w:val="none" w:sz="0" w:space="0" w:color="auto"/>
            <w:right w:val="none" w:sz="0" w:space="0" w:color="auto"/>
          </w:divBdr>
        </w:div>
        <w:div w:id="327559973">
          <w:marLeft w:val="640"/>
          <w:marRight w:val="0"/>
          <w:marTop w:val="0"/>
          <w:marBottom w:val="0"/>
          <w:divBdr>
            <w:top w:val="none" w:sz="0" w:space="0" w:color="auto"/>
            <w:left w:val="none" w:sz="0" w:space="0" w:color="auto"/>
            <w:bottom w:val="none" w:sz="0" w:space="0" w:color="auto"/>
            <w:right w:val="none" w:sz="0" w:space="0" w:color="auto"/>
          </w:divBdr>
        </w:div>
        <w:div w:id="1631208960">
          <w:marLeft w:val="640"/>
          <w:marRight w:val="0"/>
          <w:marTop w:val="0"/>
          <w:marBottom w:val="0"/>
          <w:divBdr>
            <w:top w:val="none" w:sz="0" w:space="0" w:color="auto"/>
            <w:left w:val="none" w:sz="0" w:space="0" w:color="auto"/>
            <w:bottom w:val="none" w:sz="0" w:space="0" w:color="auto"/>
            <w:right w:val="none" w:sz="0" w:space="0" w:color="auto"/>
          </w:divBdr>
        </w:div>
        <w:div w:id="965964528">
          <w:marLeft w:val="640"/>
          <w:marRight w:val="0"/>
          <w:marTop w:val="0"/>
          <w:marBottom w:val="0"/>
          <w:divBdr>
            <w:top w:val="none" w:sz="0" w:space="0" w:color="auto"/>
            <w:left w:val="none" w:sz="0" w:space="0" w:color="auto"/>
            <w:bottom w:val="none" w:sz="0" w:space="0" w:color="auto"/>
            <w:right w:val="none" w:sz="0" w:space="0" w:color="auto"/>
          </w:divBdr>
        </w:div>
        <w:div w:id="1972978084">
          <w:marLeft w:val="640"/>
          <w:marRight w:val="0"/>
          <w:marTop w:val="0"/>
          <w:marBottom w:val="0"/>
          <w:divBdr>
            <w:top w:val="none" w:sz="0" w:space="0" w:color="auto"/>
            <w:left w:val="none" w:sz="0" w:space="0" w:color="auto"/>
            <w:bottom w:val="none" w:sz="0" w:space="0" w:color="auto"/>
            <w:right w:val="none" w:sz="0" w:space="0" w:color="auto"/>
          </w:divBdr>
        </w:div>
        <w:div w:id="1940792069">
          <w:marLeft w:val="640"/>
          <w:marRight w:val="0"/>
          <w:marTop w:val="0"/>
          <w:marBottom w:val="0"/>
          <w:divBdr>
            <w:top w:val="none" w:sz="0" w:space="0" w:color="auto"/>
            <w:left w:val="none" w:sz="0" w:space="0" w:color="auto"/>
            <w:bottom w:val="none" w:sz="0" w:space="0" w:color="auto"/>
            <w:right w:val="none" w:sz="0" w:space="0" w:color="auto"/>
          </w:divBdr>
        </w:div>
      </w:divsChild>
    </w:div>
    <w:div w:id="172916634">
      <w:marLeft w:val="640"/>
      <w:marRight w:val="0"/>
      <w:marTop w:val="0"/>
      <w:marBottom w:val="0"/>
      <w:divBdr>
        <w:top w:val="none" w:sz="0" w:space="0" w:color="auto"/>
        <w:left w:val="none" w:sz="0" w:space="0" w:color="auto"/>
        <w:bottom w:val="none" w:sz="0" w:space="0" w:color="auto"/>
        <w:right w:val="none" w:sz="0" w:space="0" w:color="auto"/>
      </w:divBdr>
    </w:div>
    <w:div w:id="174350311">
      <w:marLeft w:val="640"/>
      <w:marRight w:val="0"/>
      <w:marTop w:val="0"/>
      <w:marBottom w:val="0"/>
      <w:divBdr>
        <w:top w:val="none" w:sz="0" w:space="0" w:color="auto"/>
        <w:left w:val="none" w:sz="0" w:space="0" w:color="auto"/>
        <w:bottom w:val="none" w:sz="0" w:space="0" w:color="auto"/>
        <w:right w:val="none" w:sz="0" w:space="0" w:color="auto"/>
      </w:divBdr>
    </w:div>
    <w:div w:id="176239996">
      <w:marLeft w:val="640"/>
      <w:marRight w:val="0"/>
      <w:marTop w:val="0"/>
      <w:marBottom w:val="0"/>
      <w:divBdr>
        <w:top w:val="none" w:sz="0" w:space="0" w:color="auto"/>
        <w:left w:val="none" w:sz="0" w:space="0" w:color="auto"/>
        <w:bottom w:val="none" w:sz="0" w:space="0" w:color="auto"/>
        <w:right w:val="none" w:sz="0" w:space="0" w:color="auto"/>
      </w:divBdr>
    </w:div>
    <w:div w:id="177162208">
      <w:marLeft w:val="640"/>
      <w:marRight w:val="0"/>
      <w:marTop w:val="0"/>
      <w:marBottom w:val="0"/>
      <w:divBdr>
        <w:top w:val="none" w:sz="0" w:space="0" w:color="auto"/>
        <w:left w:val="none" w:sz="0" w:space="0" w:color="auto"/>
        <w:bottom w:val="none" w:sz="0" w:space="0" w:color="auto"/>
        <w:right w:val="none" w:sz="0" w:space="0" w:color="auto"/>
      </w:divBdr>
    </w:div>
    <w:div w:id="178131136">
      <w:marLeft w:val="640"/>
      <w:marRight w:val="0"/>
      <w:marTop w:val="0"/>
      <w:marBottom w:val="0"/>
      <w:divBdr>
        <w:top w:val="none" w:sz="0" w:space="0" w:color="auto"/>
        <w:left w:val="none" w:sz="0" w:space="0" w:color="auto"/>
        <w:bottom w:val="none" w:sz="0" w:space="0" w:color="auto"/>
        <w:right w:val="none" w:sz="0" w:space="0" w:color="auto"/>
      </w:divBdr>
    </w:div>
    <w:div w:id="179902778">
      <w:marLeft w:val="640"/>
      <w:marRight w:val="0"/>
      <w:marTop w:val="0"/>
      <w:marBottom w:val="0"/>
      <w:divBdr>
        <w:top w:val="none" w:sz="0" w:space="0" w:color="auto"/>
        <w:left w:val="none" w:sz="0" w:space="0" w:color="auto"/>
        <w:bottom w:val="none" w:sz="0" w:space="0" w:color="auto"/>
        <w:right w:val="none" w:sz="0" w:space="0" w:color="auto"/>
      </w:divBdr>
    </w:div>
    <w:div w:id="181088228">
      <w:marLeft w:val="640"/>
      <w:marRight w:val="0"/>
      <w:marTop w:val="0"/>
      <w:marBottom w:val="0"/>
      <w:divBdr>
        <w:top w:val="none" w:sz="0" w:space="0" w:color="auto"/>
        <w:left w:val="none" w:sz="0" w:space="0" w:color="auto"/>
        <w:bottom w:val="none" w:sz="0" w:space="0" w:color="auto"/>
        <w:right w:val="none" w:sz="0" w:space="0" w:color="auto"/>
      </w:divBdr>
    </w:div>
    <w:div w:id="182204624">
      <w:marLeft w:val="640"/>
      <w:marRight w:val="0"/>
      <w:marTop w:val="0"/>
      <w:marBottom w:val="0"/>
      <w:divBdr>
        <w:top w:val="none" w:sz="0" w:space="0" w:color="auto"/>
        <w:left w:val="none" w:sz="0" w:space="0" w:color="auto"/>
        <w:bottom w:val="none" w:sz="0" w:space="0" w:color="auto"/>
        <w:right w:val="none" w:sz="0" w:space="0" w:color="auto"/>
      </w:divBdr>
    </w:div>
    <w:div w:id="186407176">
      <w:marLeft w:val="640"/>
      <w:marRight w:val="0"/>
      <w:marTop w:val="0"/>
      <w:marBottom w:val="0"/>
      <w:divBdr>
        <w:top w:val="none" w:sz="0" w:space="0" w:color="auto"/>
        <w:left w:val="none" w:sz="0" w:space="0" w:color="auto"/>
        <w:bottom w:val="none" w:sz="0" w:space="0" w:color="auto"/>
        <w:right w:val="none" w:sz="0" w:space="0" w:color="auto"/>
      </w:divBdr>
    </w:div>
    <w:div w:id="186456640">
      <w:marLeft w:val="640"/>
      <w:marRight w:val="0"/>
      <w:marTop w:val="0"/>
      <w:marBottom w:val="0"/>
      <w:divBdr>
        <w:top w:val="none" w:sz="0" w:space="0" w:color="auto"/>
        <w:left w:val="none" w:sz="0" w:space="0" w:color="auto"/>
        <w:bottom w:val="none" w:sz="0" w:space="0" w:color="auto"/>
        <w:right w:val="none" w:sz="0" w:space="0" w:color="auto"/>
      </w:divBdr>
    </w:div>
    <w:div w:id="187331787">
      <w:marLeft w:val="640"/>
      <w:marRight w:val="0"/>
      <w:marTop w:val="0"/>
      <w:marBottom w:val="0"/>
      <w:divBdr>
        <w:top w:val="none" w:sz="0" w:space="0" w:color="auto"/>
        <w:left w:val="none" w:sz="0" w:space="0" w:color="auto"/>
        <w:bottom w:val="none" w:sz="0" w:space="0" w:color="auto"/>
        <w:right w:val="none" w:sz="0" w:space="0" w:color="auto"/>
      </w:divBdr>
    </w:div>
    <w:div w:id="192035922">
      <w:marLeft w:val="640"/>
      <w:marRight w:val="0"/>
      <w:marTop w:val="0"/>
      <w:marBottom w:val="0"/>
      <w:divBdr>
        <w:top w:val="none" w:sz="0" w:space="0" w:color="auto"/>
        <w:left w:val="none" w:sz="0" w:space="0" w:color="auto"/>
        <w:bottom w:val="none" w:sz="0" w:space="0" w:color="auto"/>
        <w:right w:val="none" w:sz="0" w:space="0" w:color="auto"/>
      </w:divBdr>
    </w:div>
    <w:div w:id="192305191">
      <w:marLeft w:val="640"/>
      <w:marRight w:val="0"/>
      <w:marTop w:val="0"/>
      <w:marBottom w:val="0"/>
      <w:divBdr>
        <w:top w:val="none" w:sz="0" w:space="0" w:color="auto"/>
        <w:left w:val="none" w:sz="0" w:space="0" w:color="auto"/>
        <w:bottom w:val="none" w:sz="0" w:space="0" w:color="auto"/>
        <w:right w:val="none" w:sz="0" w:space="0" w:color="auto"/>
      </w:divBdr>
    </w:div>
    <w:div w:id="195119950">
      <w:marLeft w:val="640"/>
      <w:marRight w:val="0"/>
      <w:marTop w:val="0"/>
      <w:marBottom w:val="0"/>
      <w:divBdr>
        <w:top w:val="none" w:sz="0" w:space="0" w:color="auto"/>
        <w:left w:val="none" w:sz="0" w:space="0" w:color="auto"/>
        <w:bottom w:val="none" w:sz="0" w:space="0" w:color="auto"/>
        <w:right w:val="none" w:sz="0" w:space="0" w:color="auto"/>
      </w:divBdr>
    </w:div>
    <w:div w:id="195773121">
      <w:marLeft w:val="640"/>
      <w:marRight w:val="0"/>
      <w:marTop w:val="0"/>
      <w:marBottom w:val="0"/>
      <w:divBdr>
        <w:top w:val="none" w:sz="0" w:space="0" w:color="auto"/>
        <w:left w:val="none" w:sz="0" w:space="0" w:color="auto"/>
        <w:bottom w:val="none" w:sz="0" w:space="0" w:color="auto"/>
        <w:right w:val="none" w:sz="0" w:space="0" w:color="auto"/>
      </w:divBdr>
    </w:div>
    <w:div w:id="197401086">
      <w:marLeft w:val="640"/>
      <w:marRight w:val="0"/>
      <w:marTop w:val="0"/>
      <w:marBottom w:val="0"/>
      <w:divBdr>
        <w:top w:val="none" w:sz="0" w:space="0" w:color="auto"/>
        <w:left w:val="none" w:sz="0" w:space="0" w:color="auto"/>
        <w:bottom w:val="none" w:sz="0" w:space="0" w:color="auto"/>
        <w:right w:val="none" w:sz="0" w:space="0" w:color="auto"/>
      </w:divBdr>
    </w:div>
    <w:div w:id="197742470">
      <w:marLeft w:val="640"/>
      <w:marRight w:val="0"/>
      <w:marTop w:val="0"/>
      <w:marBottom w:val="0"/>
      <w:divBdr>
        <w:top w:val="none" w:sz="0" w:space="0" w:color="auto"/>
        <w:left w:val="none" w:sz="0" w:space="0" w:color="auto"/>
        <w:bottom w:val="none" w:sz="0" w:space="0" w:color="auto"/>
        <w:right w:val="none" w:sz="0" w:space="0" w:color="auto"/>
      </w:divBdr>
    </w:div>
    <w:div w:id="199368643">
      <w:marLeft w:val="640"/>
      <w:marRight w:val="0"/>
      <w:marTop w:val="0"/>
      <w:marBottom w:val="0"/>
      <w:divBdr>
        <w:top w:val="none" w:sz="0" w:space="0" w:color="auto"/>
        <w:left w:val="none" w:sz="0" w:space="0" w:color="auto"/>
        <w:bottom w:val="none" w:sz="0" w:space="0" w:color="auto"/>
        <w:right w:val="none" w:sz="0" w:space="0" w:color="auto"/>
      </w:divBdr>
    </w:div>
    <w:div w:id="199512064">
      <w:marLeft w:val="640"/>
      <w:marRight w:val="0"/>
      <w:marTop w:val="0"/>
      <w:marBottom w:val="0"/>
      <w:divBdr>
        <w:top w:val="none" w:sz="0" w:space="0" w:color="auto"/>
        <w:left w:val="none" w:sz="0" w:space="0" w:color="auto"/>
        <w:bottom w:val="none" w:sz="0" w:space="0" w:color="auto"/>
        <w:right w:val="none" w:sz="0" w:space="0" w:color="auto"/>
      </w:divBdr>
    </w:div>
    <w:div w:id="201208270">
      <w:marLeft w:val="640"/>
      <w:marRight w:val="0"/>
      <w:marTop w:val="0"/>
      <w:marBottom w:val="0"/>
      <w:divBdr>
        <w:top w:val="none" w:sz="0" w:space="0" w:color="auto"/>
        <w:left w:val="none" w:sz="0" w:space="0" w:color="auto"/>
        <w:bottom w:val="none" w:sz="0" w:space="0" w:color="auto"/>
        <w:right w:val="none" w:sz="0" w:space="0" w:color="auto"/>
      </w:divBdr>
    </w:div>
    <w:div w:id="205990694">
      <w:marLeft w:val="640"/>
      <w:marRight w:val="0"/>
      <w:marTop w:val="0"/>
      <w:marBottom w:val="0"/>
      <w:divBdr>
        <w:top w:val="none" w:sz="0" w:space="0" w:color="auto"/>
        <w:left w:val="none" w:sz="0" w:space="0" w:color="auto"/>
        <w:bottom w:val="none" w:sz="0" w:space="0" w:color="auto"/>
        <w:right w:val="none" w:sz="0" w:space="0" w:color="auto"/>
      </w:divBdr>
    </w:div>
    <w:div w:id="208683970">
      <w:marLeft w:val="640"/>
      <w:marRight w:val="0"/>
      <w:marTop w:val="0"/>
      <w:marBottom w:val="0"/>
      <w:divBdr>
        <w:top w:val="none" w:sz="0" w:space="0" w:color="auto"/>
        <w:left w:val="none" w:sz="0" w:space="0" w:color="auto"/>
        <w:bottom w:val="none" w:sz="0" w:space="0" w:color="auto"/>
        <w:right w:val="none" w:sz="0" w:space="0" w:color="auto"/>
      </w:divBdr>
    </w:div>
    <w:div w:id="209459317">
      <w:marLeft w:val="640"/>
      <w:marRight w:val="0"/>
      <w:marTop w:val="0"/>
      <w:marBottom w:val="0"/>
      <w:divBdr>
        <w:top w:val="none" w:sz="0" w:space="0" w:color="auto"/>
        <w:left w:val="none" w:sz="0" w:space="0" w:color="auto"/>
        <w:bottom w:val="none" w:sz="0" w:space="0" w:color="auto"/>
        <w:right w:val="none" w:sz="0" w:space="0" w:color="auto"/>
      </w:divBdr>
    </w:div>
    <w:div w:id="212159813">
      <w:marLeft w:val="640"/>
      <w:marRight w:val="0"/>
      <w:marTop w:val="0"/>
      <w:marBottom w:val="0"/>
      <w:divBdr>
        <w:top w:val="none" w:sz="0" w:space="0" w:color="auto"/>
        <w:left w:val="none" w:sz="0" w:space="0" w:color="auto"/>
        <w:bottom w:val="none" w:sz="0" w:space="0" w:color="auto"/>
        <w:right w:val="none" w:sz="0" w:space="0" w:color="auto"/>
      </w:divBdr>
    </w:div>
    <w:div w:id="214463549">
      <w:marLeft w:val="640"/>
      <w:marRight w:val="0"/>
      <w:marTop w:val="0"/>
      <w:marBottom w:val="0"/>
      <w:divBdr>
        <w:top w:val="none" w:sz="0" w:space="0" w:color="auto"/>
        <w:left w:val="none" w:sz="0" w:space="0" w:color="auto"/>
        <w:bottom w:val="none" w:sz="0" w:space="0" w:color="auto"/>
        <w:right w:val="none" w:sz="0" w:space="0" w:color="auto"/>
      </w:divBdr>
    </w:div>
    <w:div w:id="216667871">
      <w:marLeft w:val="640"/>
      <w:marRight w:val="0"/>
      <w:marTop w:val="0"/>
      <w:marBottom w:val="0"/>
      <w:divBdr>
        <w:top w:val="none" w:sz="0" w:space="0" w:color="auto"/>
        <w:left w:val="none" w:sz="0" w:space="0" w:color="auto"/>
        <w:bottom w:val="none" w:sz="0" w:space="0" w:color="auto"/>
        <w:right w:val="none" w:sz="0" w:space="0" w:color="auto"/>
      </w:divBdr>
    </w:div>
    <w:div w:id="218129470">
      <w:marLeft w:val="640"/>
      <w:marRight w:val="0"/>
      <w:marTop w:val="0"/>
      <w:marBottom w:val="0"/>
      <w:divBdr>
        <w:top w:val="none" w:sz="0" w:space="0" w:color="auto"/>
        <w:left w:val="none" w:sz="0" w:space="0" w:color="auto"/>
        <w:bottom w:val="none" w:sz="0" w:space="0" w:color="auto"/>
        <w:right w:val="none" w:sz="0" w:space="0" w:color="auto"/>
      </w:divBdr>
    </w:div>
    <w:div w:id="218252440">
      <w:marLeft w:val="640"/>
      <w:marRight w:val="0"/>
      <w:marTop w:val="0"/>
      <w:marBottom w:val="0"/>
      <w:divBdr>
        <w:top w:val="none" w:sz="0" w:space="0" w:color="auto"/>
        <w:left w:val="none" w:sz="0" w:space="0" w:color="auto"/>
        <w:bottom w:val="none" w:sz="0" w:space="0" w:color="auto"/>
        <w:right w:val="none" w:sz="0" w:space="0" w:color="auto"/>
      </w:divBdr>
    </w:div>
    <w:div w:id="222375085">
      <w:marLeft w:val="640"/>
      <w:marRight w:val="0"/>
      <w:marTop w:val="0"/>
      <w:marBottom w:val="0"/>
      <w:divBdr>
        <w:top w:val="none" w:sz="0" w:space="0" w:color="auto"/>
        <w:left w:val="none" w:sz="0" w:space="0" w:color="auto"/>
        <w:bottom w:val="none" w:sz="0" w:space="0" w:color="auto"/>
        <w:right w:val="none" w:sz="0" w:space="0" w:color="auto"/>
      </w:divBdr>
    </w:div>
    <w:div w:id="223104535">
      <w:marLeft w:val="640"/>
      <w:marRight w:val="0"/>
      <w:marTop w:val="0"/>
      <w:marBottom w:val="0"/>
      <w:divBdr>
        <w:top w:val="none" w:sz="0" w:space="0" w:color="auto"/>
        <w:left w:val="none" w:sz="0" w:space="0" w:color="auto"/>
        <w:bottom w:val="none" w:sz="0" w:space="0" w:color="auto"/>
        <w:right w:val="none" w:sz="0" w:space="0" w:color="auto"/>
      </w:divBdr>
    </w:div>
    <w:div w:id="223294577">
      <w:marLeft w:val="640"/>
      <w:marRight w:val="0"/>
      <w:marTop w:val="0"/>
      <w:marBottom w:val="0"/>
      <w:divBdr>
        <w:top w:val="none" w:sz="0" w:space="0" w:color="auto"/>
        <w:left w:val="none" w:sz="0" w:space="0" w:color="auto"/>
        <w:bottom w:val="none" w:sz="0" w:space="0" w:color="auto"/>
        <w:right w:val="none" w:sz="0" w:space="0" w:color="auto"/>
      </w:divBdr>
    </w:div>
    <w:div w:id="224067868">
      <w:marLeft w:val="640"/>
      <w:marRight w:val="0"/>
      <w:marTop w:val="0"/>
      <w:marBottom w:val="0"/>
      <w:divBdr>
        <w:top w:val="none" w:sz="0" w:space="0" w:color="auto"/>
        <w:left w:val="none" w:sz="0" w:space="0" w:color="auto"/>
        <w:bottom w:val="none" w:sz="0" w:space="0" w:color="auto"/>
        <w:right w:val="none" w:sz="0" w:space="0" w:color="auto"/>
      </w:divBdr>
    </w:div>
    <w:div w:id="224992807">
      <w:marLeft w:val="640"/>
      <w:marRight w:val="0"/>
      <w:marTop w:val="0"/>
      <w:marBottom w:val="0"/>
      <w:divBdr>
        <w:top w:val="none" w:sz="0" w:space="0" w:color="auto"/>
        <w:left w:val="none" w:sz="0" w:space="0" w:color="auto"/>
        <w:bottom w:val="none" w:sz="0" w:space="0" w:color="auto"/>
        <w:right w:val="none" w:sz="0" w:space="0" w:color="auto"/>
      </w:divBdr>
    </w:div>
    <w:div w:id="236790525">
      <w:marLeft w:val="640"/>
      <w:marRight w:val="0"/>
      <w:marTop w:val="0"/>
      <w:marBottom w:val="0"/>
      <w:divBdr>
        <w:top w:val="none" w:sz="0" w:space="0" w:color="auto"/>
        <w:left w:val="none" w:sz="0" w:space="0" w:color="auto"/>
        <w:bottom w:val="none" w:sz="0" w:space="0" w:color="auto"/>
        <w:right w:val="none" w:sz="0" w:space="0" w:color="auto"/>
      </w:divBdr>
    </w:div>
    <w:div w:id="237137209">
      <w:marLeft w:val="640"/>
      <w:marRight w:val="0"/>
      <w:marTop w:val="0"/>
      <w:marBottom w:val="0"/>
      <w:divBdr>
        <w:top w:val="none" w:sz="0" w:space="0" w:color="auto"/>
        <w:left w:val="none" w:sz="0" w:space="0" w:color="auto"/>
        <w:bottom w:val="none" w:sz="0" w:space="0" w:color="auto"/>
        <w:right w:val="none" w:sz="0" w:space="0" w:color="auto"/>
      </w:divBdr>
    </w:div>
    <w:div w:id="237791253">
      <w:marLeft w:val="640"/>
      <w:marRight w:val="0"/>
      <w:marTop w:val="0"/>
      <w:marBottom w:val="0"/>
      <w:divBdr>
        <w:top w:val="none" w:sz="0" w:space="0" w:color="auto"/>
        <w:left w:val="none" w:sz="0" w:space="0" w:color="auto"/>
        <w:bottom w:val="none" w:sz="0" w:space="0" w:color="auto"/>
        <w:right w:val="none" w:sz="0" w:space="0" w:color="auto"/>
      </w:divBdr>
    </w:div>
    <w:div w:id="239993343">
      <w:marLeft w:val="640"/>
      <w:marRight w:val="0"/>
      <w:marTop w:val="0"/>
      <w:marBottom w:val="0"/>
      <w:divBdr>
        <w:top w:val="none" w:sz="0" w:space="0" w:color="auto"/>
        <w:left w:val="none" w:sz="0" w:space="0" w:color="auto"/>
        <w:bottom w:val="none" w:sz="0" w:space="0" w:color="auto"/>
        <w:right w:val="none" w:sz="0" w:space="0" w:color="auto"/>
      </w:divBdr>
    </w:div>
    <w:div w:id="243104367">
      <w:marLeft w:val="640"/>
      <w:marRight w:val="0"/>
      <w:marTop w:val="0"/>
      <w:marBottom w:val="0"/>
      <w:divBdr>
        <w:top w:val="none" w:sz="0" w:space="0" w:color="auto"/>
        <w:left w:val="none" w:sz="0" w:space="0" w:color="auto"/>
        <w:bottom w:val="none" w:sz="0" w:space="0" w:color="auto"/>
        <w:right w:val="none" w:sz="0" w:space="0" w:color="auto"/>
      </w:divBdr>
    </w:div>
    <w:div w:id="244148577">
      <w:marLeft w:val="640"/>
      <w:marRight w:val="0"/>
      <w:marTop w:val="0"/>
      <w:marBottom w:val="0"/>
      <w:divBdr>
        <w:top w:val="none" w:sz="0" w:space="0" w:color="auto"/>
        <w:left w:val="none" w:sz="0" w:space="0" w:color="auto"/>
        <w:bottom w:val="none" w:sz="0" w:space="0" w:color="auto"/>
        <w:right w:val="none" w:sz="0" w:space="0" w:color="auto"/>
      </w:divBdr>
    </w:div>
    <w:div w:id="250311240">
      <w:marLeft w:val="640"/>
      <w:marRight w:val="0"/>
      <w:marTop w:val="0"/>
      <w:marBottom w:val="0"/>
      <w:divBdr>
        <w:top w:val="none" w:sz="0" w:space="0" w:color="auto"/>
        <w:left w:val="none" w:sz="0" w:space="0" w:color="auto"/>
        <w:bottom w:val="none" w:sz="0" w:space="0" w:color="auto"/>
        <w:right w:val="none" w:sz="0" w:space="0" w:color="auto"/>
      </w:divBdr>
    </w:div>
    <w:div w:id="251285949">
      <w:marLeft w:val="640"/>
      <w:marRight w:val="0"/>
      <w:marTop w:val="0"/>
      <w:marBottom w:val="0"/>
      <w:divBdr>
        <w:top w:val="none" w:sz="0" w:space="0" w:color="auto"/>
        <w:left w:val="none" w:sz="0" w:space="0" w:color="auto"/>
        <w:bottom w:val="none" w:sz="0" w:space="0" w:color="auto"/>
        <w:right w:val="none" w:sz="0" w:space="0" w:color="auto"/>
      </w:divBdr>
    </w:div>
    <w:div w:id="253562572">
      <w:marLeft w:val="640"/>
      <w:marRight w:val="0"/>
      <w:marTop w:val="0"/>
      <w:marBottom w:val="0"/>
      <w:divBdr>
        <w:top w:val="none" w:sz="0" w:space="0" w:color="auto"/>
        <w:left w:val="none" w:sz="0" w:space="0" w:color="auto"/>
        <w:bottom w:val="none" w:sz="0" w:space="0" w:color="auto"/>
        <w:right w:val="none" w:sz="0" w:space="0" w:color="auto"/>
      </w:divBdr>
    </w:div>
    <w:div w:id="253973601">
      <w:marLeft w:val="640"/>
      <w:marRight w:val="0"/>
      <w:marTop w:val="0"/>
      <w:marBottom w:val="0"/>
      <w:divBdr>
        <w:top w:val="none" w:sz="0" w:space="0" w:color="auto"/>
        <w:left w:val="none" w:sz="0" w:space="0" w:color="auto"/>
        <w:bottom w:val="none" w:sz="0" w:space="0" w:color="auto"/>
        <w:right w:val="none" w:sz="0" w:space="0" w:color="auto"/>
      </w:divBdr>
    </w:div>
    <w:div w:id="258874176">
      <w:marLeft w:val="640"/>
      <w:marRight w:val="0"/>
      <w:marTop w:val="0"/>
      <w:marBottom w:val="0"/>
      <w:divBdr>
        <w:top w:val="none" w:sz="0" w:space="0" w:color="auto"/>
        <w:left w:val="none" w:sz="0" w:space="0" w:color="auto"/>
        <w:bottom w:val="none" w:sz="0" w:space="0" w:color="auto"/>
        <w:right w:val="none" w:sz="0" w:space="0" w:color="auto"/>
      </w:divBdr>
    </w:div>
    <w:div w:id="262691038">
      <w:marLeft w:val="640"/>
      <w:marRight w:val="0"/>
      <w:marTop w:val="0"/>
      <w:marBottom w:val="0"/>
      <w:divBdr>
        <w:top w:val="none" w:sz="0" w:space="0" w:color="auto"/>
        <w:left w:val="none" w:sz="0" w:space="0" w:color="auto"/>
        <w:bottom w:val="none" w:sz="0" w:space="0" w:color="auto"/>
        <w:right w:val="none" w:sz="0" w:space="0" w:color="auto"/>
      </w:divBdr>
    </w:div>
    <w:div w:id="262764498">
      <w:marLeft w:val="640"/>
      <w:marRight w:val="0"/>
      <w:marTop w:val="0"/>
      <w:marBottom w:val="0"/>
      <w:divBdr>
        <w:top w:val="none" w:sz="0" w:space="0" w:color="auto"/>
        <w:left w:val="none" w:sz="0" w:space="0" w:color="auto"/>
        <w:bottom w:val="none" w:sz="0" w:space="0" w:color="auto"/>
        <w:right w:val="none" w:sz="0" w:space="0" w:color="auto"/>
      </w:divBdr>
    </w:div>
    <w:div w:id="263268221">
      <w:marLeft w:val="640"/>
      <w:marRight w:val="0"/>
      <w:marTop w:val="0"/>
      <w:marBottom w:val="0"/>
      <w:divBdr>
        <w:top w:val="none" w:sz="0" w:space="0" w:color="auto"/>
        <w:left w:val="none" w:sz="0" w:space="0" w:color="auto"/>
        <w:bottom w:val="none" w:sz="0" w:space="0" w:color="auto"/>
        <w:right w:val="none" w:sz="0" w:space="0" w:color="auto"/>
      </w:divBdr>
    </w:div>
    <w:div w:id="264652192">
      <w:marLeft w:val="640"/>
      <w:marRight w:val="0"/>
      <w:marTop w:val="0"/>
      <w:marBottom w:val="0"/>
      <w:divBdr>
        <w:top w:val="none" w:sz="0" w:space="0" w:color="auto"/>
        <w:left w:val="none" w:sz="0" w:space="0" w:color="auto"/>
        <w:bottom w:val="none" w:sz="0" w:space="0" w:color="auto"/>
        <w:right w:val="none" w:sz="0" w:space="0" w:color="auto"/>
      </w:divBdr>
    </w:div>
    <w:div w:id="265357759">
      <w:marLeft w:val="640"/>
      <w:marRight w:val="0"/>
      <w:marTop w:val="0"/>
      <w:marBottom w:val="0"/>
      <w:divBdr>
        <w:top w:val="none" w:sz="0" w:space="0" w:color="auto"/>
        <w:left w:val="none" w:sz="0" w:space="0" w:color="auto"/>
        <w:bottom w:val="none" w:sz="0" w:space="0" w:color="auto"/>
        <w:right w:val="none" w:sz="0" w:space="0" w:color="auto"/>
      </w:divBdr>
    </w:div>
    <w:div w:id="265383048">
      <w:marLeft w:val="640"/>
      <w:marRight w:val="0"/>
      <w:marTop w:val="0"/>
      <w:marBottom w:val="0"/>
      <w:divBdr>
        <w:top w:val="none" w:sz="0" w:space="0" w:color="auto"/>
        <w:left w:val="none" w:sz="0" w:space="0" w:color="auto"/>
        <w:bottom w:val="none" w:sz="0" w:space="0" w:color="auto"/>
        <w:right w:val="none" w:sz="0" w:space="0" w:color="auto"/>
      </w:divBdr>
    </w:div>
    <w:div w:id="265501898">
      <w:marLeft w:val="640"/>
      <w:marRight w:val="0"/>
      <w:marTop w:val="0"/>
      <w:marBottom w:val="0"/>
      <w:divBdr>
        <w:top w:val="none" w:sz="0" w:space="0" w:color="auto"/>
        <w:left w:val="none" w:sz="0" w:space="0" w:color="auto"/>
        <w:bottom w:val="none" w:sz="0" w:space="0" w:color="auto"/>
        <w:right w:val="none" w:sz="0" w:space="0" w:color="auto"/>
      </w:divBdr>
    </w:div>
    <w:div w:id="265507302">
      <w:marLeft w:val="640"/>
      <w:marRight w:val="0"/>
      <w:marTop w:val="0"/>
      <w:marBottom w:val="0"/>
      <w:divBdr>
        <w:top w:val="none" w:sz="0" w:space="0" w:color="auto"/>
        <w:left w:val="none" w:sz="0" w:space="0" w:color="auto"/>
        <w:bottom w:val="none" w:sz="0" w:space="0" w:color="auto"/>
        <w:right w:val="none" w:sz="0" w:space="0" w:color="auto"/>
      </w:divBdr>
    </w:div>
    <w:div w:id="266885559">
      <w:marLeft w:val="640"/>
      <w:marRight w:val="0"/>
      <w:marTop w:val="0"/>
      <w:marBottom w:val="0"/>
      <w:divBdr>
        <w:top w:val="none" w:sz="0" w:space="0" w:color="auto"/>
        <w:left w:val="none" w:sz="0" w:space="0" w:color="auto"/>
        <w:bottom w:val="none" w:sz="0" w:space="0" w:color="auto"/>
        <w:right w:val="none" w:sz="0" w:space="0" w:color="auto"/>
      </w:divBdr>
    </w:div>
    <w:div w:id="269747550">
      <w:marLeft w:val="640"/>
      <w:marRight w:val="0"/>
      <w:marTop w:val="0"/>
      <w:marBottom w:val="0"/>
      <w:divBdr>
        <w:top w:val="none" w:sz="0" w:space="0" w:color="auto"/>
        <w:left w:val="none" w:sz="0" w:space="0" w:color="auto"/>
        <w:bottom w:val="none" w:sz="0" w:space="0" w:color="auto"/>
        <w:right w:val="none" w:sz="0" w:space="0" w:color="auto"/>
      </w:divBdr>
    </w:div>
    <w:div w:id="271131667">
      <w:marLeft w:val="640"/>
      <w:marRight w:val="0"/>
      <w:marTop w:val="0"/>
      <w:marBottom w:val="0"/>
      <w:divBdr>
        <w:top w:val="none" w:sz="0" w:space="0" w:color="auto"/>
        <w:left w:val="none" w:sz="0" w:space="0" w:color="auto"/>
        <w:bottom w:val="none" w:sz="0" w:space="0" w:color="auto"/>
        <w:right w:val="none" w:sz="0" w:space="0" w:color="auto"/>
      </w:divBdr>
    </w:div>
    <w:div w:id="274169061">
      <w:marLeft w:val="640"/>
      <w:marRight w:val="0"/>
      <w:marTop w:val="0"/>
      <w:marBottom w:val="0"/>
      <w:divBdr>
        <w:top w:val="none" w:sz="0" w:space="0" w:color="auto"/>
        <w:left w:val="none" w:sz="0" w:space="0" w:color="auto"/>
        <w:bottom w:val="none" w:sz="0" w:space="0" w:color="auto"/>
        <w:right w:val="none" w:sz="0" w:space="0" w:color="auto"/>
      </w:divBdr>
    </w:div>
    <w:div w:id="276256253">
      <w:marLeft w:val="640"/>
      <w:marRight w:val="0"/>
      <w:marTop w:val="0"/>
      <w:marBottom w:val="0"/>
      <w:divBdr>
        <w:top w:val="none" w:sz="0" w:space="0" w:color="auto"/>
        <w:left w:val="none" w:sz="0" w:space="0" w:color="auto"/>
        <w:bottom w:val="none" w:sz="0" w:space="0" w:color="auto"/>
        <w:right w:val="none" w:sz="0" w:space="0" w:color="auto"/>
      </w:divBdr>
    </w:div>
    <w:div w:id="277683340">
      <w:marLeft w:val="640"/>
      <w:marRight w:val="0"/>
      <w:marTop w:val="0"/>
      <w:marBottom w:val="0"/>
      <w:divBdr>
        <w:top w:val="none" w:sz="0" w:space="0" w:color="auto"/>
        <w:left w:val="none" w:sz="0" w:space="0" w:color="auto"/>
        <w:bottom w:val="none" w:sz="0" w:space="0" w:color="auto"/>
        <w:right w:val="none" w:sz="0" w:space="0" w:color="auto"/>
      </w:divBdr>
    </w:div>
    <w:div w:id="286933584">
      <w:marLeft w:val="640"/>
      <w:marRight w:val="0"/>
      <w:marTop w:val="0"/>
      <w:marBottom w:val="0"/>
      <w:divBdr>
        <w:top w:val="none" w:sz="0" w:space="0" w:color="auto"/>
        <w:left w:val="none" w:sz="0" w:space="0" w:color="auto"/>
        <w:bottom w:val="none" w:sz="0" w:space="0" w:color="auto"/>
        <w:right w:val="none" w:sz="0" w:space="0" w:color="auto"/>
      </w:divBdr>
    </w:div>
    <w:div w:id="288781424">
      <w:marLeft w:val="640"/>
      <w:marRight w:val="0"/>
      <w:marTop w:val="0"/>
      <w:marBottom w:val="0"/>
      <w:divBdr>
        <w:top w:val="none" w:sz="0" w:space="0" w:color="auto"/>
        <w:left w:val="none" w:sz="0" w:space="0" w:color="auto"/>
        <w:bottom w:val="none" w:sz="0" w:space="0" w:color="auto"/>
        <w:right w:val="none" w:sz="0" w:space="0" w:color="auto"/>
      </w:divBdr>
    </w:div>
    <w:div w:id="289095292">
      <w:marLeft w:val="640"/>
      <w:marRight w:val="0"/>
      <w:marTop w:val="0"/>
      <w:marBottom w:val="0"/>
      <w:divBdr>
        <w:top w:val="none" w:sz="0" w:space="0" w:color="auto"/>
        <w:left w:val="none" w:sz="0" w:space="0" w:color="auto"/>
        <w:bottom w:val="none" w:sz="0" w:space="0" w:color="auto"/>
        <w:right w:val="none" w:sz="0" w:space="0" w:color="auto"/>
      </w:divBdr>
    </w:div>
    <w:div w:id="291130503">
      <w:marLeft w:val="640"/>
      <w:marRight w:val="0"/>
      <w:marTop w:val="0"/>
      <w:marBottom w:val="0"/>
      <w:divBdr>
        <w:top w:val="none" w:sz="0" w:space="0" w:color="auto"/>
        <w:left w:val="none" w:sz="0" w:space="0" w:color="auto"/>
        <w:bottom w:val="none" w:sz="0" w:space="0" w:color="auto"/>
        <w:right w:val="none" w:sz="0" w:space="0" w:color="auto"/>
      </w:divBdr>
    </w:div>
    <w:div w:id="291713159">
      <w:marLeft w:val="640"/>
      <w:marRight w:val="0"/>
      <w:marTop w:val="0"/>
      <w:marBottom w:val="0"/>
      <w:divBdr>
        <w:top w:val="none" w:sz="0" w:space="0" w:color="auto"/>
        <w:left w:val="none" w:sz="0" w:space="0" w:color="auto"/>
        <w:bottom w:val="none" w:sz="0" w:space="0" w:color="auto"/>
        <w:right w:val="none" w:sz="0" w:space="0" w:color="auto"/>
      </w:divBdr>
    </w:div>
    <w:div w:id="295575056">
      <w:marLeft w:val="640"/>
      <w:marRight w:val="0"/>
      <w:marTop w:val="0"/>
      <w:marBottom w:val="0"/>
      <w:divBdr>
        <w:top w:val="none" w:sz="0" w:space="0" w:color="auto"/>
        <w:left w:val="none" w:sz="0" w:space="0" w:color="auto"/>
        <w:bottom w:val="none" w:sz="0" w:space="0" w:color="auto"/>
        <w:right w:val="none" w:sz="0" w:space="0" w:color="auto"/>
      </w:divBdr>
    </w:div>
    <w:div w:id="297344694">
      <w:marLeft w:val="640"/>
      <w:marRight w:val="0"/>
      <w:marTop w:val="0"/>
      <w:marBottom w:val="0"/>
      <w:divBdr>
        <w:top w:val="none" w:sz="0" w:space="0" w:color="auto"/>
        <w:left w:val="none" w:sz="0" w:space="0" w:color="auto"/>
        <w:bottom w:val="none" w:sz="0" w:space="0" w:color="auto"/>
        <w:right w:val="none" w:sz="0" w:space="0" w:color="auto"/>
      </w:divBdr>
    </w:div>
    <w:div w:id="297690446">
      <w:marLeft w:val="640"/>
      <w:marRight w:val="0"/>
      <w:marTop w:val="0"/>
      <w:marBottom w:val="0"/>
      <w:divBdr>
        <w:top w:val="none" w:sz="0" w:space="0" w:color="auto"/>
        <w:left w:val="none" w:sz="0" w:space="0" w:color="auto"/>
        <w:bottom w:val="none" w:sz="0" w:space="0" w:color="auto"/>
        <w:right w:val="none" w:sz="0" w:space="0" w:color="auto"/>
      </w:divBdr>
    </w:div>
    <w:div w:id="299582465">
      <w:marLeft w:val="640"/>
      <w:marRight w:val="0"/>
      <w:marTop w:val="0"/>
      <w:marBottom w:val="0"/>
      <w:divBdr>
        <w:top w:val="none" w:sz="0" w:space="0" w:color="auto"/>
        <w:left w:val="none" w:sz="0" w:space="0" w:color="auto"/>
        <w:bottom w:val="none" w:sz="0" w:space="0" w:color="auto"/>
        <w:right w:val="none" w:sz="0" w:space="0" w:color="auto"/>
      </w:divBdr>
    </w:div>
    <w:div w:id="303779232">
      <w:marLeft w:val="640"/>
      <w:marRight w:val="0"/>
      <w:marTop w:val="0"/>
      <w:marBottom w:val="0"/>
      <w:divBdr>
        <w:top w:val="none" w:sz="0" w:space="0" w:color="auto"/>
        <w:left w:val="none" w:sz="0" w:space="0" w:color="auto"/>
        <w:bottom w:val="none" w:sz="0" w:space="0" w:color="auto"/>
        <w:right w:val="none" w:sz="0" w:space="0" w:color="auto"/>
      </w:divBdr>
    </w:div>
    <w:div w:id="305667342">
      <w:marLeft w:val="640"/>
      <w:marRight w:val="0"/>
      <w:marTop w:val="0"/>
      <w:marBottom w:val="0"/>
      <w:divBdr>
        <w:top w:val="none" w:sz="0" w:space="0" w:color="auto"/>
        <w:left w:val="none" w:sz="0" w:space="0" w:color="auto"/>
        <w:bottom w:val="none" w:sz="0" w:space="0" w:color="auto"/>
        <w:right w:val="none" w:sz="0" w:space="0" w:color="auto"/>
      </w:divBdr>
    </w:div>
    <w:div w:id="308828647">
      <w:marLeft w:val="640"/>
      <w:marRight w:val="0"/>
      <w:marTop w:val="0"/>
      <w:marBottom w:val="0"/>
      <w:divBdr>
        <w:top w:val="none" w:sz="0" w:space="0" w:color="auto"/>
        <w:left w:val="none" w:sz="0" w:space="0" w:color="auto"/>
        <w:bottom w:val="none" w:sz="0" w:space="0" w:color="auto"/>
        <w:right w:val="none" w:sz="0" w:space="0" w:color="auto"/>
      </w:divBdr>
    </w:div>
    <w:div w:id="311910633">
      <w:marLeft w:val="640"/>
      <w:marRight w:val="0"/>
      <w:marTop w:val="0"/>
      <w:marBottom w:val="0"/>
      <w:divBdr>
        <w:top w:val="none" w:sz="0" w:space="0" w:color="auto"/>
        <w:left w:val="none" w:sz="0" w:space="0" w:color="auto"/>
        <w:bottom w:val="none" w:sz="0" w:space="0" w:color="auto"/>
        <w:right w:val="none" w:sz="0" w:space="0" w:color="auto"/>
      </w:divBdr>
    </w:div>
    <w:div w:id="313686293">
      <w:marLeft w:val="640"/>
      <w:marRight w:val="0"/>
      <w:marTop w:val="0"/>
      <w:marBottom w:val="0"/>
      <w:divBdr>
        <w:top w:val="none" w:sz="0" w:space="0" w:color="auto"/>
        <w:left w:val="none" w:sz="0" w:space="0" w:color="auto"/>
        <w:bottom w:val="none" w:sz="0" w:space="0" w:color="auto"/>
        <w:right w:val="none" w:sz="0" w:space="0" w:color="auto"/>
      </w:divBdr>
    </w:div>
    <w:div w:id="318047603">
      <w:marLeft w:val="640"/>
      <w:marRight w:val="0"/>
      <w:marTop w:val="0"/>
      <w:marBottom w:val="0"/>
      <w:divBdr>
        <w:top w:val="none" w:sz="0" w:space="0" w:color="auto"/>
        <w:left w:val="none" w:sz="0" w:space="0" w:color="auto"/>
        <w:bottom w:val="none" w:sz="0" w:space="0" w:color="auto"/>
        <w:right w:val="none" w:sz="0" w:space="0" w:color="auto"/>
      </w:divBdr>
    </w:div>
    <w:div w:id="318852228">
      <w:marLeft w:val="640"/>
      <w:marRight w:val="0"/>
      <w:marTop w:val="0"/>
      <w:marBottom w:val="0"/>
      <w:divBdr>
        <w:top w:val="none" w:sz="0" w:space="0" w:color="auto"/>
        <w:left w:val="none" w:sz="0" w:space="0" w:color="auto"/>
        <w:bottom w:val="none" w:sz="0" w:space="0" w:color="auto"/>
        <w:right w:val="none" w:sz="0" w:space="0" w:color="auto"/>
      </w:divBdr>
    </w:div>
    <w:div w:id="319502710">
      <w:marLeft w:val="640"/>
      <w:marRight w:val="0"/>
      <w:marTop w:val="0"/>
      <w:marBottom w:val="0"/>
      <w:divBdr>
        <w:top w:val="none" w:sz="0" w:space="0" w:color="auto"/>
        <w:left w:val="none" w:sz="0" w:space="0" w:color="auto"/>
        <w:bottom w:val="none" w:sz="0" w:space="0" w:color="auto"/>
        <w:right w:val="none" w:sz="0" w:space="0" w:color="auto"/>
      </w:divBdr>
    </w:div>
    <w:div w:id="322007050">
      <w:marLeft w:val="640"/>
      <w:marRight w:val="0"/>
      <w:marTop w:val="0"/>
      <w:marBottom w:val="0"/>
      <w:divBdr>
        <w:top w:val="none" w:sz="0" w:space="0" w:color="auto"/>
        <w:left w:val="none" w:sz="0" w:space="0" w:color="auto"/>
        <w:bottom w:val="none" w:sz="0" w:space="0" w:color="auto"/>
        <w:right w:val="none" w:sz="0" w:space="0" w:color="auto"/>
      </w:divBdr>
    </w:div>
    <w:div w:id="323508380">
      <w:marLeft w:val="640"/>
      <w:marRight w:val="0"/>
      <w:marTop w:val="0"/>
      <w:marBottom w:val="0"/>
      <w:divBdr>
        <w:top w:val="none" w:sz="0" w:space="0" w:color="auto"/>
        <w:left w:val="none" w:sz="0" w:space="0" w:color="auto"/>
        <w:bottom w:val="none" w:sz="0" w:space="0" w:color="auto"/>
        <w:right w:val="none" w:sz="0" w:space="0" w:color="auto"/>
      </w:divBdr>
    </w:div>
    <w:div w:id="323895712">
      <w:marLeft w:val="640"/>
      <w:marRight w:val="0"/>
      <w:marTop w:val="0"/>
      <w:marBottom w:val="0"/>
      <w:divBdr>
        <w:top w:val="none" w:sz="0" w:space="0" w:color="auto"/>
        <w:left w:val="none" w:sz="0" w:space="0" w:color="auto"/>
        <w:bottom w:val="none" w:sz="0" w:space="0" w:color="auto"/>
        <w:right w:val="none" w:sz="0" w:space="0" w:color="auto"/>
      </w:divBdr>
    </w:div>
    <w:div w:id="327632837">
      <w:marLeft w:val="640"/>
      <w:marRight w:val="0"/>
      <w:marTop w:val="0"/>
      <w:marBottom w:val="0"/>
      <w:divBdr>
        <w:top w:val="none" w:sz="0" w:space="0" w:color="auto"/>
        <w:left w:val="none" w:sz="0" w:space="0" w:color="auto"/>
        <w:bottom w:val="none" w:sz="0" w:space="0" w:color="auto"/>
        <w:right w:val="none" w:sz="0" w:space="0" w:color="auto"/>
      </w:divBdr>
    </w:div>
    <w:div w:id="329676312">
      <w:marLeft w:val="640"/>
      <w:marRight w:val="0"/>
      <w:marTop w:val="0"/>
      <w:marBottom w:val="0"/>
      <w:divBdr>
        <w:top w:val="none" w:sz="0" w:space="0" w:color="auto"/>
        <w:left w:val="none" w:sz="0" w:space="0" w:color="auto"/>
        <w:bottom w:val="none" w:sz="0" w:space="0" w:color="auto"/>
        <w:right w:val="none" w:sz="0" w:space="0" w:color="auto"/>
      </w:divBdr>
    </w:div>
    <w:div w:id="330913108">
      <w:marLeft w:val="640"/>
      <w:marRight w:val="0"/>
      <w:marTop w:val="0"/>
      <w:marBottom w:val="0"/>
      <w:divBdr>
        <w:top w:val="none" w:sz="0" w:space="0" w:color="auto"/>
        <w:left w:val="none" w:sz="0" w:space="0" w:color="auto"/>
        <w:bottom w:val="none" w:sz="0" w:space="0" w:color="auto"/>
        <w:right w:val="none" w:sz="0" w:space="0" w:color="auto"/>
      </w:divBdr>
    </w:div>
    <w:div w:id="337583181">
      <w:marLeft w:val="640"/>
      <w:marRight w:val="0"/>
      <w:marTop w:val="0"/>
      <w:marBottom w:val="0"/>
      <w:divBdr>
        <w:top w:val="none" w:sz="0" w:space="0" w:color="auto"/>
        <w:left w:val="none" w:sz="0" w:space="0" w:color="auto"/>
        <w:bottom w:val="none" w:sz="0" w:space="0" w:color="auto"/>
        <w:right w:val="none" w:sz="0" w:space="0" w:color="auto"/>
      </w:divBdr>
    </w:div>
    <w:div w:id="345182859">
      <w:marLeft w:val="640"/>
      <w:marRight w:val="0"/>
      <w:marTop w:val="0"/>
      <w:marBottom w:val="0"/>
      <w:divBdr>
        <w:top w:val="none" w:sz="0" w:space="0" w:color="auto"/>
        <w:left w:val="none" w:sz="0" w:space="0" w:color="auto"/>
        <w:bottom w:val="none" w:sz="0" w:space="0" w:color="auto"/>
        <w:right w:val="none" w:sz="0" w:space="0" w:color="auto"/>
      </w:divBdr>
    </w:div>
    <w:div w:id="345988046">
      <w:marLeft w:val="640"/>
      <w:marRight w:val="0"/>
      <w:marTop w:val="0"/>
      <w:marBottom w:val="0"/>
      <w:divBdr>
        <w:top w:val="none" w:sz="0" w:space="0" w:color="auto"/>
        <w:left w:val="none" w:sz="0" w:space="0" w:color="auto"/>
        <w:bottom w:val="none" w:sz="0" w:space="0" w:color="auto"/>
        <w:right w:val="none" w:sz="0" w:space="0" w:color="auto"/>
      </w:divBdr>
    </w:div>
    <w:div w:id="346368404">
      <w:marLeft w:val="640"/>
      <w:marRight w:val="0"/>
      <w:marTop w:val="0"/>
      <w:marBottom w:val="0"/>
      <w:divBdr>
        <w:top w:val="none" w:sz="0" w:space="0" w:color="auto"/>
        <w:left w:val="none" w:sz="0" w:space="0" w:color="auto"/>
        <w:bottom w:val="none" w:sz="0" w:space="0" w:color="auto"/>
        <w:right w:val="none" w:sz="0" w:space="0" w:color="auto"/>
      </w:divBdr>
    </w:div>
    <w:div w:id="347803477">
      <w:marLeft w:val="640"/>
      <w:marRight w:val="0"/>
      <w:marTop w:val="0"/>
      <w:marBottom w:val="0"/>
      <w:divBdr>
        <w:top w:val="none" w:sz="0" w:space="0" w:color="auto"/>
        <w:left w:val="none" w:sz="0" w:space="0" w:color="auto"/>
        <w:bottom w:val="none" w:sz="0" w:space="0" w:color="auto"/>
        <w:right w:val="none" w:sz="0" w:space="0" w:color="auto"/>
      </w:divBdr>
    </w:div>
    <w:div w:id="348028781">
      <w:marLeft w:val="640"/>
      <w:marRight w:val="0"/>
      <w:marTop w:val="0"/>
      <w:marBottom w:val="0"/>
      <w:divBdr>
        <w:top w:val="none" w:sz="0" w:space="0" w:color="auto"/>
        <w:left w:val="none" w:sz="0" w:space="0" w:color="auto"/>
        <w:bottom w:val="none" w:sz="0" w:space="0" w:color="auto"/>
        <w:right w:val="none" w:sz="0" w:space="0" w:color="auto"/>
      </w:divBdr>
    </w:div>
    <w:div w:id="349180293">
      <w:marLeft w:val="640"/>
      <w:marRight w:val="0"/>
      <w:marTop w:val="0"/>
      <w:marBottom w:val="0"/>
      <w:divBdr>
        <w:top w:val="none" w:sz="0" w:space="0" w:color="auto"/>
        <w:left w:val="none" w:sz="0" w:space="0" w:color="auto"/>
        <w:bottom w:val="none" w:sz="0" w:space="0" w:color="auto"/>
        <w:right w:val="none" w:sz="0" w:space="0" w:color="auto"/>
      </w:divBdr>
    </w:div>
    <w:div w:id="351959955">
      <w:marLeft w:val="640"/>
      <w:marRight w:val="0"/>
      <w:marTop w:val="0"/>
      <w:marBottom w:val="0"/>
      <w:divBdr>
        <w:top w:val="none" w:sz="0" w:space="0" w:color="auto"/>
        <w:left w:val="none" w:sz="0" w:space="0" w:color="auto"/>
        <w:bottom w:val="none" w:sz="0" w:space="0" w:color="auto"/>
        <w:right w:val="none" w:sz="0" w:space="0" w:color="auto"/>
      </w:divBdr>
    </w:div>
    <w:div w:id="352267422">
      <w:marLeft w:val="640"/>
      <w:marRight w:val="0"/>
      <w:marTop w:val="0"/>
      <w:marBottom w:val="0"/>
      <w:divBdr>
        <w:top w:val="none" w:sz="0" w:space="0" w:color="auto"/>
        <w:left w:val="none" w:sz="0" w:space="0" w:color="auto"/>
        <w:bottom w:val="none" w:sz="0" w:space="0" w:color="auto"/>
        <w:right w:val="none" w:sz="0" w:space="0" w:color="auto"/>
      </w:divBdr>
    </w:div>
    <w:div w:id="352340766">
      <w:marLeft w:val="640"/>
      <w:marRight w:val="0"/>
      <w:marTop w:val="0"/>
      <w:marBottom w:val="0"/>
      <w:divBdr>
        <w:top w:val="none" w:sz="0" w:space="0" w:color="auto"/>
        <w:left w:val="none" w:sz="0" w:space="0" w:color="auto"/>
        <w:bottom w:val="none" w:sz="0" w:space="0" w:color="auto"/>
        <w:right w:val="none" w:sz="0" w:space="0" w:color="auto"/>
      </w:divBdr>
    </w:div>
    <w:div w:id="353459223">
      <w:marLeft w:val="640"/>
      <w:marRight w:val="0"/>
      <w:marTop w:val="0"/>
      <w:marBottom w:val="0"/>
      <w:divBdr>
        <w:top w:val="none" w:sz="0" w:space="0" w:color="auto"/>
        <w:left w:val="none" w:sz="0" w:space="0" w:color="auto"/>
        <w:bottom w:val="none" w:sz="0" w:space="0" w:color="auto"/>
        <w:right w:val="none" w:sz="0" w:space="0" w:color="auto"/>
      </w:divBdr>
    </w:div>
    <w:div w:id="355346208">
      <w:marLeft w:val="640"/>
      <w:marRight w:val="0"/>
      <w:marTop w:val="0"/>
      <w:marBottom w:val="0"/>
      <w:divBdr>
        <w:top w:val="none" w:sz="0" w:space="0" w:color="auto"/>
        <w:left w:val="none" w:sz="0" w:space="0" w:color="auto"/>
        <w:bottom w:val="none" w:sz="0" w:space="0" w:color="auto"/>
        <w:right w:val="none" w:sz="0" w:space="0" w:color="auto"/>
      </w:divBdr>
    </w:div>
    <w:div w:id="355664994">
      <w:marLeft w:val="640"/>
      <w:marRight w:val="0"/>
      <w:marTop w:val="0"/>
      <w:marBottom w:val="0"/>
      <w:divBdr>
        <w:top w:val="none" w:sz="0" w:space="0" w:color="auto"/>
        <w:left w:val="none" w:sz="0" w:space="0" w:color="auto"/>
        <w:bottom w:val="none" w:sz="0" w:space="0" w:color="auto"/>
        <w:right w:val="none" w:sz="0" w:space="0" w:color="auto"/>
      </w:divBdr>
    </w:div>
    <w:div w:id="356740676">
      <w:marLeft w:val="640"/>
      <w:marRight w:val="0"/>
      <w:marTop w:val="0"/>
      <w:marBottom w:val="0"/>
      <w:divBdr>
        <w:top w:val="none" w:sz="0" w:space="0" w:color="auto"/>
        <w:left w:val="none" w:sz="0" w:space="0" w:color="auto"/>
        <w:bottom w:val="none" w:sz="0" w:space="0" w:color="auto"/>
        <w:right w:val="none" w:sz="0" w:space="0" w:color="auto"/>
      </w:divBdr>
    </w:div>
    <w:div w:id="357511364">
      <w:marLeft w:val="640"/>
      <w:marRight w:val="0"/>
      <w:marTop w:val="0"/>
      <w:marBottom w:val="0"/>
      <w:divBdr>
        <w:top w:val="none" w:sz="0" w:space="0" w:color="auto"/>
        <w:left w:val="none" w:sz="0" w:space="0" w:color="auto"/>
        <w:bottom w:val="none" w:sz="0" w:space="0" w:color="auto"/>
        <w:right w:val="none" w:sz="0" w:space="0" w:color="auto"/>
      </w:divBdr>
    </w:div>
    <w:div w:id="358432176">
      <w:marLeft w:val="640"/>
      <w:marRight w:val="0"/>
      <w:marTop w:val="0"/>
      <w:marBottom w:val="0"/>
      <w:divBdr>
        <w:top w:val="none" w:sz="0" w:space="0" w:color="auto"/>
        <w:left w:val="none" w:sz="0" w:space="0" w:color="auto"/>
        <w:bottom w:val="none" w:sz="0" w:space="0" w:color="auto"/>
        <w:right w:val="none" w:sz="0" w:space="0" w:color="auto"/>
      </w:divBdr>
    </w:div>
    <w:div w:id="359622482">
      <w:marLeft w:val="640"/>
      <w:marRight w:val="0"/>
      <w:marTop w:val="0"/>
      <w:marBottom w:val="0"/>
      <w:divBdr>
        <w:top w:val="none" w:sz="0" w:space="0" w:color="auto"/>
        <w:left w:val="none" w:sz="0" w:space="0" w:color="auto"/>
        <w:bottom w:val="none" w:sz="0" w:space="0" w:color="auto"/>
        <w:right w:val="none" w:sz="0" w:space="0" w:color="auto"/>
      </w:divBdr>
    </w:div>
    <w:div w:id="364722620">
      <w:marLeft w:val="640"/>
      <w:marRight w:val="0"/>
      <w:marTop w:val="0"/>
      <w:marBottom w:val="0"/>
      <w:divBdr>
        <w:top w:val="none" w:sz="0" w:space="0" w:color="auto"/>
        <w:left w:val="none" w:sz="0" w:space="0" w:color="auto"/>
        <w:bottom w:val="none" w:sz="0" w:space="0" w:color="auto"/>
        <w:right w:val="none" w:sz="0" w:space="0" w:color="auto"/>
      </w:divBdr>
    </w:div>
    <w:div w:id="366024289">
      <w:marLeft w:val="640"/>
      <w:marRight w:val="0"/>
      <w:marTop w:val="0"/>
      <w:marBottom w:val="0"/>
      <w:divBdr>
        <w:top w:val="none" w:sz="0" w:space="0" w:color="auto"/>
        <w:left w:val="none" w:sz="0" w:space="0" w:color="auto"/>
        <w:bottom w:val="none" w:sz="0" w:space="0" w:color="auto"/>
        <w:right w:val="none" w:sz="0" w:space="0" w:color="auto"/>
      </w:divBdr>
    </w:div>
    <w:div w:id="366374871">
      <w:marLeft w:val="640"/>
      <w:marRight w:val="0"/>
      <w:marTop w:val="0"/>
      <w:marBottom w:val="0"/>
      <w:divBdr>
        <w:top w:val="none" w:sz="0" w:space="0" w:color="auto"/>
        <w:left w:val="none" w:sz="0" w:space="0" w:color="auto"/>
        <w:bottom w:val="none" w:sz="0" w:space="0" w:color="auto"/>
        <w:right w:val="none" w:sz="0" w:space="0" w:color="auto"/>
      </w:divBdr>
    </w:div>
    <w:div w:id="370809919">
      <w:marLeft w:val="640"/>
      <w:marRight w:val="0"/>
      <w:marTop w:val="0"/>
      <w:marBottom w:val="0"/>
      <w:divBdr>
        <w:top w:val="none" w:sz="0" w:space="0" w:color="auto"/>
        <w:left w:val="none" w:sz="0" w:space="0" w:color="auto"/>
        <w:bottom w:val="none" w:sz="0" w:space="0" w:color="auto"/>
        <w:right w:val="none" w:sz="0" w:space="0" w:color="auto"/>
      </w:divBdr>
    </w:div>
    <w:div w:id="371543258">
      <w:marLeft w:val="640"/>
      <w:marRight w:val="0"/>
      <w:marTop w:val="0"/>
      <w:marBottom w:val="0"/>
      <w:divBdr>
        <w:top w:val="none" w:sz="0" w:space="0" w:color="auto"/>
        <w:left w:val="none" w:sz="0" w:space="0" w:color="auto"/>
        <w:bottom w:val="none" w:sz="0" w:space="0" w:color="auto"/>
        <w:right w:val="none" w:sz="0" w:space="0" w:color="auto"/>
      </w:divBdr>
    </w:div>
    <w:div w:id="371805098">
      <w:marLeft w:val="640"/>
      <w:marRight w:val="0"/>
      <w:marTop w:val="0"/>
      <w:marBottom w:val="0"/>
      <w:divBdr>
        <w:top w:val="none" w:sz="0" w:space="0" w:color="auto"/>
        <w:left w:val="none" w:sz="0" w:space="0" w:color="auto"/>
        <w:bottom w:val="none" w:sz="0" w:space="0" w:color="auto"/>
        <w:right w:val="none" w:sz="0" w:space="0" w:color="auto"/>
      </w:divBdr>
    </w:div>
    <w:div w:id="372074034">
      <w:marLeft w:val="640"/>
      <w:marRight w:val="0"/>
      <w:marTop w:val="0"/>
      <w:marBottom w:val="0"/>
      <w:divBdr>
        <w:top w:val="none" w:sz="0" w:space="0" w:color="auto"/>
        <w:left w:val="none" w:sz="0" w:space="0" w:color="auto"/>
        <w:bottom w:val="none" w:sz="0" w:space="0" w:color="auto"/>
        <w:right w:val="none" w:sz="0" w:space="0" w:color="auto"/>
      </w:divBdr>
    </w:div>
    <w:div w:id="376471386">
      <w:marLeft w:val="640"/>
      <w:marRight w:val="0"/>
      <w:marTop w:val="0"/>
      <w:marBottom w:val="0"/>
      <w:divBdr>
        <w:top w:val="none" w:sz="0" w:space="0" w:color="auto"/>
        <w:left w:val="none" w:sz="0" w:space="0" w:color="auto"/>
        <w:bottom w:val="none" w:sz="0" w:space="0" w:color="auto"/>
        <w:right w:val="none" w:sz="0" w:space="0" w:color="auto"/>
      </w:divBdr>
    </w:div>
    <w:div w:id="378819358">
      <w:marLeft w:val="640"/>
      <w:marRight w:val="0"/>
      <w:marTop w:val="0"/>
      <w:marBottom w:val="0"/>
      <w:divBdr>
        <w:top w:val="none" w:sz="0" w:space="0" w:color="auto"/>
        <w:left w:val="none" w:sz="0" w:space="0" w:color="auto"/>
        <w:bottom w:val="none" w:sz="0" w:space="0" w:color="auto"/>
        <w:right w:val="none" w:sz="0" w:space="0" w:color="auto"/>
      </w:divBdr>
    </w:div>
    <w:div w:id="383145139">
      <w:marLeft w:val="640"/>
      <w:marRight w:val="0"/>
      <w:marTop w:val="0"/>
      <w:marBottom w:val="0"/>
      <w:divBdr>
        <w:top w:val="none" w:sz="0" w:space="0" w:color="auto"/>
        <w:left w:val="none" w:sz="0" w:space="0" w:color="auto"/>
        <w:bottom w:val="none" w:sz="0" w:space="0" w:color="auto"/>
        <w:right w:val="none" w:sz="0" w:space="0" w:color="auto"/>
      </w:divBdr>
    </w:div>
    <w:div w:id="383867458">
      <w:marLeft w:val="640"/>
      <w:marRight w:val="0"/>
      <w:marTop w:val="0"/>
      <w:marBottom w:val="0"/>
      <w:divBdr>
        <w:top w:val="none" w:sz="0" w:space="0" w:color="auto"/>
        <w:left w:val="none" w:sz="0" w:space="0" w:color="auto"/>
        <w:bottom w:val="none" w:sz="0" w:space="0" w:color="auto"/>
        <w:right w:val="none" w:sz="0" w:space="0" w:color="auto"/>
      </w:divBdr>
    </w:div>
    <w:div w:id="384986546">
      <w:marLeft w:val="640"/>
      <w:marRight w:val="0"/>
      <w:marTop w:val="0"/>
      <w:marBottom w:val="0"/>
      <w:divBdr>
        <w:top w:val="none" w:sz="0" w:space="0" w:color="auto"/>
        <w:left w:val="none" w:sz="0" w:space="0" w:color="auto"/>
        <w:bottom w:val="none" w:sz="0" w:space="0" w:color="auto"/>
        <w:right w:val="none" w:sz="0" w:space="0" w:color="auto"/>
      </w:divBdr>
    </w:div>
    <w:div w:id="386421854">
      <w:marLeft w:val="640"/>
      <w:marRight w:val="0"/>
      <w:marTop w:val="0"/>
      <w:marBottom w:val="0"/>
      <w:divBdr>
        <w:top w:val="none" w:sz="0" w:space="0" w:color="auto"/>
        <w:left w:val="none" w:sz="0" w:space="0" w:color="auto"/>
        <w:bottom w:val="none" w:sz="0" w:space="0" w:color="auto"/>
        <w:right w:val="none" w:sz="0" w:space="0" w:color="auto"/>
      </w:divBdr>
    </w:div>
    <w:div w:id="388384655">
      <w:marLeft w:val="640"/>
      <w:marRight w:val="0"/>
      <w:marTop w:val="0"/>
      <w:marBottom w:val="0"/>
      <w:divBdr>
        <w:top w:val="none" w:sz="0" w:space="0" w:color="auto"/>
        <w:left w:val="none" w:sz="0" w:space="0" w:color="auto"/>
        <w:bottom w:val="none" w:sz="0" w:space="0" w:color="auto"/>
        <w:right w:val="none" w:sz="0" w:space="0" w:color="auto"/>
      </w:divBdr>
    </w:div>
    <w:div w:id="388650886">
      <w:marLeft w:val="640"/>
      <w:marRight w:val="0"/>
      <w:marTop w:val="0"/>
      <w:marBottom w:val="0"/>
      <w:divBdr>
        <w:top w:val="none" w:sz="0" w:space="0" w:color="auto"/>
        <w:left w:val="none" w:sz="0" w:space="0" w:color="auto"/>
        <w:bottom w:val="none" w:sz="0" w:space="0" w:color="auto"/>
        <w:right w:val="none" w:sz="0" w:space="0" w:color="auto"/>
      </w:divBdr>
    </w:div>
    <w:div w:id="389622471">
      <w:marLeft w:val="640"/>
      <w:marRight w:val="0"/>
      <w:marTop w:val="0"/>
      <w:marBottom w:val="0"/>
      <w:divBdr>
        <w:top w:val="none" w:sz="0" w:space="0" w:color="auto"/>
        <w:left w:val="none" w:sz="0" w:space="0" w:color="auto"/>
        <w:bottom w:val="none" w:sz="0" w:space="0" w:color="auto"/>
        <w:right w:val="none" w:sz="0" w:space="0" w:color="auto"/>
      </w:divBdr>
    </w:div>
    <w:div w:id="390082163">
      <w:marLeft w:val="640"/>
      <w:marRight w:val="0"/>
      <w:marTop w:val="0"/>
      <w:marBottom w:val="0"/>
      <w:divBdr>
        <w:top w:val="none" w:sz="0" w:space="0" w:color="auto"/>
        <w:left w:val="none" w:sz="0" w:space="0" w:color="auto"/>
        <w:bottom w:val="none" w:sz="0" w:space="0" w:color="auto"/>
        <w:right w:val="none" w:sz="0" w:space="0" w:color="auto"/>
      </w:divBdr>
    </w:div>
    <w:div w:id="393091698">
      <w:marLeft w:val="640"/>
      <w:marRight w:val="0"/>
      <w:marTop w:val="0"/>
      <w:marBottom w:val="0"/>
      <w:divBdr>
        <w:top w:val="none" w:sz="0" w:space="0" w:color="auto"/>
        <w:left w:val="none" w:sz="0" w:space="0" w:color="auto"/>
        <w:bottom w:val="none" w:sz="0" w:space="0" w:color="auto"/>
        <w:right w:val="none" w:sz="0" w:space="0" w:color="auto"/>
      </w:divBdr>
    </w:div>
    <w:div w:id="393312395">
      <w:marLeft w:val="640"/>
      <w:marRight w:val="0"/>
      <w:marTop w:val="0"/>
      <w:marBottom w:val="0"/>
      <w:divBdr>
        <w:top w:val="none" w:sz="0" w:space="0" w:color="auto"/>
        <w:left w:val="none" w:sz="0" w:space="0" w:color="auto"/>
        <w:bottom w:val="none" w:sz="0" w:space="0" w:color="auto"/>
        <w:right w:val="none" w:sz="0" w:space="0" w:color="auto"/>
      </w:divBdr>
    </w:div>
    <w:div w:id="393479463">
      <w:marLeft w:val="640"/>
      <w:marRight w:val="0"/>
      <w:marTop w:val="0"/>
      <w:marBottom w:val="0"/>
      <w:divBdr>
        <w:top w:val="none" w:sz="0" w:space="0" w:color="auto"/>
        <w:left w:val="none" w:sz="0" w:space="0" w:color="auto"/>
        <w:bottom w:val="none" w:sz="0" w:space="0" w:color="auto"/>
        <w:right w:val="none" w:sz="0" w:space="0" w:color="auto"/>
      </w:divBdr>
    </w:div>
    <w:div w:id="394665290">
      <w:marLeft w:val="640"/>
      <w:marRight w:val="0"/>
      <w:marTop w:val="0"/>
      <w:marBottom w:val="0"/>
      <w:divBdr>
        <w:top w:val="none" w:sz="0" w:space="0" w:color="auto"/>
        <w:left w:val="none" w:sz="0" w:space="0" w:color="auto"/>
        <w:bottom w:val="none" w:sz="0" w:space="0" w:color="auto"/>
        <w:right w:val="none" w:sz="0" w:space="0" w:color="auto"/>
      </w:divBdr>
    </w:div>
    <w:div w:id="395710950">
      <w:marLeft w:val="640"/>
      <w:marRight w:val="0"/>
      <w:marTop w:val="0"/>
      <w:marBottom w:val="0"/>
      <w:divBdr>
        <w:top w:val="none" w:sz="0" w:space="0" w:color="auto"/>
        <w:left w:val="none" w:sz="0" w:space="0" w:color="auto"/>
        <w:bottom w:val="none" w:sz="0" w:space="0" w:color="auto"/>
        <w:right w:val="none" w:sz="0" w:space="0" w:color="auto"/>
      </w:divBdr>
    </w:div>
    <w:div w:id="395738749">
      <w:marLeft w:val="640"/>
      <w:marRight w:val="0"/>
      <w:marTop w:val="0"/>
      <w:marBottom w:val="0"/>
      <w:divBdr>
        <w:top w:val="none" w:sz="0" w:space="0" w:color="auto"/>
        <w:left w:val="none" w:sz="0" w:space="0" w:color="auto"/>
        <w:bottom w:val="none" w:sz="0" w:space="0" w:color="auto"/>
        <w:right w:val="none" w:sz="0" w:space="0" w:color="auto"/>
      </w:divBdr>
    </w:div>
    <w:div w:id="397635046">
      <w:marLeft w:val="640"/>
      <w:marRight w:val="0"/>
      <w:marTop w:val="0"/>
      <w:marBottom w:val="0"/>
      <w:divBdr>
        <w:top w:val="none" w:sz="0" w:space="0" w:color="auto"/>
        <w:left w:val="none" w:sz="0" w:space="0" w:color="auto"/>
        <w:bottom w:val="none" w:sz="0" w:space="0" w:color="auto"/>
        <w:right w:val="none" w:sz="0" w:space="0" w:color="auto"/>
      </w:divBdr>
    </w:div>
    <w:div w:id="397821637">
      <w:marLeft w:val="640"/>
      <w:marRight w:val="0"/>
      <w:marTop w:val="0"/>
      <w:marBottom w:val="0"/>
      <w:divBdr>
        <w:top w:val="none" w:sz="0" w:space="0" w:color="auto"/>
        <w:left w:val="none" w:sz="0" w:space="0" w:color="auto"/>
        <w:bottom w:val="none" w:sz="0" w:space="0" w:color="auto"/>
        <w:right w:val="none" w:sz="0" w:space="0" w:color="auto"/>
      </w:divBdr>
    </w:div>
    <w:div w:id="398673627">
      <w:marLeft w:val="640"/>
      <w:marRight w:val="0"/>
      <w:marTop w:val="0"/>
      <w:marBottom w:val="0"/>
      <w:divBdr>
        <w:top w:val="none" w:sz="0" w:space="0" w:color="auto"/>
        <w:left w:val="none" w:sz="0" w:space="0" w:color="auto"/>
        <w:bottom w:val="none" w:sz="0" w:space="0" w:color="auto"/>
        <w:right w:val="none" w:sz="0" w:space="0" w:color="auto"/>
      </w:divBdr>
    </w:div>
    <w:div w:id="399525781">
      <w:marLeft w:val="640"/>
      <w:marRight w:val="0"/>
      <w:marTop w:val="0"/>
      <w:marBottom w:val="0"/>
      <w:divBdr>
        <w:top w:val="none" w:sz="0" w:space="0" w:color="auto"/>
        <w:left w:val="none" w:sz="0" w:space="0" w:color="auto"/>
        <w:bottom w:val="none" w:sz="0" w:space="0" w:color="auto"/>
        <w:right w:val="none" w:sz="0" w:space="0" w:color="auto"/>
      </w:divBdr>
    </w:div>
    <w:div w:id="400101895">
      <w:marLeft w:val="640"/>
      <w:marRight w:val="0"/>
      <w:marTop w:val="0"/>
      <w:marBottom w:val="0"/>
      <w:divBdr>
        <w:top w:val="none" w:sz="0" w:space="0" w:color="auto"/>
        <w:left w:val="none" w:sz="0" w:space="0" w:color="auto"/>
        <w:bottom w:val="none" w:sz="0" w:space="0" w:color="auto"/>
        <w:right w:val="none" w:sz="0" w:space="0" w:color="auto"/>
      </w:divBdr>
    </w:div>
    <w:div w:id="400181855">
      <w:marLeft w:val="640"/>
      <w:marRight w:val="0"/>
      <w:marTop w:val="0"/>
      <w:marBottom w:val="0"/>
      <w:divBdr>
        <w:top w:val="none" w:sz="0" w:space="0" w:color="auto"/>
        <w:left w:val="none" w:sz="0" w:space="0" w:color="auto"/>
        <w:bottom w:val="none" w:sz="0" w:space="0" w:color="auto"/>
        <w:right w:val="none" w:sz="0" w:space="0" w:color="auto"/>
      </w:divBdr>
    </w:div>
    <w:div w:id="401606849">
      <w:marLeft w:val="640"/>
      <w:marRight w:val="0"/>
      <w:marTop w:val="0"/>
      <w:marBottom w:val="0"/>
      <w:divBdr>
        <w:top w:val="none" w:sz="0" w:space="0" w:color="auto"/>
        <w:left w:val="none" w:sz="0" w:space="0" w:color="auto"/>
        <w:bottom w:val="none" w:sz="0" w:space="0" w:color="auto"/>
        <w:right w:val="none" w:sz="0" w:space="0" w:color="auto"/>
      </w:divBdr>
    </w:div>
    <w:div w:id="402607559">
      <w:marLeft w:val="640"/>
      <w:marRight w:val="0"/>
      <w:marTop w:val="0"/>
      <w:marBottom w:val="0"/>
      <w:divBdr>
        <w:top w:val="none" w:sz="0" w:space="0" w:color="auto"/>
        <w:left w:val="none" w:sz="0" w:space="0" w:color="auto"/>
        <w:bottom w:val="none" w:sz="0" w:space="0" w:color="auto"/>
        <w:right w:val="none" w:sz="0" w:space="0" w:color="auto"/>
      </w:divBdr>
    </w:div>
    <w:div w:id="402947957">
      <w:marLeft w:val="640"/>
      <w:marRight w:val="0"/>
      <w:marTop w:val="0"/>
      <w:marBottom w:val="0"/>
      <w:divBdr>
        <w:top w:val="none" w:sz="0" w:space="0" w:color="auto"/>
        <w:left w:val="none" w:sz="0" w:space="0" w:color="auto"/>
        <w:bottom w:val="none" w:sz="0" w:space="0" w:color="auto"/>
        <w:right w:val="none" w:sz="0" w:space="0" w:color="auto"/>
      </w:divBdr>
    </w:div>
    <w:div w:id="403532400">
      <w:marLeft w:val="640"/>
      <w:marRight w:val="0"/>
      <w:marTop w:val="0"/>
      <w:marBottom w:val="0"/>
      <w:divBdr>
        <w:top w:val="none" w:sz="0" w:space="0" w:color="auto"/>
        <w:left w:val="none" w:sz="0" w:space="0" w:color="auto"/>
        <w:bottom w:val="none" w:sz="0" w:space="0" w:color="auto"/>
        <w:right w:val="none" w:sz="0" w:space="0" w:color="auto"/>
      </w:divBdr>
    </w:div>
    <w:div w:id="407962898">
      <w:marLeft w:val="640"/>
      <w:marRight w:val="0"/>
      <w:marTop w:val="0"/>
      <w:marBottom w:val="0"/>
      <w:divBdr>
        <w:top w:val="none" w:sz="0" w:space="0" w:color="auto"/>
        <w:left w:val="none" w:sz="0" w:space="0" w:color="auto"/>
        <w:bottom w:val="none" w:sz="0" w:space="0" w:color="auto"/>
        <w:right w:val="none" w:sz="0" w:space="0" w:color="auto"/>
      </w:divBdr>
    </w:div>
    <w:div w:id="410736198">
      <w:marLeft w:val="640"/>
      <w:marRight w:val="0"/>
      <w:marTop w:val="0"/>
      <w:marBottom w:val="0"/>
      <w:divBdr>
        <w:top w:val="none" w:sz="0" w:space="0" w:color="auto"/>
        <w:left w:val="none" w:sz="0" w:space="0" w:color="auto"/>
        <w:bottom w:val="none" w:sz="0" w:space="0" w:color="auto"/>
        <w:right w:val="none" w:sz="0" w:space="0" w:color="auto"/>
      </w:divBdr>
    </w:div>
    <w:div w:id="410781887">
      <w:marLeft w:val="640"/>
      <w:marRight w:val="0"/>
      <w:marTop w:val="0"/>
      <w:marBottom w:val="0"/>
      <w:divBdr>
        <w:top w:val="none" w:sz="0" w:space="0" w:color="auto"/>
        <w:left w:val="none" w:sz="0" w:space="0" w:color="auto"/>
        <w:bottom w:val="none" w:sz="0" w:space="0" w:color="auto"/>
        <w:right w:val="none" w:sz="0" w:space="0" w:color="auto"/>
      </w:divBdr>
    </w:div>
    <w:div w:id="411200722">
      <w:marLeft w:val="640"/>
      <w:marRight w:val="0"/>
      <w:marTop w:val="0"/>
      <w:marBottom w:val="0"/>
      <w:divBdr>
        <w:top w:val="none" w:sz="0" w:space="0" w:color="auto"/>
        <w:left w:val="none" w:sz="0" w:space="0" w:color="auto"/>
        <w:bottom w:val="none" w:sz="0" w:space="0" w:color="auto"/>
        <w:right w:val="none" w:sz="0" w:space="0" w:color="auto"/>
      </w:divBdr>
    </w:div>
    <w:div w:id="411318517">
      <w:marLeft w:val="640"/>
      <w:marRight w:val="0"/>
      <w:marTop w:val="0"/>
      <w:marBottom w:val="0"/>
      <w:divBdr>
        <w:top w:val="none" w:sz="0" w:space="0" w:color="auto"/>
        <w:left w:val="none" w:sz="0" w:space="0" w:color="auto"/>
        <w:bottom w:val="none" w:sz="0" w:space="0" w:color="auto"/>
        <w:right w:val="none" w:sz="0" w:space="0" w:color="auto"/>
      </w:divBdr>
    </w:div>
    <w:div w:id="413942349">
      <w:marLeft w:val="640"/>
      <w:marRight w:val="0"/>
      <w:marTop w:val="0"/>
      <w:marBottom w:val="0"/>
      <w:divBdr>
        <w:top w:val="none" w:sz="0" w:space="0" w:color="auto"/>
        <w:left w:val="none" w:sz="0" w:space="0" w:color="auto"/>
        <w:bottom w:val="none" w:sz="0" w:space="0" w:color="auto"/>
        <w:right w:val="none" w:sz="0" w:space="0" w:color="auto"/>
      </w:divBdr>
    </w:div>
    <w:div w:id="414280987">
      <w:marLeft w:val="640"/>
      <w:marRight w:val="0"/>
      <w:marTop w:val="0"/>
      <w:marBottom w:val="0"/>
      <w:divBdr>
        <w:top w:val="none" w:sz="0" w:space="0" w:color="auto"/>
        <w:left w:val="none" w:sz="0" w:space="0" w:color="auto"/>
        <w:bottom w:val="none" w:sz="0" w:space="0" w:color="auto"/>
        <w:right w:val="none" w:sz="0" w:space="0" w:color="auto"/>
      </w:divBdr>
    </w:div>
    <w:div w:id="417100235">
      <w:marLeft w:val="640"/>
      <w:marRight w:val="0"/>
      <w:marTop w:val="0"/>
      <w:marBottom w:val="0"/>
      <w:divBdr>
        <w:top w:val="none" w:sz="0" w:space="0" w:color="auto"/>
        <w:left w:val="none" w:sz="0" w:space="0" w:color="auto"/>
        <w:bottom w:val="none" w:sz="0" w:space="0" w:color="auto"/>
        <w:right w:val="none" w:sz="0" w:space="0" w:color="auto"/>
      </w:divBdr>
    </w:div>
    <w:div w:id="417676914">
      <w:marLeft w:val="640"/>
      <w:marRight w:val="0"/>
      <w:marTop w:val="0"/>
      <w:marBottom w:val="0"/>
      <w:divBdr>
        <w:top w:val="none" w:sz="0" w:space="0" w:color="auto"/>
        <w:left w:val="none" w:sz="0" w:space="0" w:color="auto"/>
        <w:bottom w:val="none" w:sz="0" w:space="0" w:color="auto"/>
        <w:right w:val="none" w:sz="0" w:space="0" w:color="auto"/>
      </w:divBdr>
    </w:div>
    <w:div w:id="421416155">
      <w:marLeft w:val="640"/>
      <w:marRight w:val="0"/>
      <w:marTop w:val="0"/>
      <w:marBottom w:val="0"/>
      <w:divBdr>
        <w:top w:val="none" w:sz="0" w:space="0" w:color="auto"/>
        <w:left w:val="none" w:sz="0" w:space="0" w:color="auto"/>
        <w:bottom w:val="none" w:sz="0" w:space="0" w:color="auto"/>
        <w:right w:val="none" w:sz="0" w:space="0" w:color="auto"/>
      </w:divBdr>
    </w:div>
    <w:div w:id="422073713">
      <w:marLeft w:val="640"/>
      <w:marRight w:val="0"/>
      <w:marTop w:val="0"/>
      <w:marBottom w:val="0"/>
      <w:divBdr>
        <w:top w:val="none" w:sz="0" w:space="0" w:color="auto"/>
        <w:left w:val="none" w:sz="0" w:space="0" w:color="auto"/>
        <w:bottom w:val="none" w:sz="0" w:space="0" w:color="auto"/>
        <w:right w:val="none" w:sz="0" w:space="0" w:color="auto"/>
      </w:divBdr>
    </w:div>
    <w:div w:id="425342159">
      <w:marLeft w:val="640"/>
      <w:marRight w:val="0"/>
      <w:marTop w:val="0"/>
      <w:marBottom w:val="0"/>
      <w:divBdr>
        <w:top w:val="none" w:sz="0" w:space="0" w:color="auto"/>
        <w:left w:val="none" w:sz="0" w:space="0" w:color="auto"/>
        <w:bottom w:val="none" w:sz="0" w:space="0" w:color="auto"/>
        <w:right w:val="none" w:sz="0" w:space="0" w:color="auto"/>
      </w:divBdr>
    </w:div>
    <w:div w:id="426659465">
      <w:marLeft w:val="640"/>
      <w:marRight w:val="0"/>
      <w:marTop w:val="0"/>
      <w:marBottom w:val="0"/>
      <w:divBdr>
        <w:top w:val="none" w:sz="0" w:space="0" w:color="auto"/>
        <w:left w:val="none" w:sz="0" w:space="0" w:color="auto"/>
        <w:bottom w:val="none" w:sz="0" w:space="0" w:color="auto"/>
        <w:right w:val="none" w:sz="0" w:space="0" w:color="auto"/>
      </w:divBdr>
    </w:div>
    <w:div w:id="428505995">
      <w:marLeft w:val="640"/>
      <w:marRight w:val="0"/>
      <w:marTop w:val="0"/>
      <w:marBottom w:val="0"/>
      <w:divBdr>
        <w:top w:val="none" w:sz="0" w:space="0" w:color="auto"/>
        <w:left w:val="none" w:sz="0" w:space="0" w:color="auto"/>
        <w:bottom w:val="none" w:sz="0" w:space="0" w:color="auto"/>
        <w:right w:val="none" w:sz="0" w:space="0" w:color="auto"/>
      </w:divBdr>
    </w:div>
    <w:div w:id="428891335">
      <w:marLeft w:val="640"/>
      <w:marRight w:val="0"/>
      <w:marTop w:val="0"/>
      <w:marBottom w:val="0"/>
      <w:divBdr>
        <w:top w:val="none" w:sz="0" w:space="0" w:color="auto"/>
        <w:left w:val="none" w:sz="0" w:space="0" w:color="auto"/>
        <w:bottom w:val="none" w:sz="0" w:space="0" w:color="auto"/>
        <w:right w:val="none" w:sz="0" w:space="0" w:color="auto"/>
      </w:divBdr>
    </w:div>
    <w:div w:id="431517573">
      <w:marLeft w:val="640"/>
      <w:marRight w:val="0"/>
      <w:marTop w:val="0"/>
      <w:marBottom w:val="0"/>
      <w:divBdr>
        <w:top w:val="none" w:sz="0" w:space="0" w:color="auto"/>
        <w:left w:val="none" w:sz="0" w:space="0" w:color="auto"/>
        <w:bottom w:val="none" w:sz="0" w:space="0" w:color="auto"/>
        <w:right w:val="none" w:sz="0" w:space="0" w:color="auto"/>
      </w:divBdr>
    </w:div>
    <w:div w:id="434205549">
      <w:marLeft w:val="640"/>
      <w:marRight w:val="0"/>
      <w:marTop w:val="0"/>
      <w:marBottom w:val="0"/>
      <w:divBdr>
        <w:top w:val="none" w:sz="0" w:space="0" w:color="auto"/>
        <w:left w:val="none" w:sz="0" w:space="0" w:color="auto"/>
        <w:bottom w:val="none" w:sz="0" w:space="0" w:color="auto"/>
        <w:right w:val="none" w:sz="0" w:space="0" w:color="auto"/>
      </w:divBdr>
    </w:div>
    <w:div w:id="437869331">
      <w:marLeft w:val="640"/>
      <w:marRight w:val="0"/>
      <w:marTop w:val="0"/>
      <w:marBottom w:val="0"/>
      <w:divBdr>
        <w:top w:val="none" w:sz="0" w:space="0" w:color="auto"/>
        <w:left w:val="none" w:sz="0" w:space="0" w:color="auto"/>
        <w:bottom w:val="none" w:sz="0" w:space="0" w:color="auto"/>
        <w:right w:val="none" w:sz="0" w:space="0" w:color="auto"/>
      </w:divBdr>
    </w:div>
    <w:div w:id="440540673">
      <w:marLeft w:val="640"/>
      <w:marRight w:val="0"/>
      <w:marTop w:val="0"/>
      <w:marBottom w:val="0"/>
      <w:divBdr>
        <w:top w:val="none" w:sz="0" w:space="0" w:color="auto"/>
        <w:left w:val="none" w:sz="0" w:space="0" w:color="auto"/>
        <w:bottom w:val="none" w:sz="0" w:space="0" w:color="auto"/>
        <w:right w:val="none" w:sz="0" w:space="0" w:color="auto"/>
      </w:divBdr>
    </w:div>
    <w:div w:id="443891452">
      <w:marLeft w:val="640"/>
      <w:marRight w:val="0"/>
      <w:marTop w:val="0"/>
      <w:marBottom w:val="0"/>
      <w:divBdr>
        <w:top w:val="none" w:sz="0" w:space="0" w:color="auto"/>
        <w:left w:val="none" w:sz="0" w:space="0" w:color="auto"/>
        <w:bottom w:val="none" w:sz="0" w:space="0" w:color="auto"/>
        <w:right w:val="none" w:sz="0" w:space="0" w:color="auto"/>
      </w:divBdr>
    </w:div>
    <w:div w:id="444426316">
      <w:marLeft w:val="640"/>
      <w:marRight w:val="0"/>
      <w:marTop w:val="0"/>
      <w:marBottom w:val="0"/>
      <w:divBdr>
        <w:top w:val="none" w:sz="0" w:space="0" w:color="auto"/>
        <w:left w:val="none" w:sz="0" w:space="0" w:color="auto"/>
        <w:bottom w:val="none" w:sz="0" w:space="0" w:color="auto"/>
        <w:right w:val="none" w:sz="0" w:space="0" w:color="auto"/>
      </w:divBdr>
    </w:div>
    <w:div w:id="446896097">
      <w:marLeft w:val="640"/>
      <w:marRight w:val="0"/>
      <w:marTop w:val="0"/>
      <w:marBottom w:val="0"/>
      <w:divBdr>
        <w:top w:val="none" w:sz="0" w:space="0" w:color="auto"/>
        <w:left w:val="none" w:sz="0" w:space="0" w:color="auto"/>
        <w:bottom w:val="none" w:sz="0" w:space="0" w:color="auto"/>
        <w:right w:val="none" w:sz="0" w:space="0" w:color="auto"/>
      </w:divBdr>
    </w:div>
    <w:div w:id="447046214">
      <w:marLeft w:val="640"/>
      <w:marRight w:val="0"/>
      <w:marTop w:val="0"/>
      <w:marBottom w:val="0"/>
      <w:divBdr>
        <w:top w:val="none" w:sz="0" w:space="0" w:color="auto"/>
        <w:left w:val="none" w:sz="0" w:space="0" w:color="auto"/>
        <w:bottom w:val="none" w:sz="0" w:space="0" w:color="auto"/>
        <w:right w:val="none" w:sz="0" w:space="0" w:color="auto"/>
      </w:divBdr>
    </w:div>
    <w:div w:id="447048149">
      <w:marLeft w:val="640"/>
      <w:marRight w:val="0"/>
      <w:marTop w:val="0"/>
      <w:marBottom w:val="0"/>
      <w:divBdr>
        <w:top w:val="none" w:sz="0" w:space="0" w:color="auto"/>
        <w:left w:val="none" w:sz="0" w:space="0" w:color="auto"/>
        <w:bottom w:val="none" w:sz="0" w:space="0" w:color="auto"/>
        <w:right w:val="none" w:sz="0" w:space="0" w:color="auto"/>
      </w:divBdr>
    </w:div>
    <w:div w:id="449325973">
      <w:marLeft w:val="640"/>
      <w:marRight w:val="0"/>
      <w:marTop w:val="0"/>
      <w:marBottom w:val="0"/>
      <w:divBdr>
        <w:top w:val="none" w:sz="0" w:space="0" w:color="auto"/>
        <w:left w:val="none" w:sz="0" w:space="0" w:color="auto"/>
        <w:bottom w:val="none" w:sz="0" w:space="0" w:color="auto"/>
        <w:right w:val="none" w:sz="0" w:space="0" w:color="auto"/>
      </w:divBdr>
    </w:div>
    <w:div w:id="449980222">
      <w:marLeft w:val="640"/>
      <w:marRight w:val="0"/>
      <w:marTop w:val="0"/>
      <w:marBottom w:val="0"/>
      <w:divBdr>
        <w:top w:val="none" w:sz="0" w:space="0" w:color="auto"/>
        <w:left w:val="none" w:sz="0" w:space="0" w:color="auto"/>
        <w:bottom w:val="none" w:sz="0" w:space="0" w:color="auto"/>
        <w:right w:val="none" w:sz="0" w:space="0" w:color="auto"/>
      </w:divBdr>
    </w:div>
    <w:div w:id="451246236">
      <w:marLeft w:val="640"/>
      <w:marRight w:val="0"/>
      <w:marTop w:val="0"/>
      <w:marBottom w:val="0"/>
      <w:divBdr>
        <w:top w:val="none" w:sz="0" w:space="0" w:color="auto"/>
        <w:left w:val="none" w:sz="0" w:space="0" w:color="auto"/>
        <w:bottom w:val="none" w:sz="0" w:space="0" w:color="auto"/>
        <w:right w:val="none" w:sz="0" w:space="0" w:color="auto"/>
      </w:divBdr>
    </w:div>
    <w:div w:id="451946382">
      <w:marLeft w:val="640"/>
      <w:marRight w:val="0"/>
      <w:marTop w:val="0"/>
      <w:marBottom w:val="0"/>
      <w:divBdr>
        <w:top w:val="none" w:sz="0" w:space="0" w:color="auto"/>
        <w:left w:val="none" w:sz="0" w:space="0" w:color="auto"/>
        <w:bottom w:val="none" w:sz="0" w:space="0" w:color="auto"/>
        <w:right w:val="none" w:sz="0" w:space="0" w:color="auto"/>
      </w:divBdr>
    </w:div>
    <w:div w:id="453331858">
      <w:marLeft w:val="640"/>
      <w:marRight w:val="0"/>
      <w:marTop w:val="0"/>
      <w:marBottom w:val="0"/>
      <w:divBdr>
        <w:top w:val="none" w:sz="0" w:space="0" w:color="auto"/>
        <w:left w:val="none" w:sz="0" w:space="0" w:color="auto"/>
        <w:bottom w:val="none" w:sz="0" w:space="0" w:color="auto"/>
        <w:right w:val="none" w:sz="0" w:space="0" w:color="auto"/>
      </w:divBdr>
    </w:div>
    <w:div w:id="457071117">
      <w:marLeft w:val="640"/>
      <w:marRight w:val="0"/>
      <w:marTop w:val="0"/>
      <w:marBottom w:val="0"/>
      <w:divBdr>
        <w:top w:val="none" w:sz="0" w:space="0" w:color="auto"/>
        <w:left w:val="none" w:sz="0" w:space="0" w:color="auto"/>
        <w:bottom w:val="none" w:sz="0" w:space="0" w:color="auto"/>
        <w:right w:val="none" w:sz="0" w:space="0" w:color="auto"/>
      </w:divBdr>
    </w:div>
    <w:div w:id="459569526">
      <w:marLeft w:val="640"/>
      <w:marRight w:val="0"/>
      <w:marTop w:val="0"/>
      <w:marBottom w:val="0"/>
      <w:divBdr>
        <w:top w:val="none" w:sz="0" w:space="0" w:color="auto"/>
        <w:left w:val="none" w:sz="0" w:space="0" w:color="auto"/>
        <w:bottom w:val="none" w:sz="0" w:space="0" w:color="auto"/>
        <w:right w:val="none" w:sz="0" w:space="0" w:color="auto"/>
      </w:divBdr>
    </w:div>
    <w:div w:id="459880926">
      <w:marLeft w:val="640"/>
      <w:marRight w:val="0"/>
      <w:marTop w:val="0"/>
      <w:marBottom w:val="0"/>
      <w:divBdr>
        <w:top w:val="none" w:sz="0" w:space="0" w:color="auto"/>
        <w:left w:val="none" w:sz="0" w:space="0" w:color="auto"/>
        <w:bottom w:val="none" w:sz="0" w:space="0" w:color="auto"/>
        <w:right w:val="none" w:sz="0" w:space="0" w:color="auto"/>
      </w:divBdr>
    </w:div>
    <w:div w:id="461726564">
      <w:marLeft w:val="640"/>
      <w:marRight w:val="0"/>
      <w:marTop w:val="0"/>
      <w:marBottom w:val="0"/>
      <w:divBdr>
        <w:top w:val="none" w:sz="0" w:space="0" w:color="auto"/>
        <w:left w:val="none" w:sz="0" w:space="0" w:color="auto"/>
        <w:bottom w:val="none" w:sz="0" w:space="0" w:color="auto"/>
        <w:right w:val="none" w:sz="0" w:space="0" w:color="auto"/>
      </w:divBdr>
    </w:div>
    <w:div w:id="463473932">
      <w:marLeft w:val="640"/>
      <w:marRight w:val="0"/>
      <w:marTop w:val="0"/>
      <w:marBottom w:val="0"/>
      <w:divBdr>
        <w:top w:val="none" w:sz="0" w:space="0" w:color="auto"/>
        <w:left w:val="none" w:sz="0" w:space="0" w:color="auto"/>
        <w:bottom w:val="none" w:sz="0" w:space="0" w:color="auto"/>
        <w:right w:val="none" w:sz="0" w:space="0" w:color="auto"/>
      </w:divBdr>
    </w:div>
    <w:div w:id="466364452">
      <w:marLeft w:val="640"/>
      <w:marRight w:val="0"/>
      <w:marTop w:val="0"/>
      <w:marBottom w:val="0"/>
      <w:divBdr>
        <w:top w:val="none" w:sz="0" w:space="0" w:color="auto"/>
        <w:left w:val="none" w:sz="0" w:space="0" w:color="auto"/>
        <w:bottom w:val="none" w:sz="0" w:space="0" w:color="auto"/>
        <w:right w:val="none" w:sz="0" w:space="0" w:color="auto"/>
      </w:divBdr>
    </w:div>
    <w:div w:id="466625905">
      <w:marLeft w:val="640"/>
      <w:marRight w:val="0"/>
      <w:marTop w:val="0"/>
      <w:marBottom w:val="0"/>
      <w:divBdr>
        <w:top w:val="none" w:sz="0" w:space="0" w:color="auto"/>
        <w:left w:val="none" w:sz="0" w:space="0" w:color="auto"/>
        <w:bottom w:val="none" w:sz="0" w:space="0" w:color="auto"/>
        <w:right w:val="none" w:sz="0" w:space="0" w:color="auto"/>
      </w:divBdr>
    </w:div>
    <w:div w:id="470514846">
      <w:marLeft w:val="640"/>
      <w:marRight w:val="0"/>
      <w:marTop w:val="0"/>
      <w:marBottom w:val="0"/>
      <w:divBdr>
        <w:top w:val="none" w:sz="0" w:space="0" w:color="auto"/>
        <w:left w:val="none" w:sz="0" w:space="0" w:color="auto"/>
        <w:bottom w:val="none" w:sz="0" w:space="0" w:color="auto"/>
        <w:right w:val="none" w:sz="0" w:space="0" w:color="auto"/>
      </w:divBdr>
    </w:div>
    <w:div w:id="471409281">
      <w:marLeft w:val="640"/>
      <w:marRight w:val="0"/>
      <w:marTop w:val="0"/>
      <w:marBottom w:val="0"/>
      <w:divBdr>
        <w:top w:val="none" w:sz="0" w:space="0" w:color="auto"/>
        <w:left w:val="none" w:sz="0" w:space="0" w:color="auto"/>
        <w:bottom w:val="none" w:sz="0" w:space="0" w:color="auto"/>
        <w:right w:val="none" w:sz="0" w:space="0" w:color="auto"/>
      </w:divBdr>
    </w:div>
    <w:div w:id="475268628">
      <w:marLeft w:val="640"/>
      <w:marRight w:val="0"/>
      <w:marTop w:val="0"/>
      <w:marBottom w:val="0"/>
      <w:divBdr>
        <w:top w:val="none" w:sz="0" w:space="0" w:color="auto"/>
        <w:left w:val="none" w:sz="0" w:space="0" w:color="auto"/>
        <w:bottom w:val="none" w:sz="0" w:space="0" w:color="auto"/>
        <w:right w:val="none" w:sz="0" w:space="0" w:color="auto"/>
      </w:divBdr>
    </w:div>
    <w:div w:id="475605945">
      <w:marLeft w:val="640"/>
      <w:marRight w:val="0"/>
      <w:marTop w:val="0"/>
      <w:marBottom w:val="0"/>
      <w:divBdr>
        <w:top w:val="none" w:sz="0" w:space="0" w:color="auto"/>
        <w:left w:val="none" w:sz="0" w:space="0" w:color="auto"/>
        <w:bottom w:val="none" w:sz="0" w:space="0" w:color="auto"/>
        <w:right w:val="none" w:sz="0" w:space="0" w:color="auto"/>
      </w:divBdr>
    </w:div>
    <w:div w:id="476145518">
      <w:marLeft w:val="640"/>
      <w:marRight w:val="0"/>
      <w:marTop w:val="0"/>
      <w:marBottom w:val="0"/>
      <w:divBdr>
        <w:top w:val="none" w:sz="0" w:space="0" w:color="auto"/>
        <w:left w:val="none" w:sz="0" w:space="0" w:color="auto"/>
        <w:bottom w:val="none" w:sz="0" w:space="0" w:color="auto"/>
        <w:right w:val="none" w:sz="0" w:space="0" w:color="auto"/>
      </w:divBdr>
    </w:div>
    <w:div w:id="476845293">
      <w:marLeft w:val="640"/>
      <w:marRight w:val="0"/>
      <w:marTop w:val="0"/>
      <w:marBottom w:val="0"/>
      <w:divBdr>
        <w:top w:val="none" w:sz="0" w:space="0" w:color="auto"/>
        <w:left w:val="none" w:sz="0" w:space="0" w:color="auto"/>
        <w:bottom w:val="none" w:sz="0" w:space="0" w:color="auto"/>
        <w:right w:val="none" w:sz="0" w:space="0" w:color="auto"/>
      </w:divBdr>
    </w:div>
    <w:div w:id="477263204">
      <w:marLeft w:val="640"/>
      <w:marRight w:val="0"/>
      <w:marTop w:val="0"/>
      <w:marBottom w:val="0"/>
      <w:divBdr>
        <w:top w:val="none" w:sz="0" w:space="0" w:color="auto"/>
        <w:left w:val="none" w:sz="0" w:space="0" w:color="auto"/>
        <w:bottom w:val="none" w:sz="0" w:space="0" w:color="auto"/>
        <w:right w:val="none" w:sz="0" w:space="0" w:color="auto"/>
      </w:divBdr>
    </w:div>
    <w:div w:id="479154795">
      <w:marLeft w:val="640"/>
      <w:marRight w:val="0"/>
      <w:marTop w:val="0"/>
      <w:marBottom w:val="0"/>
      <w:divBdr>
        <w:top w:val="none" w:sz="0" w:space="0" w:color="auto"/>
        <w:left w:val="none" w:sz="0" w:space="0" w:color="auto"/>
        <w:bottom w:val="none" w:sz="0" w:space="0" w:color="auto"/>
        <w:right w:val="none" w:sz="0" w:space="0" w:color="auto"/>
      </w:divBdr>
    </w:div>
    <w:div w:id="482820109">
      <w:marLeft w:val="640"/>
      <w:marRight w:val="0"/>
      <w:marTop w:val="0"/>
      <w:marBottom w:val="0"/>
      <w:divBdr>
        <w:top w:val="none" w:sz="0" w:space="0" w:color="auto"/>
        <w:left w:val="none" w:sz="0" w:space="0" w:color="auto"/>
        <w:bottom w:val="none" w:sz="0" w:space="0" w:color="auto"/>
        <w:right w:val="none" w:sz="0" w:space="0" w:color="auto"/>
      </w:divBdr>
    </w:div>
    <w:div w:id="482965049">
      <w:marLeft w:val="640"/>
      <w:marRight w:val="0"/>
      <w:marTop w:val="0"/>
      <w:marBottom w:val="0"/>
      <w:divBdr>
        <w:top w:val="none" w:sz="0" w:space="0" w:color="auto"/>
        <w:left w:val="none" w:sz="0" w:space="0" w:color="auto"/>
        <w:bottom w:val="none" w:sz="0" w:space="0" w:color="auto"/>
        <w:right w:val="none" w:sz="0" w:space="0" w:color="auto"/>
      </w:divBdr>
    </w:div>
    <w:div w:id="483938456">
      <w:marLeft w:val="640"/>
      <w:marRight w:val="0"/>
      <w:marTop w:val="0"/>
      <w:marBottom w:val="0"/>
      <w:divBdr>
        <w:top w:val="none" w:sz="0" w:space="0" w:color="auto"/>
        <w:left w:val="none" w:sz="0" w:space="0" w:color="auto"/>
        <w:bottom w:val="none" w:sz="0" w:space="0" w:color="auto"/>
        <w:right w:val="none" w:sz="0" w:space="0" w:color="auto"/>
      </w:divBdr>
    </w:div>
    <w:div w:id="488139241">
      <w:marLeft w:val="640"/>
      <w:marRight w:val="0"/>
      <w:marTop w:val="0"/>
      <w:marBottom w:val="0"/>
      <w:divBdr>
        <w:top w:val="none" w:sz="0" w:space="0" w:color="auto"/>
        <w:left w:val="none" w:sz="0" w:space="0" w:color="auto"/>
        <w:bottom w:val="none" w:sz="0" w:space="0" w:color="auto"/>
        <w:right w:val="none" w:sz="0" w:space="0" w:color="auto"/>
      </w:divBdr>
    </w:div>
    <w:div w:id="488400537">
      <w:marLeft w:val="640"/>
      <w:marRight w:val="0"/>
      <w:marTop w:val="0"/>
      <w:marBottom w:val="0"/>
      <w:divBdr>
        <w:top w:val="none" w:sz="0" w:space="0" w:color="auto"/>
        <w:left w:val="none" w:sz="0" w:space="0" w:color="auto"/>
        <w:bottom w:val="none" w:sz="0" w:space="0" w:color="auto"/>
        <w:right w:val="none" w:sz="0" w:space="0" w:color="auto"/>
      </w:divBdr>
    </w:div>
    <w:div w:id="489756548">
      <w:marLeft w:val="640"/>
      <w:marRight w:val="0"/>
      <w:marTop w:val="0"/>
      <w:marBottom w:val="0"/>
      <w:divBdr>
        <w:top w:val="none" w:sz="0" w:space="0" w:color="auto"/>
        <w:left w:val="none" w:sz="0" w:space="0" w:color="auto"/>
        <w:bottom w:val="none" w:sz="0" w:space="0" w:color="auto"/>
        <w:right w:val="none" w:sz="0" w:space="0" w:color="auto"/>
      </w:divBdr>
    </w:div>
    <w:div w:id="490411142">
      <w:marLeft w:val="640"/>
      <w:marRight w:val="0"/>
      <w:marTop w:val="0"/>
      <w:marBottom w:val="0"/>
      <w:divBdr>
        <w:top w:val="none" w:sz="0" w:space="0" w:color="auto"/>
        <w:left w:val="none" w:sz="0" w:space="0" w:color="auto"/>
        <w:bottom w:val="none" w:sz="0" w:space="0" w:color="auto"/>
        <w:right w:val="none" w:sz="0" w:space="0" w:color="auto"/>
      </w:divBdr>
    </w:div>
    <w:div w:id="492840747">
      <w:marLeft w:val="640"/>
      <w:marRight w:val="0"/>
      <w:marTop w:val="0"/>
      <w:marBottom w:val="0"/>
      <w:divBdr>
        <w:top w:val="none" w:sz="0" w:space="0" w:color="auto"/>
        <w:left w:val="none" w:sz="0" w:space="0" w:color="auto"/>
        <w:bottom w:val="none" w:sz="0" w:space="0" w:color="auto"/>
        <w:right w:val="none" w:sz="0" w:space="0" w:color="auto"/>
      </w:divBdr>
    </w:div>
    <w:div w:id="494998178">
      <w:marLeft w:val="640"/>
      <w:marRight w:val="0"/>
      <w:marTop w:val="0"/>
      <w:marBottom w:val="0"/>
      <w:divBdr>
        <w:top w:val="none" w:sz="0" w:space="0" w:color="auto"/>
        <w:left w:val="none" w:sz="0" w:space="0" w:color="auto"/>
        <w:bottom w:val="none" w:sz="0" w:space="0" w:color="auto"/>
        <w:right w:val="none" w:sz="0" w:space="0" w:color="auto"/>
      </w:divBdr>
    </w:div>
    <w:div w:id="495876426">
      <w:marLeft w:val="640"/>
      <w:marRight w:val="0"/>
      <w:marTop w:val="0"/>
      <w:marBottom w:val="0"/>
      <w:divBdr>
        <w:top w:val="none" w:sz="0" w:space="0" w:color="auto"/>
        <w:left w:val="none" w:sz="0" w:space="0" w:color="auto"/>
        <w:bottom w:val="none" w:sz="0" w:space="0" w:color="auto"/>
        <w:right w:val="none" w:sz="0" w:space="0" w:color="auto"/>
      </w:divBdr>
    </w:div>
    <w:div w:id="496265564">
      <w:marLeft w:val="640"/>
      <w:marRight w:val="0"/>
      <w:marTop w:val="0"/>
      <w:marBottom w:val="0"/>
      <w:divBdr>
        <w:top w:val="none" w:sz="0" w:space="0" w:color="auto"/>
        <w:left w:val="none" w:sz="0" w:space="0" w:color="auto"/>
        <w:bottom w:val="none" w:sz="0" w:space="0" w:color="auto"/>
        <w:right w:val="none" w:sz="0" w:space="0" w:color="auto"/>
      </w:divBdr>
    </w:div>
    <w:div w:id="496531436">
      <w:marLeft w:val="640"/>
      <w:marRight w:val="0"/>
      <w:marTop w:val="0"/>
      <w:marBottom w:val="0"/>
      <w:divBdr>
        <w:top w:val="none" w:sz="0" w:space="0" w:color="auto"/>
        <w:left w:val="none" w:sz="0" w:space="0" w:color="auto"/>
        <w:bottom w:val="none" w:sz="0" w:space="0" w:color="auto"/>
        <w:right w:val="none" w:sz="0" w:space="0" w:color="auto"/>
      </w:divBdr>
    </w:div>
    <w:div w:id="497968748">
      <w:marLeft w:val="640"/>
      <w:marRight w:val="0"/>
      <w:marTop w:val="0"/>
      <w:marBottom w:val="0"/>
      <w:divBdr>
        <w:top w:val="none" w:sz="0" w:space="0" w:color="auto"/>
        <w:left w:val="none" w:sz="0" w:space="0" w:color="auto"/>
        <w:bottom w:val="none" w:sz="0" w:space="0" w:color="auto"/>
        <w:right w:val="none" w:sz="0" w:space="0" w:color="auto"/>
      </w:divBdr>
    </w:div>
    <w:div w:id="501892371">
      <w:marLeft w:val="640"/>
      <w:marRight w:val="0"/>
      <w:marTop w:val="0"/>
      <w:marBottom w:val="0"/>
      <w:divBdr>
        <w:top w:val="none" w:sz="0" w:space="0" w:color="auto"/>
        <w:left w:val="none" w:sz="0" w:space="0" w:color="auto"/>
        <w:bottom w:val="none" w:sz="0" w:space="0" w:color="auto"/>
        <w:right w:val="none" w:sz="0" w:space="0" w:color="auto"/>
      </w:divBdr>
    </w:div>
    <w:div w:id="506478035">
      <w:marLeft w:val="640"/>
      <w:marRight w:val="0"/>
      <w:marTop w:val="0"/>
      <w:marBottom w:val="0"/>
      <w:divBdr>
        <w:top w:val="none" w:sz="0" w:space="0" w:color="auto"/>
        <w:left w:val="none" w:sz="0" w:space="0" w:color="auto"/>
        <w:bottom w:val="none" w:sz="0" w:space="0" w:color="auto"/>
        <w:right w:val="none" w:sz="0" w:space="0" w:color="auto"/>
      </w:divBdr>
    </w:div>
    <w:div w:id="511842739">
      <w:marLeft w:val="640"/>
      <w:marRight w:val="0"/>
      <w:marTop w:val="0"/>
      <w:marBottom w:val="0"/>
      <w:divBdr>
        <w:top w:val="none" w:sz="0" w:space="0" w:color="auto"/>
        <w:left w:val="none" w:sz="0" w:space="0" w:color="auto"/>
        <w:bottom w:val="none" w:sz="0" w:space="0" w:color="auto"/>
        <w:right w:val="none" w:sz="0" w:space="0" w:color="auto"/>
      </w:divBdr>
    </w:div>
    <w:div w:id="513887083">
      <w:marLeft w:val="640"/>
      <w:marRight w:val="0"/>
      <w:marTop w:val="0"/>
      <w:marBottom w:val="0"/>
      <w:divBdr>
        <w:top w:val="none" w:sz="0" w:space="0" w:color="auto"/>
        <w:left w:val="none" w:sz="0" w:space="0" w:color="auto"/>
        <w:bottom w:val="none" w:sz="0" w:space="0" w:color="auto"/>
        <w:right w:val="none" w:sz="0" w:space="0" w:color="auto"/>
      </w:divBdr>
    </w:div>
    <w:div w:id="518589467">
      <w:marLeft w:val="640"/>
      <w:marRight w:val="0"/>
      <w:marTop w:val="0"/>
      <w:marBottom w:val="0"/>
      <w:divBdr>
        <w:top w:val="none" w:sz="0" w:space="0" w:color="auto"/>
        <w:left w:val="none" w:sz="0" w:space="0" w:color="auto"/>
        <w:bottom w:val="none" w:sz="0" w:space="0" w:color="auto"/>
        <w:right w:val="none" w:sz="0" w:space="0" w:color="auto"/>
      </w:divBdr>
    </w:div>
    <w:div w:id="518810530">
      <w:marLeft w:val="640"/>
      <w:marRight w:val="0"/>
      <w:marTop w:val="0"/>
      <w:marBottom w:val="0"/>
      <w:divBdr>
        <w:top w:val="none" w:sz="0" w:space="0" w:color="auto"/>
        <w:left w:val="none" w:sz="0" w:space="0" w:color="auto"/>
        <w:bottom w:val="none" w:sz="0" w:space="0" w:color="auto"/>
        <w:right w:val="none" w:sz="0" w:space="0" w:color="auto"/>
      </w:divBdr>
    </w:div>
    <w:div w:id="520317576">
      <w:marLeft w:val="640"/>
      <w:marRight w:val="0"/>
      <w:marTop w:val="0"/>
      <w:marBottom w:val="0"/>
      <w:divBdr>
        <w:top w:val="none" w:sz="0" w:space="0" w:color="auto"/>
        <w:left w:val="none" w:sz="0" w:space="0" w:color="auto"/>
        <w:bottom w:val="none" w:sz="0" w:space="0" w:color="auto"/>
        <w:right w:val="none" w:sz="0" w:space="0" w:color="auto"/>
      </w:divBdr>
    </w:div>
    <w:div w:id="526060948">
      <w:marLeft w:val="640"/>
      <w:marRight w:val="0"/>
      <w:marTop w:val="0"/>
      <w:marBottom w:val="0"/>
      <w:divBdr>
        <w:top w:val="none" w:sz="0" w:space="0" w:color="auto"/>
        <w:left w:val="none" w:sz="0" w:space="0" w:color="auto"/>
        <w:bottom w:val="none" w:sz="0" w:space="0" w:color="auto"/>
        <w:right w:val="none" w:sz="0" w:space="0" w:color="auto"/>
      </w:divBdr>
    </w:div>
    <w:div w:id="530339137">
      <w:marLeft w:val="640"/>
      <w:marRight w:val="0"/>
      <w:marTop w:val="0"/>
      <w:marBottom w:val="0"/>
      <w:divBdr>
        <w:top w:val="none" w:sz="0" w:space="0" w:color="auto"/>
        <w:left w:val="none" w:sz="0" w:space="0" w:color="auto"/>
        <w:bottom w:val="none" w:sz="0" w:space="0" w:color="auto"/>
        <w:right w:val="none" w:sz="0" w:space="0" w:color="auto"/>
      </w:divBdr>
    </w:div>
    <w:div w:id="531842134">
      <w:marLeft w:val="640"/>
      <w:marRight w:val="0"/>
      <w:marTop w:val="0"/>
      <w:marBottom w:val="0"/>
      <w:divBdr>
        <w:top w:val="none" w:sz="0" w:space="0" w:color="auto"/>
        <w:left w:val="none" w:sz="0" w:space="0" w:color="auto"/>
        <w:bottom w:val="none" w:sz="0" w:space="0" w:color="auto"/>
        <w:right w:val="none" w:sz="0" w:space="0" w:color="auto"/>
      </w:divBdr>
    </w:div>
    <w:div w:id="532349653">
      <w:marLeft w:val="640"/>
      <w:marRight w:val="0"/>
      <w:marTop w:val="0"/>
      <w:marBottom w:val="0"/>
      <w:divBdr>
        <w:top w:val="none" w:sz="0" w:space="0" w:color="auto"/>
        <w:left w:val="none" w:sz="0" w:space="0" w:color="auto"/>
        <w:bottom w:val="none" w:sz="0" w:space="0" w:color="auto"/>
        <w:right w:val="none" w:sz="0" w:space="0" w:color="auto"/>
      </w:divBdr>
    </w:div>
    <w:div w:id="534927854">
      <w:marLeft w:val="640"/>
      <w:marRight w:val="0"/>
      <w:marTop w:val="0"/>
      <w:marBottom w:val="0"/>
      <w:divBdr>
        <w:top w:val="none" w:sz="0" w:space="0" w:color="auto"/>
        <w:left w:val="none" w:sz="0" w:space="0" w:color="auto"/>
        <w:bottom w:val="none" w:sz="0" w:space="0" w:color="auto"/>
        <w:right w:val="none" w:sz="0" w:space="0" w:color="auto"/>
      </w:divBdr>
    </w:div>
    <w:div w:id="536045387">
      <w:marLeft w:val="640"/>
      <w:marRight w:val="0"/>
      <w:marTop w:val="0"/>
      <w:marBottom w:val="0"/>
      <w:divBdr>
        <w:top w:val="none" w:sz="0" w:space="0" w:color="auto"/>
        <w:left w:val="none" w:sz="0" w:space="0" w:color="auto"/>
        <w:bottom w:val="none" w:sz="0" w:space="0" w:color="auto"/>
        <w:right w:val="none" w:sz="0" w:space="0" w:color="auto"/>
      </w:divBdr>
    </w:div>
    <w:div w:id="537468728">
      <w:marLeft w:val="640"/>
      <w:marRight w:val="0"/>
      <w:marTop w:val="0"/>
      <w:marBottom w:val="0"/>
      <w:divBdr>
        <w:top w:val="none" w:sz="0" w:space="0" w:color="auto"/>
        <w:left w:val="none" w:sz="0" w:space="0" w:color="auto"/>
        <w:bottom w:val="none" w:sz="0" w:space="0" w:color="auto"/>
        <w:right w:val="none" w:sz="0" w:space="0" w:color="auto"/>
      </w:divBdr>
    </w:div>
    <w:div w:id="539249034">
      <w:marLeft w:val="640"/>
      <w:marRight w:val="0"/>
      <w:marTop w:val="0"/>
      <w:marBottom w:val="0"/>
      <w:divBdr>
        <w:top w:val="none" w:sz="0" w:space="0" w:color="auto"/>
        <w:left w:val="none" w:sz="0" w:space="0" w:color="auto"/>
        <w:bottom w:val="none" w:sz="0" w:space="0" w:color="auto"/>
        <w:right w:val="none" w:sz="0" w:space="0" w:color="auto"/>
      </w:divBdr>
    </w:div>
    <w:div w:id="539316625">
      <w:marLeft w:val="640"/>
      <w:marRight w:val="0"/>
      <w:marTop w:val="0"/>
      <w:marBottom w:val="0"/>
      <w:divBdr>
        <w:top w:val="none" w:sz="0" w:space="0" w:color="auto"/>
        <w:left w:val="none" w:sz="0" w:space="0" w:color="auto"/>
        <w:bottom w:val="none" w:sz="0" w:space="0" w:color="auto"/>
        <w:right w:val="none" w:sz="0" w:space="0" w:color="auto"/>
      </w:divBdr>
    </w:div>
    <w:div w:id="544096475">
      <w:marLeft w:val="640"/>
      <w:marRight w:val="0"/>
      <w:marTop w:val="0"/>
      <w:marBottom w:val="0"/>
      <w:divBdr>
        <w:top w:val="none" w:sz="0" w:space="0" w:color="auto"/>
        <w:left w:val="none" w:sz="0" w:space="0" w:color="auto"/>
        <w:bottom w:val="none" w:sz="0" w:space="0" w:color="auto"/>
        <w:right w:val="none" w:sz="0" w:space="0" w:color="auto"/>
      </w:divBdr>
    </w:div>
    <w:div w:id="544295797">
      <w:marLeft w:val="640"/>
      <w:marRight w:val="0"/>
      <w:marTop w:val="0"/>
      <w:marBottom w:val="0"/>
      <w:divBdr>
        <w:top w:val="none" w:sz="0" w:space="0" w:color="auto"/>
        <w:left w:val="none" w:sz="0" w:space="0" w:color="auto"/>
        <w:bottom w:val="none" w:sz="0" w:space="0" w:color="auto"/>
        <w:right w:val="none" w:sz="0" w:space="0" w:color="auto"/>
      </w:divBdr>
    </w:div>
    <w:div w:id="544684561">
      <w:marLeft w:val="640"/>
      <w:marRight w:val="0"/>
      <w:marTop w:val="0"/>
      <w:marBottom w:val="0"/>
      <w:divBdr>
        <w:top w:val="none" w:sz="0" w:space="0" w:color="auto"/>
        <w:left w:val="none" w:sz="0" w:space="0" w:color="auto"/>
        <w:bottom w:val="none" w:sz="0" w:space="0" w:color="auto"/>
        <w:right w:val="none" w:sz="0" w:space="0" w:color="auto"/>
      </w:divBdr>
    </w:div>
    <w:div w:id="547377475">
      <w:marLeft w:val="640"/>
      <w:marRight w:val="0"/>
      <w:marTop w:val="0"/>
      <w:marBottom w:val="0"/>
      <w:divBdr>
        <w:top w:val="none" w:sz="0" w:space="0" w:color="auto"/>
        <w:left w:val="none" w:sz="0" w:space="0" w:color="auto"/>
        <w:bottom w:val="none" w:sz="0" w:space="0" w:color="auto"/>
        <w:right w:val="none" w:sz="0" w:space="0" w:color="auto"/>
      </w:divBdr>
    </w:div>
    <w:div w:id="551503948">
      <w:marLeft w:val="640"/>
      <w:marRight w:val="0"/>
      <w:marTop w:val="0"/>
      <w:marBottom w:val="0"/>
      <w:divBdr>
        <w:top w:val="none" w:sz="0" w:space="0" w:color="auto"/>
        <w:left w:val="none" w:sz="0" w:space="0" w:color="auto"/>
        <w:bottom w:val="none" w:sz="0" w:space="0" w:color="auto"/>
        <w:right w:val="none" w:sz="0" w:space="0" w:color="auto"/>
      </w:divBdr>
    </w:div>
    <w:div w:id="555699985">
      <w:marLeft w:val="640"/>
      <w:marRight w:val="0"/>
      <w:marTop w:val="0"/>
      <w:marBottom w:val="0"/>
      <w:divBdr>
        <w:top w:val="none" w:sz="0" w:space="0" w:color="auto"/>
        <w:left w:val="none" w:sz="0" w:space="0" w:color="auto"/>
        <w:bottom w:val="none" w:sz="0" w:space="0" w:color="auto"/>
        <w:right w:val="none" w:sz="0" w:space="0" w:color="auto"/>
      </w:divBdr>
    </w:div>
    <w:div w:id="556744308">
      <w:marLeft w:val="640"/>
      <w:marRight w:val="0"/>
      <w:marTop w:val="0"/>
      <w:marBottom w:val="0"/>
      <w:divBdr>
        <w:top w:val="none" w:sz="0" w:space="0" w:color="auto"/>
        <w:left w:val="none" w:sz="0" w:space="0" w:color="auto"/>
        <w:bottom w:val="none" w:sz="0" w:space="0" w:color="auto"/>
        <w:right w:val="none" w:sz="0" w:space="0" w:color="auto"/>
      </w:divBdr>
    </w:div>
    <w:div w:id="556819942">
      <w:marLeft w:val="640"/>
      <w:marRight w:val="0"/>
      <w:marTop w:val="0"/>
      <w:marBottom w:val="0"/>
      <w:divBdr>
        <w:top w:val="none" w:sz="0" w:space="0" w:color="auto"/>
        <w:left w:val="none" w:sz="0" w:space="0" w:color="auto"/>
        <w:bottom w:val="none" w:sz="0" w:space="0" w:color="auto"/>
        <w:right w:val="none" w:sz="0" w:space="0" w:color="auto"/>
      </w:divBdr>
    </w:div>
    <w:div w:id="559363775">
      <w:marLeft w:val="640"/>
      <w:marRight w:val="0"/>
      <w:marTop w:val="0"/>
      <w:marBottom w:val="0"/>
      <w:divBdr>
        <w:top w:val="none" w:sz="0" w:space="0" w:color="auto"/>
        <w:left w:val="none" w:sz="0" w:space="0" w:color="auto"/>
        <w:bottom w:val="none" w:sz="0" w:space="0" w:color="auto"/>
        <w:right w:val="none" w:sz="0" w:space="0" w:color="auto"/>
      </w:divBdr>
    </w:div>
    <w:div w:id="559441442">
      <w:marLeft w:val="640"/>
      <w:marRight w:val="0"/>
      <w:marTop w:val="0"/>
      <w:marBottom w:val="0"/>
      <w:divBdr>
        <w:top w:val="none" w:sz="0" w:space="0" w:color="auto"/>
        <w:left w:val="none" w:sz="0" w:space="0" w:color="auto"/>
        <w:bottom w:val="none" w:sz="0" w:space="0" w:color="auto"/>
        <w:right w:val="none" w:sz="0" w:space="0" w:color="auto"/>
      </w:divBdr>
    </w:div>
    <w:div w:id="560748554">
      <w:marLeft w:val="640"/>
      <w:marRight w:val="0"/>
      <w:marTop w:val="0"/>
      <w:marBottom w:val="0"/>
      <w:divBdr>
        <w:top w:val="none" w:sz="0" w:space="0" w:color="auto"/>
        <w:left w:val="none" w:sz="0" w:space="0" w:color="auto"/>
        <w:bottom w:val="none" w:sz="0" w:space="0" w:color="auto"/>
        <w:right w:val="none" w:sz="0" w:space="0" w:color="auto"/>
      </w:divBdr>
    </w:div>
    <w:div w:id="560870160">
      <w:marLeft w:val="640"/>
      <w:marRight w:val="0"/>
      <w:marTop w:val="0"/>
      <w:marBottom w:val="0"/>
      <w:divBdr>
        <w:top w:val="none" w:sz="0" w:space="0" w:color="auto"/>
        <w:left w:val="none" w:sz="0" w:space="0" w:color="auto"/>
        <w:bottom w:val="none" w:sz="0" w:space="0" w:color="auto"/>
        <w:right w:val="none" w:sz="0" w:space="0" w:color="auto"/>
      </w:divBdr>
    </w:div>
    <w:div w:id="563419870">
      <w:bodyDiv w:val="1"/>
      <w:marLeft w:val="0"/>
      <w:marRight w:val="0"/>
      <w:marTop w:val="0"/>
      <w:marBottom w:val="0"/>
      <w:divBdr>
        <w:top w:val="none" w:sz="0" w:space="0" w:color="auto"/>
        <w:left w:val="none" w:sz="0" w:space="0" w:color="auto"/>
        <w:bottom w:val="none" w:sz="0" w:space="0" w:color="auto"/>
        <w:right w:val="none" w:sz="0" w:space="0" w:color="auto"/>
      </w:divBdr>
      <w:divsChild>
        <w:div w:id="735278096">
          <w:marLeft w:val="640"/>
          <w:marRight w:val="0"/>
          <w:marTop w:val="0"/>
          <w:marBottom w:val="0"/>
          <w:divBdr>
            <w:top w:val="none" w:sz="0" w:space="0" w:color="auto"/>
            <w:left w:val="none" w:sz="0" w:space="0" w:color="auto"/>
            <w:bottom w:val="none" w:sz="0" w:space="0" w:color="auto"/>
            <w:right w:val="none" w:sz="0" w:space="0" w:color="auto"/>
          </w:divBdr>
        </w:div>
        <w:div w:id="251276860">
          <w:marLeft w:val="640"/>
          <w:marRight w:val="0"/>
          <w:marTop w:val="0"/>
          <w:marBottom w:val="0"/>
          <w:divBdr>
            <w:top w:val="none" w:sz="0" w:space="0" w:color="auto"/>
            <w:left w:val="none" w:sz="0" w:space="0" w:color="auto"/>
            <w:bottom w:val="none" w:sz="0" w:space="0" w:color="auto"/>
            <w:right w:val="none" w:sz="0" w:space="0" w:color="auto"/>
          </w:divBdr>
        </w:div>
        <w:div w:id="1670061010">
          <w:marLeft w:val="640"/>
          <w:marRight w:val="0"/>
          <w:marTop w:val="0"/>
          <w:marBottom w:val="0"/>
          <w:divBdr>
            <w:top w:val="none" w:sz="0" w:space="0" w:color="auto"/>
            <w:left w:val="none" w:sz="0" w:space="0" w:color="auto"/>
            <w:bottom w:val="none" w:sz="0" w:space="0" w:color="auto"/>
            <w:right w:val="none" w:sz="0" w:space="0" w:color="auto"/>
          </w:divBdr>
        </w:div>
        <w:div w:id="837380370">
          <w:marLeft w:val="640"/>
          <w:marRight w:val="0"/>
          <w:marTop w:val="0"/>
          <w:marBottom w:val="0"/>
          <w:divBdr>
            <w:top w:val="none" w:sz="0" w:space="0" w:color="auto"/>
            <w:left w:val="none" w:sz="0" w:space="0" w:color="auto"/>
            <w:bottom w:val="none" w:sz="0" w:space="0" w:color="auto"/>
            <w:right w:val="none" w:sz="0" w:space="0" w:color="auto"/>
          </w:divBdr>
        </w:div>
        <w:div w:id="223031650">
          <w:marLeft w:val="640"/>
          <w:marRight w:val="0"/>
          <w:marTop w:val="0"/>
          <w:marBottom w:val="0"/>
          <w:divBdr>
            <w:top w:val="none" w:sz="0" w:space="0" w:color="auto"/>
            <w:left w:val="none" w:sz="0" w:space="0" w:color="auto"/>
            <w:bottom w:val="none" w:sz="0" w:space="0" w:color="auto"/>
            <w:right w:val="none" w:sz="0" w:space="0" w:color="auto"/>
          </w:divBdr>
        </w:div>
        <w:div w:id="1965116120">
          <w:marLeft w:val="640"/>
          <w:marRight w:val="0"/>
          <w:marTop w:val="0"/>
          <w:marBottom w:val="0"/>
          <w:divBdr>
            <w:top w:val="none" w:sz="0" w:space="0" w:color="auto"/>
            <w:left w:val="none" w:sz="0" w:space="0" w:color="auto"/>
            <w:bottom w:val="none" w:sz="0" w:space="0" w:color="auto"/>
            <w:right w:val="none" w:sz="0" w:space="0" w:color="auto"/>
          </w:divBdr>
        </w:div>
        <w:div w:id="764808911">
          <w:marLeft w:val="640"/>
          <w:marRight w:val="0"/>
          <w:marTop w:val="0"/>
          <w:marBottom w:val="0"/>
          <w:divBdr>
            <w:top w:val="none" w:sz="0" w:space="0" w:color="auto"/>
            <w:left w:val="none" w:sz="0" w:space="0" w:color="auto"/>
            <w:bottom w:val="none" w:sz="0" w:space="0" w:color="auto"/>
            <w:right w:val="none" w:sz="0" w:space="0" w:color="auto"/>
          </w:divBdr>
        </w:div>
        <w:div w:id="33043143">
          <w:marLeft w:val="640"/>
          <w:marRight w:val="0"/>
          <w:marTop w:val="0"/>
          <w:marBottom w:val="0"/>
          <w:divBdr>
            <w:top w:val="none" w:sz="0" w:space="0" w:color="auto"/>
            <w:left w:val="none" w:sz="0" w:space="0" w:color="auto"/>
            <w:bottom w:val="none" w:sz="0" w:space="0" w:color="auto"/>
            <w:right w:val="none" w:sz="0" w:space="0" w:color="auto"/>
          </w:divBdr>
        </w:div>
        <w:div w:id="1125200642">
          <w:marLeft w:val="640"/>
          <w:marRight w:val="0"/>
          <w:marTop w:val="0"/>
          <w:marBottom w:val="0"/>
          <w:divBdr>
            <w:top w:val="none" w:sz="0" w:space="0" w:color="auto"/>
            <w:left w:val="none" w:sz="0" w:space="0" w:color="auto"/>
            <w:bottom w:val="none" w:sz="0" w:space="0" w:color="auto"/>
            <w:right w:val="none" w:sz="0" w:space="0" w:color="auto"/>
          </w:divBdr>
        </w:div>
        <w:div w:id="186647021">
          <w:marLeft w:val="640"/>
          <w:marRight w:val="0"/>
          <w:marTop w:val="0"/>
          <w:marBottom w:val="0"/>
          <w:divBdr>
            <w:top w:val="none" w:sz="0" w:space="0" w:color="auto"/>
            <w:left w:val="none" w:sz="0" w:space="0" w:color="auto"/>
            <w:bottom w:val="none" w:sz="0" w:space="0" w:color="auto"/>
            <w:right w:val="none" w:sz="0" w:space="0" w:color="auto"/>
          </w:divBdr>
        </w:div>
        <w:div w:id="1782610083">
          <w:marLeft w:val="640"/>
          <w:marRight w:val="0"/>
          <w:marTop w:val="0"/>
          <w:marBottom w:val="0"/>
          <w:divBdr>
            <w:top w:val="none" w:sz="0" w:space="0" w:color="auto"/>
            <w:left w:val="none" w:sz="0" w:space="0" w:color="auto"/>
            <w:bottom w:val="none" w:sz="0" w:space="0" w:color="auto"/>
            <w:right w:val="none" w:sz="0" w:space="0" w:color="auto"/>
          </w:divBdr>
        </w:div>
        <w:div w:id="164052472">
          <w:marLeft w:val="640"/>
          <w:marRight w:val="0"/>
          <w:marTop w:val="0"/>
          <w:marBottom w:val="0"/>
          <w:divBdr>
            <w:top w:val="none" w:sz="0" w:space="0" w:color="auto"/>
            <w:left w:val="none" w:sz="0" w:space="0" w:color="auto"/>
            <w:bottom w:val="none" w:sz="0" w:space="0" w:color="auto"/>
            <w:right w:val="none" w:sz="0" w:space="0" w:color="auto"/>
          </w:divBdr>
        </w:div>
        <w:div w:id="1358002404">
          <w:marLeft w:val="640"/>
          <w:marRight w:val="0"/>
          <w:marTop w:val="0"/>
          <w:marBottom w:val="0"/>
          <w:divBdr>
            <w:top w:val="none" w:sz="0" w:space="0" w:color="auto"/>
            <w:left w:val="none" w:sz="0" w:space="0" w:color="auto"/>
            <w:bottom w:val="none" w:sz="0" w:space="0" w:color="auto"/>
            <w:right w:val="none" w:sz="0" w:space="0" w:color="auto"/>
          </w:divBdr>
        </w:div>
        <w:div w:id="1596816687">
          <w:marLeft w:val="640"/>
          <w:marRight w:val="0"/>
          <w:marTop w:val="0"/>
          <w:marBottom w:val="0"/>
          <w:divBdr>
            <w:top w:val="none" w:sz="0" w:space="0" w:color="auto"/>
            <w:left w:val="none" w:sz="0" w:space="0" w:color="auto"/>
            <w:bottom w:val="none" w:sz="0" w:space="0" w:color="auto"/>
            <w:right w:val="none" w:sz="0" w:space="0" w:color="auto"/>
          </w:divBdr>
        </w:div>
        <w:div w:id="910848888">
          <w:marLeft w:val="640"/>
          <w:marRight w:val="0"/>
          <w:marTop w:val="0"/>
          <w:marBottom w:val="0"/>
          <w:divBdr>
            <w:top w:val="none" w:sz="0" w:space="0" w:color="auto"/>
            <w:left w:val="none" w:sz="0" w:space="0" w:color="auto"/>
            <w:bottom w:val="none" w:sz="0" w:space="0" w:color="auto"/>
            <w:right w:val="none" w:sz="0" w:space="0" w:color="auto"/>
          </w:divBdr>
        </w:div>
        <w:div w:id="2063291412">
          <w:marLeft w:val="640"/>
          <w:marRight w:val="0"/>
          <w:marTop w:val="0"/>
          <w:marBottom w:val="0"/>
          <w:divBdr>
            <w:top w:val="none" w:sz="0" w:space="0" w:color="auto"/>
            <w:left w:val="none" w:sz="0" w:space="0" w:color="auto"/>
            <w:bottom w:val="none" w:sz="0" w:space="0" w:color="auto"/>
            <w:right w:val="none" w:sz="0" w:space="0" w:color="auto"/>
          </w:divBdr>
        </w:div>
        <w:div w:id="618487762">
          <w:marLeft w:val="640"/>
          <w:marRight w:val="0"/>
          <w:marTop w:val="0"/>
          <w:marBottom w:val="0"/>
          <w:divBdr>
            <w:top w:val="none" w:sz="0" w:space="0" w:color="auto"/>
            <w:left w:val="none" w:sz="0" w:space="0" w:color="auto"/>
            <w:bottom w:val="none" w:sz="0" w:space="0" w:color="auto"/>
            <w:right w:val="none" w:sz="0" w:space="0" w:color="auto"/>
          </w:divBdr>
        </w:div>
        <w:div w:id="134832548">
          <w:marLeft w:val="640"/>
          <w:marRight w:val="0"/>
          <w:marTop w:val="0"/>
          <w:marBottom w:val="0"/>
          <w:divBdr>
            <w:top w:val="none" w:sz="0" w:space="0" w:color="auto"/>
            <w:left w:val="none" w:sz="0" w:space="0" w:color="auto"/>
            <w:bottom w:val="none" w:sz="0" w:space="0" w:color="auto"/>
            <w:right w:val="none" w:sz="0" w:space="0" w:color="auto"/>
          </w:divBdr>
        </w:div>
        <w:div w:id="800028470">
          <w:marLeft w:val="640"/>
          <w:marRight w:val="0"/>
          <w:marTop w:val="0"/>
          <w:marBottom w:val="0"/>
          <w:divBdr>
            <w:top w:val="none" w:sz="0" w:space="0" w:color="auto"/>
            <w:left w:val="none" w:sz="0" w:space="0" w:color="auto"/>
            <w:bottom w:val="none" w:sz="0" w:space="0" w:color="auto"/>
            <w:right w:val="none" w:sz="0" w:space="0" w:color="auto"/>
          </w:divBdr>
        </w:div>
        <w:div w:id="2064476534">
          <w:marLeft w:val="640"/>
          <w:marRight w:val="0"/>
          <w:marTop w:val="0"/>
          <w:marBottom w:val="0"/>
          <w:divBdr>
            <w:top w:val="none" w:sz="0" w:space="0" w:color="auto"/>
            <w:left w:val="none" w:sz="0" w:space="0" w:color="auto"/>
            <w:bottom w:val="none" w:sz="0" w:space="0" w:color="auto"/>
            <w:right w:val="none" w:sz="0" w:space="0" w:color="auto"/>
          </w:divBdr>
        </w:div>
        <w:div w:id="984629669">
          <w:marLeft w:val="640"/>
          <w:marRight w:val="0"/>
          <w:marTop w:val="0"/>
          <w:marBottom w:val="0"/>
          <w:divBdr>
            <w:top w:val="none" w:sz="0" w:space="0" w:color="auto"/>
            <w:left w:val="none" w:sz="0" w:space="0" w:color="auto"/>
            <w:bottom w:val="none" w:sz="0" w:space="0" w:color="auto"/>
            <w:right w:val="none" w:sz="0" w:space="0" w:color="auto"/>
          </w:divBdr>
        </w:div>
        <w:div w:id="1652297133">
          <w:marLeft w:val="640"/>
          <w:marRight w:val="0"/>
          <w:marTop w:val="0"/>
          <w:marBottom w:val="0"/>
          <w:divBdr>
            <w:top w:val="none" w:sz="0" w:space="0" w:color="auto"/>
            <w:left w:val="none" w:sz="0" w:space="0" w:color="auto"/>
            <w:bottom w:val="none" w:sz="0" w:space="0" w:color="auto"/>
            <w:right w:val="none" w:sz="0" w:space="0" w:color="auto"/>
          </w:divBdr>
        </w:div>
        <w:div w:id="1016814031">
          <w:marLeft w:val="640"/>
          <w:marRight w:val="0"/>
          <w:marTop w:val="0"/>
          <w:marBottom w:val="0"/>
          <w:divBdr>
            <w:top w:val="none" w:sz="0" w:space="0" w:color="auto"/>
            <w:left w:val="none" w:sz="0" w:space="0" w:color="auto"/>
            <w:bottom w:val="none" w:sz="0" w:space="0" w:color="auto"/>
            <w:right w:val="none" w:sz="0" w:space="0" w:color="auto"/>
          </w:divBdr>
        </w:div>
        <w:div w:id="2118939746">
          <w:marLeft w:val="640"/>
          <w:marRight w:val="0"/>
          <w:marTop w:val="0"/>
          <w:marBottom w:val="0"/>
          <w:divBdr>
            <w:top w:val="none" w:sz="0" w:space="0" w:color="auto"/>
            <w:left w:val="none" w:sz="0" w:space="0" w:color="auto"/>
            <w:bottom w:val="none" w:sz="0" w:space="0" w:color="auto"/>
            <w:right w:val="none" w:sz="0" w:space="0" w:color="auto"/>
          </w:divBdr>
        </w:div>
        <w:div w:id="270819667">
          <w:marLeft w:val="640"/>
          <w:marRight w:val="0"/>
          <w:marTop w:val="0"/>
          <w:marBottom w:val="0"/>
          <w:divBdr>
            <w:top w:val="none" w:sz="0" w:space="0" w:color="auto"/>
            <w:left w:val="none" w:sz="0" w:space="0" w:color="auto"/>
            <w:bottom w:val="none" w:sz="0" w:space="0" w:color="auto"/>
            <w:right w:val="none" w:sz="0" w:space="0" w:color="auto"/>
          </w:divBdr>
        </w:div>
        <w:div w:id="1580795852">
          <w:marLeft w:val="640"/>
          <w:marRight w:val="0"/>
          <w:marTop w:val="0"/>
          <w:marBottom w:val="0"/>
          <w:divBdr>
            <w:top w:val="none" w:sz="0" w:space="0" w:color="auto"/>
            <w:left w:val="none" w:sz="0" w:space="0" w:color="auto"/>
            <w:bottom w:val="none" w:sz="0" w:space="0" w:color="auto"/>
            <w:right w:val="none" w:sz="0" w:space="0" w:color="auto"/>
          </w:divBdr>
        </w:div>
        <w:div w:id="1822379305">
          <w:marLeft w:val="640"/>
          <w:marRight w:val="0"/>
          <w:marTop w:val="0"/>
          <w:marBottom w:val="0"/>
          <w:divBdr>
            <w:top w:val="none" w:sz="0" w:space="0" w:color="auto"/>
            <w:left w:val="none" w:sz="0" w:space="0" w:color="auto"/>
            <w:bottom w:val="none" w:sz="0" w:space="0" w:color="auto"/>
            <w:right w:val="none" w:sz="0" w:space="0" w:color="auto"/>
          </w:divBdr>
        </w:div>
        <w:div w:id="541283178">
          <w:marLeft w:val="640"/>
          <w:marRight w:val="0"/>
          <w:marTop w:val="0"/>
          <w:marBottom w:val="0"/>
          <w:divBdr>
            <w:top w:val="none" w:sz="0" w:space="0" w:color="auto"/>
            <w:left w:val="none" w:sz="0" w:space="0" w:color="auto"/>
            <w:bottom w:val="none" w:sz="0" w:space="0" w:color="auto"/>
            <w:right w:val="none" w:sz="0" w:space="0" w:color="auto"/>
          </w:divBdr>
        </w:div>
        <w:div w:id="2092577038">
          <w:marLeft w:val="640"/>
          <w:marRight w:val="0"/>
          <w:marTop w:val="0"/>
          <w:marBottom w:val="0"/>
          <w:divBdr>
            <w:top w:val="none" w:sz="0" w:space="0" w:color="auto"/>
            <w:left w:val="none" w:sz="0" w:space="0" w:color="auto"/>
            <w:bottom w:val="none" w:sz="0" w:space="0" w:color="auto"/>
            <w:right w:val="none" w:sz="0" w:space="0" w:color="auto"/>
          </w:divBdr>
        </w:div>
        <w:div w:id="1771966910">
          <w:marLeft w:val="640"/>
          <w:marRight w:val="0"/>
          <w:marTop w:val="0"/>
          <w:marBottom w:val="0"/>
          <w:divBdr>
            <w:top w:val="none" w:sz="0" w:space="0" w:color="auto"/>
            <w:left w:val="none" w:sz="0" w:space="0" w:color="auto"/>
            <w:bottom w:val="none" w:sz="0" w:space="0" w:color="auto"/>
            <w:right w:val="none" w:sz="0" w:space="0" w:color="auto"/>
          </w:divBdr>
        </w:div>
        <w:div w:id="927349039">
          <w:marLeft w:val="640"/>
          <w:marRight w:val="0"/>
          <w:marTop w:val="0"/>
          <w:marBottom w:val="0"/>
          <w:divBdr>
            <w:top w:val="none" w:sz="0" w:space="0" w:color="auto"/>
            <w:left w:val="none" w:sz="0" w:space="0" w:color="auto"/>
            <w:bottom w:val="none" w:sz="0" w:space="0" w:color="auto"/>
            <w:right w:val="none" w:sz="0" w:space="0" w:color="auto"/>
          </w:divBdr>
        </w:div>
        <w:div w:id="1182352816">
          <w:marLeft w:val="640"/>
          <w:marRight w:val="0"/>
          <w:marTop w:val="0"/>
          <w:marBottom w:val="0"/>
          <w:divBdr>
            <w:top w:val="none" w:sz="0" w:space="0" w:color="auto"/>
            <w:left w:val="none" w:sz="0" w:space="0" w:color="auto"/>
            <w:bottom w:val="none" w:sz="0" w:space="0" w:color="auto"/>
            <w:right w:val="none" w:sz="0" w:space="0" w:color="auto"/>
          </w:divBdr>
        </w:div>
        <w:div w:id="1732072536">
          <w:marLeft w:val="640"/>
          <w:marRight w:val="0"/>
          <w:marTop w:val="0"/>
          <w:marBottom w:val="0"/>
          <w:divBdr>
            <w:top w:val="none" w:sz="0" w:space="0" w:color="auto"/>
            <w:left w:val="none" w:sz="0" w:space="0" w:color="auto"/>
            <w:bottom w:val="none" w:sz="0" w:space="0" w:color="auto"/>
            <w:right w:val="none" w:sz="0" w:space="0" w:color="auto"/>
          </w:divBdr>
        </w:div>
        <w:div w:id="996769181">
          <w:marLeft w:val="640"/>
          <w:marRight w:val="0"/>
          <w:marTop w:val="0"/>
          <w:marBottom w:val="0"/>
          <w:divBdr>
            <w:top w:val="none" w:sz="0" w:space="0" w:color="auto"/>
            <w:left w:val="none" w:sz="0" w:space="0" w:color="auto"/>
            <w:bottom w:val="none" w:sz="0" w:space="0" w:color="auto"/>
            <w:right w:val="none" w:sz="0" w:space="0" w:color="auto"/>
          </w:divBdr>
        </w:div>
        <w:div w:id="1969429502">
          <w:marLeft w:val="640"/>
          <w:marRight w:val="0"/>
          <w:marTop w:val="0"/>
          <w:marBottom w:val="0"/>
          <w:divBdr>
            <w:top w:val="none" w:sz="0" w:space="0" w:color="auto"/>
            <w:left w:val="none" w:sz="0" w:space="0" w:color="auto"/>
            <w:bottom w:val="none" w:sz="0" w:space="0" w:color="auto"/>
            <w:right w:val="none" w:sz="0" w:space="0" w:color="auto"/>
          </w:divBdr>
        </w:div>
        <w:div w:id="671489147">
          <w:marLeft w:val="640"/>
          <w:marRight w:val="0"/>
          <w:marTop w:val="0"/>
          <w:marBottom w:val="0"/>
          <w:divBdr>
            <w:top w:val="none" w:sz="0" w:space="0" w:color="auto"/>
            <w:left w:val="none" w:sz="0" w:space="0" w:color="auto"/>
            <w:bottom w:val="none" w:sz="0" w:space="0" w:color="auto"/>
            <w:right w:val="none" w:sz="0" w:space="0" w:color="auto"/>
          </w:divBdr>
        </w:div>
        <w:div w:id="1664511385">
          <w:marLeft w:val="640"/>
          <w:marRight w:val="0"/>
          <w:marTop w:val="0"/>
          <w:marBottom w:val="0"/>
          <w:divBdr>
            <w:top w:val="none" w:sz="0" w:space="0" w:color="auto"/>
            <w:left w:val="none" w:sz="0" w:space="0" w:color="auto"/>
            <w:bottom w:val="none" w:sz="0" w:space="0" w:color="auto"/>
            <w:right w:val="none" w:sz="0" w:space="0" w:color="auto"/>
          </w:divBdr>
        </w:div>
        <w:div w:id="1577477298">
          <w:marLeft w:val="640"/>
          <w:marRight w:val="0"/>
          <w:marTop w:val="0"/>
          <w:marBottom w:val="0"/>
          <w:divBdr>
            <w:top w:val="none" w:sz="0" w:space="0" w:color="auto"/>
            <w:left w:val="none" w:sz="0" w:space="0" w:color="auto"/>
            <w:bottom w:val="none" w:sz="0" w:space="0" w:color="auto"/>
            <w:right w:val="none" w:sz="0" w:space="0" w:color="auto"/>
          </w:divBdr>
        </w:div>
        <w:div w:id="1640645609">
          <w:marLeft w:val="640"/>
          <w:marRight w:val="0"/>
          <w:marTop w:val="0"/>
          <w:marBottom w:val="0"/>
          <w:divBdr>
            <w:top w:val="none" w:sz="0" w:space="0" w:color="auto"/>
            <w:left w:val="none" w:sz="0" w:space="0" w:color="auto"/>
            <w:bottom w:val="none" w:sz="0" w:space="0" w:color="auto"/>
            <w:right w:val="none" w:sz="0" w:space="0" w:color="auto"/>
          </w:divBdr>
        </w:div>
        <w:div w:id="482158675">
          <w:marLeft w:val="640"/>
          <w:marRight w:val="0"/>
          <w:marTop w:val="0"/>
          <w:marBottom w:val="0"/>
          <w:divBdr>
            <w:top w:val="none" w:sz="0" w:space="0" w:color="auto"/>
            <w:left w:val="none" w:sz="0" w:space="0" w:color="auto"/>
            <w:bottom w:val="none" w:sz="0" w:space="0" w:color="auto"/>
            <w:right w:val="none" w:sz="0" w:space="0" w:color="auto"/>
          </w:divBdr>
        </w:div>
        <w:div w:id="923338057">
          <w:marLeft w:val="640"/>
          <w:marRight w:val="0"/>
          <w:marTop w:val="0"/>
          <w:marBottom w:val="0"/>
          <w:divBdr>
            <w:top w:val="none" w:sz="0" w:space="0" w:color="auto"/>
            <w:left w:val="none" w:sz="0" w:space="0" w:color="auto"/>
            <w:bottom w:val="none" w:sz="0" w:space="0" w:color="auto"/>
            <w:right w:val="none" w:sz="0" w:space="0" w:color="auto"/>
          </w:divBdr>
        </w:div>
        <w:div w:id="1789663610">
          <w:marLeft w:val="640"/>
          <w:marRight w:val="0"/>
          <w:marTop w:val="0"/>
          <w:marBottom w:val="0"/>
          <w:divBdr>
            <w:top w:val="none" w:sz="0" w:space="0" w:color="auto"/>
            <w:left w:val="none" w:sz="0" w:space="0" w:color="auto"/>
            <w:bottom w:val="none" w:sz="0" w:space="0" w:color="auto"/>
            <w:right w:val="none" w:sz="0" w:space="0" w:color="auto"/>
          </w:divBdr>
        </w:div>
      </w:divsChild>
    </w:div>
    <w:div w:id="565800497">
      <w:marLeft w:val="640"/>
      <w:marRight w:val="0"/>
      <w:marTop w:val="0"/>
      <w:marBottom w:val="0"/>
      <w:divBdr>
        <w:top w:val="none" w:sz="0" w:space="0" w:color="auto"/>
        <w:left w:val="none" w:sz="0" w:space="0" w:color="auto"/>
        <w:bottom w:val="none" w:sz="0" w:space="0" w:color="auto"/>
        <w:right w:val="none" w:sz="0" w:space="0" w:color="auto"/>
      </w:divBdr>
    </w:div>
    <w:div w:id="569511018">
      <w:marLeft w:val="640"/>
      <w:marRight w:val="0"/>
      <w:marTop w:val="0"/>
      <w:marBottom w:val="0"/>
      <w:divBdr>
        <w:top w:val="none" w:sz="0" w:space="0" w:color="auto"/>
        <w:left w:val="none" w:sz="0" w:space="0" w:color="auto"/>
        <w:bottom w:val="none" w:sz="0" w:space="0" w:color="auto"/>
        <w:right w:val="none" w:sz="0" w:space="0" w:color="auto"/>
      </w:divBdr>
    </w:div>
    <w:div w:id="569925248">
      <w:marLeft w:val="640"/>
      <w:marRight w:val="0"/>
      <w:marTop w:val="0"/>
      <w:marBottom w:val="0"/>
      <w:divBdr>
        <w:top w:val="none" w:sz="0" w:space="0" w:color="auto"/>
        <w:left w:val="none" w:sz="0" w:space="0" w:color="auto"/>
        <w:bottom w:val="none" w:sz="0" w:space="0" w:color="auto"/>
        <w:right w:val="none" w:sz="0" w:space="0" w:color="auto"/>
      </w:divBdr>
    </w:div>
    <w:div w:id="571820070">
      <w:marLeft w:val="640"/>
      <w:marRight w:val="0"/>
      <w:marTop w:val="0"/>
      <w:marBottom w:val="0"/>
      <w:divBdr>
        <w:top w:val="none" w:sz="0" w:space="0" w:color="auto"/>
        <w:left w:val="none" w:sz="0" w:space="0" w:color="auto"/>
        <w:bottom w:val="none" w:sz="0" w:space="0" w:color="auto"/>
        <w:right w:val="none" w:sz="0" w:space="0" w:color="auto"/>
      </w:divBdr>
    </w:div>
    <w:div w:id="578056544">
      <w:bodyDiv w:val="1"/>
      <w:marLeft w:val="0"/>
      <w:marRight w:val="0"/>
      <w:marTop w:val="0"/>
      <w:marBottom w:val="0"/>
      <w:divBdr>
        <w:top w:val="none" w:sz="0" w:space="0" w:color="auto"/>
        <w:left w:val="none" w:sz="0" w:space="0" w:color="auto"/>
        <w:bottom w:val="none" w:sz="0" w:space="0" w:color="auto"/>
        <w:right w:val="none" w:sz="0" w:space="0" w:color="auto"/>
      </w:divBdr>
    </w:div>
    <w:div w:id="582419037">
      <w:marLeft w:val="640"/>
      <w:marRight w:val="0"/>
      <w:marTop w:val="0"/>
      <w:marBottom w:val="0"/>
      <w:divBdr>
        <w:top w:val="none" w:sz="0" w:space="0" w:color="auto"/>
        <w:left w:val="none" w:sz="0" w:space="0" w:color="auto"/>
        <w:bottom w:val="none" w:sz="0" w:space="0" w:color="auto"/>
        <w:right w:val="none" w:sz="0" w:space="0" w:color="auto"/>
      </w:divBdr>
    </w:div>
    <w:div w:id="583614631">
      <w:marLeft w:val="640"/>
      <w:marRight w:val="0"/>
      <w:marTop w:val="0"/>
      <w:marBottom w:val="0"/>
      <w:divBdr>
        <w:top w:val="none" w:sz="0" w:space="0" w:color="auto"/>
        <w:left w:val="none" w:sz="0" w:space="0" w:color="auto"/>
        <w:bottom w:val="none" w:sz="0" w:space="0" w:color="auto"/>
        <w:right w:val="none" w:sz="0" w:space="0" w:color="auto"/>
      </w:divBdr>
    </w:div>
    <w:div w:id="586379412">
      <w:marLeft w:val="640"/>
      <w:marRight w:val="0"/>
      <w:marTop w:val="0"/>
      <w:marBottom w:val="0"/>
      <w:divBdr>
        <w:top w:val="none" w:sz="0" w:space="0" w:color="auto"/>
        <w:left w:val="none" w:sz="0" w:space="0" w:color="auto"/>
        <w:bottom w:val="none" w:sz="0" w:space="0" w:color="auto"/>
        <w:right w:val="none" w:sz="0" w:space="0" w:color="auto"/>
      </w:divBdr>
    </w:div>
    <w:div w:id="590898455">
      <w:marLeft w:val="640"/>
      <w:marRight w:val="0"/>
      <w:marTop w:val="0"/>
      <w:marBottom w:val="0"/>
      <w:divBdr>
        <w:top w:val="none" w:sz="0" w:space="0" w:color="auto"/>
        <w:left w:val="none" w:sz="0" w:space="0" w:color="auto"/>
        <w:bottom w:val="none" w:sz="0" w:space="0" w:color="auto"/>
        <w:right w:val="none" w:sz="0" w:space="0" w:color="auto"/>
      </w:divBdr>
    </w:div>
    <w:div w:id="593903257">
      <w:marLeft w:val="640"/>
      <w:marRight w:val="0"/>
      <w:marTop w:val="0"/>
      <w:marBottom w:val="0"/>
      <w:divBdr>
        <w:top w:val="none" w:sz="0" w:space="0" w:color="auto"/>
        <w:left w:val="none" w:sz="0" w:space="0" w:color="auto"/>
        <w:bottom w:val="none" w:sz="0" w:space="0" w:color="auto"/>
        <w:right w:val="none" w:sz="0" w:space="0" w:color="auto"/>
      </w:divBdr>
    </w:div>
    <w:div w:id="594752589">
      <w:marLeft w:val="640"/>
      <w:marRight w:val="0"/>
      <w:marTop w:val="0"/>
      <w:marBottom w:val="0"/>
      <w:divBdr>
        <w:top w:val="none" w:sz="0" w:space="0" w:color="auto"/>
        <w:left w:val="none" w:sz="0" w:space="0" w:color="auto"/>
        <w:bottom w:val="none" w:sz="0" w:space="0" w:color="auto"/>
        <w:right w:val="none" w:sz="0" w:space="0" w:color="auto"/>
      </w:divBdr>
    </w:div>
    <w:div w:id="597255449">
      <w:marLeft w:val="640"/>
      <w:marRight w:val="0"/>
      <w:marTop w:val="0"/>
      <w:marBottom w:val="0"/>
      <w:divBdr>
        <w:top w:val="none" w:sz="0" w:space="0" w:color="auto"/>
        <w:left w:val="none" w:sz="0" w:space="0" w:color="auto"/>
        <w:bottom w:val="none" w:sz="0" w:space="0" w:color="auto"/>
        <w:right w:val="none" w:sz="0" w:space="0" w:color="auto"/>
      </w:divBdr>
    </w:div>
    <w:div w:id="606278327">
      <w:marLeft w:val="640"/>
      <w:marRight w:val="0"/>
      <w:marTop w:val="0"/>
      <w:marBottom w:val="0"/>
      <w:divBdr>
        <w:top w:val="none" w:sz="0" w:space="0" w:color="auto"/>
        <w:left w:val="none" w:sz="0" w:space="0" w:color="auto"/>
        <w:bottom w:val="none" w:sz="0" w:space="0" w:color="auto"/>
        <w:right w:val="none" w:sz="0" w:space="0" w:color="auto"/>
      </w:divBdr>
    </w:div>
    <w:div w:id="608391814">
      <w:marLeft w:val="640"/>
      <w:marRight w:val="0"/>
      <w:marTop w:val="0"/>
      <w:marBottom w:val="0"/>
      <w:divBdr>
        <w:top w:val="none" w:sz="0" w:space="0" w:color="auto"/>
        <w:left w:val="none" w:sz="0" w:space="0" w:color="auto"/>
        <w:bottom w:val="none" w:sz="0" w:space="0" w:color="auto"/>
        <w:right w:val="none" w:sz="0" w:space="0" w:color="auto"/>
      </w:divBdr>
    </w:div>
    <w:div w:id="608439408">
      <w:marLeft w:val="640"/>
      <w:marRight w:val="0"/>
      <w:marTop w:val="0"/>
      <w:marBottom w:val="0"/>
      <w:divBdr>
        <w:top w:val="none" w:sz="0" w:space="0" w:color="auto"/>
        <w:left w:val="none" w:sz="0" w:space="0" w:color="auto"/>
        <w:bottom w:val="none" w:sz="0" w:space="0" w:color="auto"/>
        <w:right w:val="none" w:sz="0" w:space="0" w:color="auto"/>
      </w:divBdr>
    </w:div>
    <w:div w:id="608850434">
      <w:marLeft w:val="640"/>
      <w:marRight w:val="0"/>
      <w:marTop w:val="0"/>
      <w:marBottom w:val="0"/>
      <w:divBdr>
        <w:top w:val="none" w:sz="0" w:space="0" w:color="auto"/>
        <w:left w:val="none" w:sz="0" w:space="0" w:color="auto"/>
        <w:bottom w:val="none" w:sz="0" w:space="0" w:color="auto"/>
        <w:right w:val="none" w:sz="0" w:space="0" w:color="auto"/>
      </w:divBdr>
    </w:div>
    <w:div w:id="612177294">
      <w:marLeft w:val="640"/>
      <w:marRight w:val="0"/>
      <w:marTop w:val="0"/>
      <w:marBottom w:val="0"/>
      <w:divBdr>
        <w:top w:val="none" w:sz="0" w:space="0" w:color="auto"/>
        <w:left w:val="none" w:sz="0" w:space="0" w:color="auto"/>
        <w:bottom w:val="none" w:sz="0" w:space="0" w:color="auto"/>
        <w:right w:val="none" w:sz="0" w:space="0" w:color="auto"/>
      </w:divBdr>
    </w:div>
    <w:div w:id="613558983">
      <w:marLeft w:val="640"/>
      <w:marRight w:val="0"/>
      <w:marTop w:val="0"/>
      <w:marBottom w:val="0"/>
      <w:divBdr>
        <w:top w:val="none" w:sz="0" w:space="0" w:color="auto"/>
        <w:left w:val="none" w:sz="0" w:space="0" w:color="auto"/>
        <w:bottom w:val="none" w:sz="0" w:space="0" w:color="auto"/>
        <w:right w:val="none" w:sz="0" w:space="0" w:color="auto"/>
      </w:divBdr>
    </w:div>
    <w:div w:id="614021547">
      <w:marLeft w:val="640"/>
      <w:marRight w:val="0"/>
      <w:marTop w:val="0"/>
      <w:marBottom w:val="0"/>
      <w:divBdr>
        <w:top w:val="none" w:sz="0" w:space="0" w:color="auto"/>
        <w:left w:val="none" w:sz="0" w:space="0" w:color="auto"/>
        <w:bottom w:val="none" w:sz="0" w:space="0" w:color="auto"/>
        <w:right w:val="none" w:sz="0" w:space="0" w:color="auto"/>
      </w:divBdr>
    </w:div>
    <w:div w:id="617875313">
      <w:marLeft w:val="640"/>
      <w:marRight w:val="0"/>
      <w:marTop w:val="0"/>
      <w:marBottom w:val="0"/>
      <w:divBdr>
        <w:top w:val="none" w:sz="0" w:space="0" w:color="auto"/>
        <w:left w:val="none" w:sz="0" w:space="0" w:color="auto"/>
        <w:bottom w:val="none" w:sz="0" w:space="0" w:color="auto"/>
        <w:right w:val="none" w:sz="0" w:space="0" w:color="auto"/>
      </w:divBdr>
    </w:div>
    <w:div w:id="622224925">
      <w:marLeft w:val="640"/>
      <w:marRight w:val="0"/>
      <w:marTop w:val="0"/>
      <w:marBottom w:val="0"/>
      <w:divBdr>
        <w:top w:val="none" w:sz="0" w:space="0" w:color="auto"/>
        <w:left w:val="none" w:sz="0" w:space="0" w:color="auto"/>
        <w:bottom w:val="none" w:sz="0" w:space="0" w:color="auto"/>
        <w:right w:val="none" w:sz="0" w:space="0" w:color="auto"/>
      </w:divBdr>
    </w:div>
    <w:div w:id="622270422">
      <w:marLeft w:val="640"/>
      <w:marRight w:val="0"/>
      <w:marTop w:val="0"/>
      <w:marBottom w:val="0"/>
      <w:divBdr>
        <w:top w:val="none" w:sz="0" w:space="0" w:color="auto"/>
        <w:left w:val="none" w:sz="0" w:space="0" w:color="auto"/>
        <w:bottom w:val="none" w:sz="0" w:space="0" w:color="auto"/>
        <w:right w:val="none" w:sz="0" w:space="0" w:color="auto"/>
      </w:divBdr>
    </w:div>
    <w:div w:id="629633003">
      <w:marLeft w:val="640"/>
      <w:marRight w:val="0"/>
      <w:marTop w:val="0"/>
      <w:marBottom w:val="0"/>
      <w:divBdr>
        <w:top w:val="none" w:sz="0" w:space="0" w:color="auto"/>
        <w:left w:val="none" w:sz="0" w:space="0" w:color="auto"/>
        <w:bottom w:val="none" w:sz="0" w:space="0" w:color="auto"/>
        <w:right w:val="none" w:sz="0" w:space="0" w:color="auto"/>
      </w:divBdr>
    </w:div>
    <w:div w:id="630597045">
      <w:marLeft w:val="640"/>
      <w:marRight w:val="0"/>
      <w:marTop w:val="0"/>
      <w:marBottom w:val="0"/>
      <w:divBdr>
        <w:top w:val="none" w:sz="0" w:space="0" w:color="auto"/>
        <w:left w:val="none" w:sz="0" w:space="0" w:color="auto"/>
        <w:bottom w:val="none" w:sz="0" w:space="0" w:color="auto"/>
        <w:right w:val="none" w:sz="0" w:space="0" w:color="auto"/>
      </w:divBdr>
    </w:div>
    <w:div w:id="631902679">
      <w:marLeft w:val="640"/>
      <w:marRight w:val="0"/>
      <w:marTop w:val="0"/>
      <w:marBottom w:val="0"/>
      <w:divBdr>
        <w:top w:val="none" w:sz="0" w:space="0" w:color="auto"/>
        <w:left w:val="none" w:sz="0" w:space="0" w:color="auto"/>
        <w:bottom w:val="none" w:sz="0" w:space="0" w:color="auto"/>
        <w:right w:val="none" w:sz="0" w:space="0" w:color="auto"/>
      </w:divBdr>
    </w:div>
    <w:div w:id="632053817">
      <w:marLeft w:val="640"/>
      <w:marRight w:val="0"/>
      <w:marTop w:val="0"/>
      <w:marBottom w:val="0"/>
      <w:divBdr>
        <w:top w:val="none" w:sz="0" w:space="0" w:color="auto"/>
        <w:left w:val="none" w:sz="0" w:space="0" w:color="auto"/>
        <w:bottom w:val="none" w:sz="0" w:space="0" w:color="auto"/>
        <w:right w:val="none" w:sz="0" w:space="0" w:color="auto"/>
      </w:divBdr>
    </w:div>
    <w:div w:id="632255061">
      <w:marLeft w:val="640"/>
      <w:marRight w:val="0"/>
      <w:marTop w:val="0"/>
      <w:marBottom w:val="0"/>
      <w:divBdr>
        <w:top w:val="none" w:sz="0" w:space="0" w:color="auto"/>
        <w:left w:val="none" w:sz="0" w:space="0" w:color="auto"/>
        <w:bottom w:val="none" w:sz="0" w:space="0" w:color="auto"/>
        <w:right w:val="none" w:sz="0" w:space="0" w:color="auto"/>
      </w:divBdr>
    </w:div>
    <w:div w:id="633289548">
      <w:marLeft w:val="640"/>
      <w:marRight w:val="0"/>
      <w:marTop w:val="0"/>
      <w:marBottom w:val="0"/>
      <w:divBdr>
        <w:top w:val="none" w:sz="0" w:space="0" w:color="auto"/>
        <w:left w:val="none" w:sz="0" w:space="0" w:color="auto"/>
        <w:bottom w:val="none" w:sz="0" w:space="0" w:color="auto"/>
        <w:right w:val="none" w:sz="0" w:space="0" w:color="auto"/>
      </w:divBdr>
    </w:div>
    <w:div w:id="637229115">
      <w:marLeft w:val="640"/>
      <w:marRight w:val="0"/>
      <w:marTop w:val="0"/>
      <w:marBottom w:val="0"/>
      <w:divBdr>
        <w:top w:val="none" w:sz="0" w:space="0" w:color="auto"/>
        <w:left w:val="none" w:sz="0" w:space="0" w:color="auto"/>
        <w:bottom w:val="none" w:sz="0" w:space="0" w:color="auto"/>
        <w:right w:val="none" w:sz="0" w:space="0" w:color="auto"/>
      </w:divBdr>
    </w:div>
    <w:div w:id="637420622">
      <w:marLeft w:val="640"/>
      <w:marRight w:val="0"/>
      <w:marTop w:val="0"/>
      <w:marBottom w:val="0"/>
      <w:divBdr>
        <w:top w:val="none" w:sz="0" w:space="0" w:color="auto"/>
        <w:left w:val="none" w:sz="0" w:space="0" w:color="auto"/>
        <w:bottom w:val="none" w:sz="0" w:space="0" w:color="auto"/>
        <w:right w:val="none" w:sz="0" w:space="0" w:color="auto"/>
      </w:divBdr>
    </w:div>
    <w:div w:id="639964032">
      <w:marLeft w:val="640"/>
      <w:marRight w:val="0"/>
      <w:marTop w:val="0"/>
      <w:marBottom w:val="0"/>
      <w:divBdr>
        <w:top w:val="none" w:sz="0" w:space="0" w:color="auto"/>
        <w:left w:val="none" w:sz="0" w:space="0" w:color="auto"/>
        <w:bottom w:val="none" w:sz="0" w:space="0" w:color="auto"/>
        <w:right w:val="none" w:sz="0" w:space="0" w:color="auto"/>
      </w:divBdr>
    </w:div>
    <w:div w:id="640692545">
      <w:marLeft w:val="640"/>
      <w:marRight w:val="0"/>
      <w:marTop w:val="0"/>
      <w:marBottom w:val="0"/>
      <w:divBdr>
        <w:top w:val="none" w:sz="0" w:space="0" w:color="auto"/>
        <w:left w:val="none" w:sz="0" w:space="0" w:color="auto"/>
        <w:bottom w:val="none" w:sz="0" w:space="0" w:color="auto"/>
        <w:right w:val="none" w:sz="0" w:space="0" w:color="auto"/>
      </w:divBdr>
    </w:div>
    <w:div w:id="646401941">
      <w:marLeft w:val="640"/>
      <w:marRight w:val="0"/>
      <w:marTop w:val="0"/>
      <w:marBottom w:val="0"/>
      <w:divBdr>
        <w:top w:val="none" w:sz="0" w:space="0" w:color="auto"/>
        <w:left w:val="none" w:sz="0" w:space="0" w:color="auto"/>
        <w:bottom w:val="none" w:sz="0" w:space="0" w:color="auto"/>
        <w:right w:val="none" w:sz="0" w:space="0" w:color="auto"/>
      </w:divBdr>
    </w:div>
    <w:div w:id="647709892">
      <w:marLeft w:val="640"/>
      <w:marRight w:val="0"/>
      <w:marTop w:val="0"/>
      <w:marBottom w:val="0"/>
      <w:divBdr>
        <w:top w:val="none" w:sz="0" w:space="0" w:color="auto"/>
        <w:left w:val="none" w:sz="0" w:space="0" w:color="auto"/>
        <w:bottom w:val="none" w:sz="0" w:space="0" w:color="auto"/>
        <w:right w:val="none" w:sz="0" w:space="0" w:color="auto"/>
      </w:divBdr>
    </w:div>
    <w:div w:id="651830246">
      <w:marLeft w:val="640"/>
      <w:marRight w:val="0"/>
      <w:marTop w:val="0"/>
      <w:marBottom w:val="0"/>
      <w:divBdr>
        <w:top w:val="none" w:sz="0" w:space="0" w:color="auto"/>
        <w:left w:val="none" w:sz="0" w:space="0" w:color="auto"/>
        <w:bottom w:val="none" w:sz="0" w:space="0" w:color="auto"/>
        <w:right w:val="none" w:sz="0" w:space="0" w:color="auto"/>
      </w:divBdr>
    </w:div>
    <w:div w:id="652099890">
      <w:marLeft w:val="640"/>
      <w:marRight w:val="0"/>
      <w:marTop w:val="0"/>
      <w:marBottom w:val="0"/>
      <w:divBdr>
        <w:top w:val="none" w:sz="0" w:space="0" w:color="auto"/>
        <w:left w:val="none" w:sz="0" w:space="0" w:color="auto"/>
        <w:bottom w:val="none" w:sz="0" w:space="0" w:color="auto"/>
        <w:right w:val="none" w:sz="0" w:space="0" w:color="auto"/>
      </w:divBdr>
    </w:div>
    <w:div w:id="655887602">
      <w:marLeft w:val="640"/>
      <w:marRight w:val="0"/>
      <w:marTop w:val="0"/>
      <w:marBottom w:val="0"/>
      <w:divBdr>
        <w:top w:val="none" w:sz="0" w:space="0" w:color="auto"/>
        <w:left w:val="none" w:sz="0" w:space="0" w:color="auto"/>
        <w:bottom w:val="none" w:sz="0" w:space="0" w:color="auto"/>
        <w:right w:val="none" w:sz="0" w:space="0" w:color="auto"/>
      </w:divBdr>
    </w:div>
    <w:div w:id="660811984">
      <w:marLeft w:val="640"/>
      <w:marRight w:val="0"/>
      <w:marTop w:val="0"/>
      <w:marBottom w:val="0"/>
      <w:divBdr>
        <w:top w:val="none" w:sz="0" w:space="0" w:color="auto"/>
        <w:left w:val="none" w:sz="0" w:space="0" w:color="auto"/>
        <w:bottom w:val="none" w:sz="0" w:space="0" w:color="auto"/>
        <w:right w:val="none" w:sz="0" w:space="0" w:color="auto"/>
      </w:divBdr>
    </w:div>
    <w:div w:id="663626194">
      <w:marLeft w:val="640"/>
      <w:marRight w:val="0"/>
      <w:marTop w:val="0"/>
      <w:marBottom w:val="0"/>
      <w:divBdr>
        <w:top w:val="none" w:sz="0" w:space="0" w:color="auto"/>
        <w:left w:val="none" w:sz="0" w:space="0" w:color="auto"/>
        <w:bottom w:val="none" w:sz="0" w:space="0" w:color="auto"/>
        <w:right w:val="none" w:sz="0" w:space="0" w:color="auto"/>
      </w:divBdr>
    </w:div>
    <w:div w:id="663703308">
      <w:marLeft w:val="640"/>
      <w:marRight w:val="0"/>
      <w:marTop w:val="0"/>
      <w:marBottom w:val="0"/>
      <w:divBdr>
        <w:top w:val="none" w:sz="0" w:space="0" w:color="auto"/>
        <w:left w:val="none" w:sz="0" w:space="0" w:color="auto"/>
        <w:bottom w:val="none" w:sz="0" w:space="0" w:color="auto"/>
        <w:right w:val="none" w:sz="0" w:space="0" w:color="auto"/>
      </w:divBdr>
    </w:div>
    <w:div w:id="665325424">
      <w:marLeft w:val="640"/>
      <w:marRight w:val="0"/>
      <w:marTop w:val="0"/>
      <w:marBottom w:val="0"/>
      <w:divBdr>
        <w:top w:val="none" w:sz="0" w:space="0" w:color="auto"/>
        <w:left w:val="none" w:sz="0" w:space="0" w:color="auto"/>
        <w:bottom w:val="none" w:sz="0" w:space="0" w:color="auto"/>
        <w:right w:val="none" w:sz="0" w:space="0" w:color="auto"/>
      </w:divBdr>
    </w:div>
    <w:div w:id="666860295">
      <w:marLeft w:val="640"/>
      <w:marRight w:val="0"/>
      <w:marTop w:val="0"/>
      <w:marBottom w:val="0"/>
      <w:divBdr>
        <w:top w:val="none" w:sz="0" w:space="0" w:color="auto"/>
        <w:left w:val="none" w:sz="0" w:space="0" w:color="auto"/>
        <w:bottom w:val="none" w:sz="0" w:space="0" w:color="auto"/>
        <w:right w:val="none" w:sz="0" w:space="0" w:color="auto"/>
      </w:divBdr>
    </w:div>
    <w:div w:id="668216626">
      <w:marLeft w:val="640"/>
      <w:marRight w:val="0"/>
      <w:marTop w:val="0"/>
      <w:marBottom w:val="0"/>
      <w:divBdr>
        <w:top w:val="none" w:sz="0" w:space="0" w:color="auto"/>
        <w:left w:val="none" w:sz="0" w:space="0" w:color="auto"/>
        <w:bottom w:val="none" w:sz="0" w:space="0" w:color="auto"/>
        <w:right w:val="none" w:sz="0" w:space="0" w:color="auto"/>
      </w:divBdr>
    </w:div>
    <w:div w:id="672951291">
      <w:marLeft w:val="640"/>
      <w:marRight w:val="0"/>
      <w:marTop w:val="0"/>
      <w:marBottom w:val="0"/>
      <w:divBdr>
        <w:top w:val="none" w:sz="0" w:space="0" w:color="auto"/>
        <w:left w:val="none" w:sz="0" w:space="0" w:color="auto"/>
        <w:bottom w:val="none" w:sz="0" w:space="0" w:color="auto"/>
        <w:right w:val="none" w:sz="0" w:space="0" w:color="auto"/>
      </w:divBdr>
    </w:div>
    <w:div w:id="674573722">
      <w:marLeft w:val="640"/>
      <w:marRight w:val="0"/>
      <w:marTop w:val="0"/>
      <w:marBottom w:val="0"/>
      <w:divBdr>
        <w:top w:val="none" w:sz="0" w:space="0" w:color="auto"/>
        <w:left w:val="none" w:sz="0" w:space="0" w:color="auto"/>
        <w:bottom w:val="none" w:sz="0" w:space="0" w:color="auto"/>
        <w:right w:val="none" w:sz="0" w:space="0" w:color="auto"/>
      </w:divBdr>
    </w:div>
    <w:div w:id="678432245">
      <w:marLeft w:val="640"/>
      <w:marRight w:val="0"/>
      <w:marTop w:val="0"/>
      <w:marBottom w:val="0"/>
      <w:divBdr>
        <w:top w:val="none" w:sz="0" w:space="0" w:color="auto"/>
        <w:left w:val="none" w:sz="0" w:space="0" w:color="auto"/>
        <w:bottom w:val="none" w:sz="0" w:space="0" w:color="auto"/>
        <w:right w:val="none" w:sz="0" w:space="0" w:color="auto"/>
      </w:divBdr>
    </w:div>
    <w:div w:id="680816944">
      <w:marLeft w:val="640"/>
      <w:marRight w:val="0"/>
      <w:marTop w:val="0"/>
      <w:marBottom w:val="0"/>
      <w:divBdr>
        <w:top w:val="none" w:sz="0" w:space="0" w:color="auto"/>
        <w:left w:val="none" w:sz="0" w:space="0" w:color="auto"/>
        <w:bottom w:val="none" w:sz="0" w:space="0" w:color="auto"/>
        <w:right w:val="none" w:sz="0" w:space="0" w:color="auto"/>
      </w:divBdr>
    </w:div>
    <w:div w:id="681736974">
      <w:marLeft w:val="640"/>
      <w:marRight w:val="0"/>
      <w:marTop w:val="0"/>
      <w:marBottom w:val="0"/>
      <w:divBdr>
        <w:top w:val="none" w:sz="0" w:space="0" w:color="auto"/>
        <w:left w:val="none" w:sz="0" w:space="0" w:color="auto"/>
        <w:bottom w:val="none" w:sz="0" w:space="0" w:color="auto"/>
        <w:right w:val="none" w:sz="0" w:space="0" w:color="auto"/>
      </w:divBdr>
    </w:div>
    <w:div w:id="682243474">
      <w:marLeft w:val="640"/>
      <w:marRight w:val="0"/>
      <w:marTop w:val="0"/>
      <w:marBottom w:val="0"/>
      <w:divBdr>
        <w:top w:val="none" w:sz="0" w:space="0" w:color="auto"/>
        <w:left w:val="none" w:sz="0" w:space="0" w:color="auto"/>
        <w:bottom w:val="none" w:sz="0" w:space="0" w:color="auto"/>
        <w:right w:val="none" w:sz="0" w:space="0" w:color="auto"/>
      </w:divBdr>
    </w:div>
    <w:div w:id="682754470">
      <w:marLeft w:val="640"/>
      <w:marRight w:val="0"/>
      <w:marTop w:val="0"/>
      <w:marBottom w:val="0"/>
      <w:divBdr>
        <w:top w:val="none" w:sz="0" w:space="0" w:color="auto"/>
        <w:left w:val="none" w:sz="0" w:space="0" w:color="auto"/>
        <w:bottom w:val="none" w:sz="0" w:space="0" w:color="auto"/>
        <w:right w:val="none" w:sz="0" w:space="0" w:color="auto"/>
      </w:divBdr>
    </w:div>
    <w:div w:id="682979626">
      <w:marLeft w:val="640"/>
      <w:marRight w:val="0"/>
      <w:marTop w:val="0"/>
      <w:marBottom w:val="0"/>
      <w:divBdr>
        <w:top w:val="none" w:sz="0" w:space="0" w:color="auto"/>
        <w:left w:val="none" w:sz="0" w:space="0" w:color="auto"/>
        <w:bottom w:val="none" w:sz="0" w:space="0" w:color="auto"/>
        <w:right w:val="none" w:sz="0" w:space="0" w:color="auto"/>
      </w:divBdr>
    </w:div>
    <w:div w:id="685442677">
      <w:marLeft w:val="640"/>
      <w:marRight w:val="0"/>
      <w:marTop w:val="0"/>
      <w:marBottom w:val="0"/>
      <w:divBdr>
        <w:top w:val="none" w:sz="0" w:space="0" w:color="auto"/>
        <w:left w:val="none" w:sz="0" w:space="0" w:color="auto"/>
        <w:bottom w:val="none" w:sz="0" w:space="0" w:color="auto"/>
        <w:right w:val="none" w:sz="0" w:space="0" w:color="auto"/>
      </w:divBdr>
    </w:div>
    <w:div w:id="693384937">
      <w:marLeft w:val="640"/>
      <w:marRight w:val="0"/>
      <w:marTop w:val="0"/>
      <w:marBottom w:val="0"/>
      <w:divBdr>
        <w:top w:val="none" w:sz="0" w:space="0" w:color="auto"/>
        <w:left w:val="none" w:sz="0" w:space="0" w:color="auto"/>
        <w:bottom w:val="none" w:sz="0" w:space="0" w:color="auto"/>
        <w:right w:val="none" w:sz="0" w:space="0" w:color="auto"/>
      </w:divBdr>
    </w:div>
    <w:div w:id="694424622">
      <w:marLeft w:val="640"/>
      <w:marRight w:val="0"/>
      <w:marTop w:val="0"/>
      <w:marBottom w:val="0"/>
      <w:divBdr>
        <w:top w:val="none" w:sz="0" w:space="0" w:color="auto"/>
        <w:left w:val="none" w:sz="0" w:space="0" w:color="auto"/>
        <w:bottom w:val="none" w:sz="0" w:space="0" w:color="auto"/>
        <w:right w:val="none" w:sz="0" w:space="0" w:color="auto"/>
      </w:divBdr>
    </w:div>
    <w:div w:id="696348512">
      <w:marLeft w:val="640"/>
      <w:marRight w:val="0"/>
      <w:marTop w:val="0"/>
      <w:marBottom w:val="0"/>
      <w:divBdr>
        <w:top w:val="none" w:sz="0" w:space="0" w:color="auto"/>
        <w:left w:val="none" w:sz="0" w:space="0" w:color="auto"/>
        <w:bottom w:val="none" w:sz="0" w:space="0" w:color="auto"/>
        <w:right w:val="none" w:sz="0" w:space="0" w:color="auto"/>
      </w:divBdr>
    </w:div>
    <w:div w:id="698044994">
      <w:marLeft w:val="640"/>
      <w:marRight w:val="0"/>
      <w:marTop w:val="0"/>
      <w:marBottom w:val="0"/>
      <w:divBdr>
        <w:top w:val="none" w:sz="0" w:space="0" w:color="auto"/>
        <w:left w:val="none" w:sz="0" w:space="0" w:color="auto"/>
        <w:bottom w:val="none" w:sz="0" w:space="0" w:color="auto"/>
        <w:right w:val="none" w:sz="0" w:space="0" w:color="auto"/>
      </w:divBdr>
    </w:div>
    <w:div w:id="700519976">
      <w:marLeft w:val="640"/>
      <w:marRight w:val="0"/>
      <w:marTop w:val="0"/>
      <w:marBottom w:val="0"/>
      <w:divBdr>
        <w:top w:val="none" w:sz="0" w:space="0" w:color="auto"/>
        <w:left w:val="none" w:sz="0" w:space="0" w:color="auto"/>
        <w:bottom w:val="none" w:sz="0" w:space="0" w:color="auto"/>
        <w:right w:val="none" w:sz="0" w:space="0" w:color="auto"/>
      </w:divBdr>
    </w:div>
    <w:div w:id="702905965">
      <w:marLeft w:val="640"/>
      <w:marRight w:val="0"/>
      <w:marTop w:val="0"/>
      <w:marBottom w:val="0"/>
      <w:divBdr>
        <w:top w:val="none" w:sz="0" w:space="0" w:color="auto"/>
        <w:left w:val="none" w:sz="0" w:space="0" w:color="auto"/>
        <w:bottom w:val="none" w:sz="0" w:space="0" w:color="auto"/>
        <w:right w:val="none" w:sz="0" w:space="0" w:color="auto"/>
      </w:divBdr>
    </w:div>
    <w:div w:id="703679098">
      <w:marLeft w:val="640"/>
      <w:marRight w:val="0"/>
      <w:marTop w:val="0"/>
      <w:marBottom w:val="0"/>
      <w:divBdr>
        <w:top w:val="none" w:sz="0" w:space="0" w:color="auto"/>
        <w:left w:val="none" w:sz="0" w:space="0" w:color="auto"/>
        <w:bottom w:val="none" w:sz="0" w:space="0" w:color="auto"/>
        <w:right w:val="none" w:sz="0" w:space="0" w:color="auto"/>
      </w:divBdr>
    </w:div>
    <w:div w:id="705762998">
      <w:marLeft w:val="640"/>
      <w:marRight w:val="0"/>
      <w:marTop w:val="0"/>
      <w:marBottom w:val="0"/>
      <w:divBdr>
        <w:top w:val="none" w:sz="0" w:space="0" w:color="auto"/>
        <w:left w:val="none" w:sz="0" w:space="0" w:color="auto"/>
        <w:bottom w:val="none" w:sz="0" w:space="0" w:color="auto"/>
        <w:right w:val="none" w:sz="0" w:space="0" w:color="auto"/>
      </w:divBdr>
    </w:div>
    <w:div w:id="706564037">
      <w:marLeft w:val="640"/>
      <w:marRight w:val="0"/>
      <w:marTop w:val="0"/>
      <w:marBottom w:val="0"/>
      <w:divBdr>
        <w:top w:val="none" w:sz="0" w:space="0" w:color="auto"/>
        <w:left w:val="none" w:sz="0" w:space="0" w:color="auto"/>
        <w:bottom w:val="none" w:sz="0" w:space="0" w:color="auto"/>
        <w:right w:val="none" w:sz="0" w:space="0" w:color="auto"/>
      </w:divBdr>
    </w:div>
    <w:div w:id="709577435">
      <w:marLeft w:val="640"/>
      <w:marRight w:val="0"/>
      <w:marTop w:val="0"/>
      <w:marBottom w:val="0"/>
      <w:divBdr>
        <w:top w:val="none" w:sz="0" w:space="0" w:color="auto"/>
        <w:left w:val="none" w:sz="0" w:space="0" w:color="auto"/>
        <w:bottom w:val="none" w:sz="0" w:space="0" w:color="auto"/>
        <w:right w:val="none" w:sz="0" w:space="0" w:color="auto"/>
      </w:divBdr>
    </w:div>
    <w:div w:id="713189279">
      <w:marLeft w:val="640"/>
      <w:marRight w:val="0"/>
      <w:marTop w:val="0"/>
      <w:marBottom w:val="0"/>
      <w:divBdr>
        <w:top w:val="none" w:sz="0" w:space="0" w:color="auto"/>
        <w:left w:val="none" w:sz="0" w:space="0" w:color="auto"/>
        <w:bottom w:val="none" w:sz="0" w:space="0" w:color="auto"/>
        <w:right w:val="none" w:sz="0" w:space="0" w:color="auto"/>
      </w:divBdr>
    </w:div>
    <w:div w:id="714081666">
      <w:marLeft w:val="640"/>
      <w:marRight w:val="0"/>
      <w:marTop w:val="0"/>
      <w:marBottom w:val="0"/>
      <w:divBdr>
        <w:top w:val="none" w:sz="0" w:space="0" w:color="auto"/>
        <w:left w:val="none" w:sz="0" w:space="0" w:color="auto"/>
        <w:bottom w:val="none" w:sz="0" w:space="0" w:color="auto"/>
        <w:right w:val="none" w:sz="0" w:space="0" w:color="auto"/>
      </w:divBdr>
    </w:div>
    <w:div w:id="714277006">
      <w:marLeft w:val="640"/>
      <w:marRight w:val="0"/>
      <w:marTop w:val="0"/>
      <w:marBottom w:val="0"/>
      <w:divBdr>
        <w:top w:val="none" w:sz="0" w:space="0" w:color="auto"/>
        <w:left w:val="none" w:sz="0" w:space="0" w:color="auto"/>
        <w:bottom w:val="none" w:sz="0" w:space="0" w:color="auto"/>
        <w:right w:val="none" w:sz="0" w:space="0" w:color="auto"/>
      </w:divBdr>
    </w:div>
    <w:div w:id="714348945">
      <w:marLeft w:val="640"/>
      <w:marRight w:val="0"/>
      <w:marTop w:val="0"/>
      <w:marBottom w:val="0"/>
      <w:divBdr>
        <w:top w:val="none" w:sz="0" w:space="0" w:color="auto"/>
        <w:left w:val="none" w:sz="0" w:space="0" w:color="auto"/>
        <w:bottom w:val="none" w:sz="0" w:space="0" w:color="auto"/>
        <w:right w:val="none" w:sz="0" w:space="0" w:color="auto"/>
      </w:divBdr>
    </w:div>
    <w:div w:id="715471540">
      <w:marLeft w:val="640"/>
      <w:marRight w:val="0"/>
      <w:marTop w:val="0"/>
      <w:marBottom w:val="0"/>
      <w:divBdr>
        <w:top w:val="none" w:sz="0" w:space="0" w:color="auto"/>
        <w:left w:val="none" w:sz="0" w:space="0" w:color="auto"/>
        <w:bottom w:val="none" w:sz="0" w:space="0" w:color="auto"/>
        <w:right w:val="none" w:sz="0" w:space="0" w:color="auto"/>
      </w:divBdr>
    </w:div>
    <w:div w:id="715930183">
      <w:marLeft w:val="640"/>
      <w:marRight w:val="0"/>
      <w:marTop w:val="0"/>
      <w:marBottom w:val="0"/>
      <w:divBdr>
        <w:top w:val="none" w:sz="0" w:space="0" w:color="auto"/>
        <w:left w:val="none" w:sz="0" w:space="0" w:color="auto"/>
        <w:bottom w:val="none" w:sz="0" w:space="0" w:color="auto"/>
        <w:right w:val="none" w:sz="0" w:space="0" w:color="auto"/>
      </w:divBdr>
    </w:div>
    <w:div w:id="717360047">
      <w:marLeft w:val="640"/>
      <w:marRight w:val="0"/>
      <w:marTop w:val="0"/>
      <w:marBottom w:val="0"/>
      <w:divBdr>
        <w:top w:val="none" w:sz="0" w:space="0" w:color="auto"/>
        <w:left w:val="none" w:sz="0" w:space="0" w:color="auto"/>
        <w:bottom w:val="none" w:sz="0" w:space="0" w:color="auto"/>
        <w:right w:val="none" w:sz="0" w:space="0" w:color="auto"/>
      </w:divBdr>
    </w:div>
    <w:div w:id="721831948">
      <w:marLeft w:val="640"/>
      <w:marRight w:val="0"/>
      <w:marTop w:val="0"/>
      <w:marBottom w:val="0"/>
      <w:divBdr>
        <w:top w:val="none" w:sz="0" w:space="0" w:color="auto"/>
        <w:left w:val="none" w:sz="0" w:space="0" w:color="auto"/>
        <w:bottom w:val="none" w:sz="0" w:space="0" w:color="auto"/>
        <w:right w:val="none" w:sz="0" w:space="0" w:color="auto"/>
      </w:divBdr>
    </w:div>
    <w:div w:id="722214237">
      <w:marLeft w:val="640"/>
      <w:marRight w:val="0"/>
      <w:marTop w:val="0"/>
      <w:marBottom w:val="0"/>
      <w:divBdr>
        <w:top w:val="none" w:sz="0" w:space="0" w:color="auto"/>
        <w:left w:val="none" w:sz="0" w:space="0" w:color="auto"/>
        <w:bottom w:val="none" w:sz="0" w:space="0" w:color="auto"/>
        <w:right w:val="none" w:sz="0" w:space="0" w:color="auto"/>
      </w:divBdr>
    </w:div>
    <w:div w:id="723069146">
      <w:marLeft w:val="640"/>
      <w:marRight w:val="0"/>
      <w:marTop w:val="0"/>
      <w:marBottom w:val="0"/>
      <w:divBdr>
        <w:top w:val="none" w:sz="0" w:space="0" w:color="auto"/>
        <w:left w:val="none" w:sz="0" w:space="0" w:color="auto"/>
        <w:bottom w:val="none" w:sz="0" w:space="0" w:color="auto"/>
        <w:right w:val="none" w:sz="0" w:space="0" w:color="auto"/>
      </w:divBdr>
    </w:div>
    <w:div w:id="726759634">
      <w:marLeft w:val="640"/>
      <w:marRight w:val="0"/>
      <w:marTop w:val="0"/>
      <w:marBottom w:val="0"/>
      <w:divBdr>
        <w:top w:val="none" w:sz="0" w:space="0" w:color="auto"/>
        <w:left w:val="none" w:sz="0" w:space="0" w:color="auto"/>
        <w:bottom w:val="none" w:sz="0" w:space="0" w:color="auto"/>
        <w:right w:val="none" w:sz="0" w:space="0" w:color="auto"/>
      </w:divBdr>
    </w:div>
    <w:div w:id="728921118">
      <w:marLeft w:val="640"/>
      <w:marRight w:val="0"/>
      <w:marTop w:val="0"/>
      <w:marBottom w:val="0"/>
      <w:divBdr>
        <w:top w:val="none" w:sz="0" w:space="0" w:color="auto"/>
        <w:left w:val="none" w:sz="0" w:space="0" w:color="auto"/>
        <w:bottom w:val="none" w:sz="0" w:space="0" w:color="auto"/>
        <w:right w:val="none" w:sz="0" w:space="0" w:color="auto"/>
      </w:divBdr>
    </w:div>
    <w:div w:id="729227361">
      <w:marLeft w:val="640"/>
      <w:marRight w:val="0"/>
      <w:marTop w:val="0"/>
      <w:marBottom w:val="0"/>
      <w:divBdr>
        <w:top w:val="none" w:sz="0" w:space="0" w:color="auto"/>
        <w:left w:val="none" w:sz="0" w:space="0" w:color="auto"/>
        <w:bottom w:val="none" w:sz="0" w:space="0" w:color="auto"/>
        <w:right w:val="none" w:sz="0" w:space="0" w:color="auto"/>
      </w:divBdr>
    </w:div>
    <w:div w:id="729695615">
      <w:marLeft w:val="640"/>
      <w:marRight w:val="0"/>
      <w:marTop w:val="0"/>
      <w:marBottom w:val="0"/>
      <w:divBdr>
        <w:top w:val="none" w:sz="0" w:space="0" w:color="auto"/>
        <w:left w:val="none" w:sz="0" w:space="0" w:color="auto"/>
        <w:bottom w:val="none" w:sz="0" w:space="0" w:color="auto"/>
        <w:right w:val="none" w:sz="0" w:space="0" w:color="auto"/>
      </w:divBdr>
    </w:div>
    <w:div w:id="730467152">
      <w:marLeft w:val="640"/>
      <w:marRight w:val="0"/>
      <w:marTop w:val="0"/>
      <w:marBottom w:val="0"/>
      <w:divBdr>
        <w:top w:val="none" w:sz="0" w:space="0" w:color="auto"/>
        <w:left w:val="none" w:sz="0" w:space="0" w:color="auto"/>
        <w:bottom w:val="none" w:sz="0" w:space="0" w:color="auto"/>
        <w:right w:val="none" w:sz="0" w:space="0" w:color="auto"/>
      </w:divBdr>
    </w:div>
    <w:div w:id="733702133">
      <w:marLeft w:val="640"/>
      <w:marRight w:val="0"/>
      <w:marTop w:val="0"/>
      <w:marBottom w:val="0"/>
      <w:divBdr>
        <w:top w:val="none" w:sz="0" w:space="0" w:color="auto"/>
        <w:left w:val="none" w:sz="0" w:space="0" w:color="auto"/>
        <w:bottom w:val="none" w:sz="0" w:space="0" w:color="auto"/>
        <w:right w:val="none" w:sz="0" w:space="0" w:color="auto"/>
      </w:divBdr>
    </w:div>
    <w:div w:id="734275509">
      <w:marLeft w:val="640"/>
      <w:marRight w:val="0"/>
      <w:marTop w:val="0"/>
      <w:marBottom w:val="0"/>
      <w:divBdr>
        <w:top w:val="none" w:sz="0" w:space="0" w:color="auto"/>
        <w:left w:val="none" w:sz="0" w:space="0" w:color="auto"/>
        <w:bottom w:val="none" w:sz="0" w:space="0" w:color="auto"/>
        <w:right w:val="none" w:sz="0" w:space="0" w:color="auto"/>
      </w:divBdr>
    </w:div>
    <w:div w:id="734357261">
      <w:marLeft w:val="640"/>
      <w:marRight w:val="0"/>
      <w:marTop w:val="0"/>
      <w:marBottom w:val="0"/>
      <w:divBdr>
        <w:top w:val="none" w:sz="0" w:space="0" w:color="auto"/>
        <w:left w:val="none" w:sz="0" w:space="0" w:color="auto"/>
        <w:bottom w:val="none" w:sz="0" w:space="0" w:color="auto"/>
        <w:right w:val="none" w:sz="0" w:space="0" w:color="auto"/>
      </w:divBdr>
    </w:div>
    <w:div w:id="735200742">
      <w:marLeft w:val="640"/>
      <w:marRight w:val="0"/>
      <w:marTop w:val="0"/>
      <w:marBottom w:val="0"/>
      <w:divBdr>
        <w:top w:val="none" w:sz="0" w:space="0" w:color="auto"/>
        <w:left w:val="none" w:sz="0" w:space="0" w:color="auto"/>
        <w:bottom w:val="none" w:sz="0" w:space="0" w:color="auto"/>
        <w:right w:val="none" w:sz="0" w:space="0" w:color="auto"/>
      </w:divBdr>
    </w:div>
    <w:div w:id="735320561">
      <w:marLeft w:val="640"/>
      <w:marRight w:val="0"/>
      <w:marTop w:val="0"/>
      <w:marBottom w:val="0"/>
      <w:divBdr>
        <w:top w:val="none" w:sz="0" w:space="0" w:color="auto"/>
        <w:left w:val="none" w:sz="0" w:space="0" w:color="auto"/>
        <w:bottom w:val="none" w:sz="0" w:space="0" w:color="auto"/>
        <w:right w:val="none" w:sz="0" w:space="0" w:color="auto"/>
      </w:divBdr>
    </w:div>
    <w:div w:id="735933526">
      <w:marLeft w:val="640"/>
      <w:marRight w:val="0"/>
      <w:marTop w:val="0"/>
      <w:marBottom w:val="0"/>
      <w:divBdr>
        <w:top w:val="none" w:sz="0" w:space="0" w:color="auto"/>
        <w:left w:val="none" w:sz="0" w:space="0" w:color="auto"/>
        <w:bottom w:val="none" w:sz="0" w:space="0" w:color="auto"/>
        <w:right w:val="none" w:sz="0" w:space="0" w:color="auto"/>
      </w:divBdr>
    </w:div>
    <w:div w:id="737746586">
      <w:marLeft w:val="640"/>
      <w:marRight w:val="0"/>
      <w:marTop w:val="0"/>
      <w:marBottom w:val="0"/>
      <w:divBdr>
        <w:top w:val="none" w:sz="0" w:space="0" w:color="auto"/>
        <w:left w:val="none" w:sz="0" w:space="0" w:color="auto"/>
        <w:bottom w:val="none" w:sz="0" w:space="0" w:color="auto"/>
        <w:right w:val="none" w:sz="0" w:space="0" w:color="auto"/>
      </w:divBdr>
    </w:div>
    <w:div w:id="739399641">
      <w:marLeft w:val="640"/>
      <w:marRight w:val="0"/>
      <w:marTop w:val="0"/>
      <w:marBottom w:val="0"/>
      <w:divBdr>
        <w:top w:val="none" w:sz="0" w:space="0" w:color="auto"/>
        <w:left w:val="none" w:sz="0" w:space="0" w:color="auto"/>
        <w:bottom w:val="none" w:sz="0" w:space="0" w:color="auto"/>
        <w:right w:val="none" w:sz="0" w:space="0" w:color="auto"/>
      </w:divBdr>
    </w:div>
    <w:div w:id="742334386">
      <w:marLeft w:val="640"/>
      <w:marRight w:val="0"/>
      <w:marTop w:val="0"/>
      <w:marBottom w:val="0"/>
      <w:divBdr>
        <w:top w:val="none" w:sz="0" w:space="0" w:color="auto"/>
        <w:left w:val="none" w:sz="0" w:space="0" w:color="auto"/>
        <w:bottom w:val="none" w:sz="0" w:space="0" w:color="auto"/>
        <w:right w:val="none" w:sz="0" w:space="0" w:color="auto"/>
      </w:divBdr>
    </w:div>
    <w:div w:id="743183888">
      <w:marLeft w:val="640"/>
      <w:marRight w:val="0"/>
      <w:marTop w:val="0"/>
      <w:marBottom w:val="0"/>
      <w:divBdr>
        <w:top w:val="none" w:sz="0" w:space="0" w:color="auto"/>
        <w:left w:val="none" w:sz="0" w:space="0" w:color="auto"/>
        <w:bottom w:val="none" w:sz="0" w:space="0" w:color="auto"/>
        <w:right w:val="none" w:sz="0" w:space="0" w:color="auto"/>
      </w:divBdr>
    </w:div>
    <w:div w:id="743602575">
      <w:marLeft w:val="640"/>
      <w:marRight w:val="0"/>
      <w:marTop w:val="0"/>
      <w:marBottom w:val="0"/>
      <w:divBdr>
        <w:top w:val="none" w:sz="0" w:space="0" w:color="auto"/>
        <w:left w:val="none" w:sz="0" w:space="0" w:color="auto"/>
        <w:bottom w:val="none" w:sz="0" w:space="0" w:color="auto"/>
        <w:right w:val="none" w:sz="0" w:space="0" w:color="auto"/>
      </w:divBdr>
    </w:div>
    <w:div w:id="753284230">
      <w:marLeft w:val="640"/>
      <w:marRight w:val="0"/>
      <w:marTop w:val="0"/>
      <w:marBottom w:val="0"/>
      <w:divBdr>
        <w:top w:val="none" w:sz="0" w:space="0" w:color="auto"/>
        <w:left w:val="none" w:sz="0" w:space="0" w:color="auto"/>
        <w:bottom w:val="none" w:sz="0" w:space="0" w:color="auto"/>
        <w:right w:val="none" w:sz="0" w:space="0" w:color="auto"/>
      </w:divBdr>
    </w:div>
    <w:div w:id="756369805">
      <w:marLeft w:val="640"/>
      <w:marRight w:val="0"/>
      <w:marTop w:val="0"/>
      <w:marBottom w:val="0"/>
      <w:divBdr>
        <w:top w:val="none" w:sz="0" w:space="0" w:color="auto"/>
        <w:left w:val="none" w:sz="0" w:space="0" w:color="auto"/>
        <w:bottom w:val="none" w:sz="0" w:space="0" w:color="auto"/>
        <w:right w:val="none" w:sz="0" w:space="0" w:color="auto"/>
      </w:divBdr>
    </w:div>
    <w:div w:id="758987122">
      <w:marLeft w:val="640"/>
      <w:marRight w:val="0"/>
      <w:marTop w:val="0"/>
      <w:marBottom w:val="0"/>
      <w:divBdr>
        <w:top w:val="none" w:sz="0" w:space="0" w:color="auto"/>
        <w:left w:val="none" w:sz="0" w:space="0" w:color="auto"/>
        <w:bottom w:val="none" w:sz="0" w:space="0" w:color="auto"/>
        <w:right w:val="none" w:sz="0" w:space="0" w:color="auto"/>
      </w:divBdr>
    </w:div>
    <w:div w:id="764768205">
      <w:marLeft w:val="640"/>
      <w:marRight w:val="0"/>
      <w:marTop w:val="0"/>
      <w:marBottom w:val="0"/>
      <w:divBdr>
        <w:top w:val="none" w:sz="0" w:space="0" w:color="auto"/>
        <w:left w:val="none" w:sz="0" w:space="0" w:color="auto"/>
        <w:bottom w:val="none" w:sz="0" w:space="0" w:color="auto"/>
        <w:right w:val="none" w:sz="0" w:space="0" w:color="auto"/>
      </w:divBdr>
    </w:div>
    <w:div w:id="768500423">
      <w:marLeft w:val="640"/>
      <w:marRight w:val="0"/>
      <w:marTop w:val="0"/>
      <w:marBottom w:val="0"/>
      <w:divBdr>
        <w:top w:val="none" w:sz="0" w:space="0" w:color="auto"/>
        <w:left w:val="none" w:sz="0" w:space="0" w:color="auto"/>
        <w:bottom w:val="none" w:sz="0" w:space="0" w:color="auto"/>
        <w:right w:val="none" w:sz="0" w:space="0" w:color="auto"/>
      </w:divBdr>
    </w:div>
    <w:div w:id="769590015">
      <w:marLeft w:val="640"/>
      <w:marRight w:val="0"/>
      <w:marTop w:val="0"/>
      <w:marBottom w:val="0"/>
      <w:divBdr>
        <w:top w:val="none" w:sz="0" w:space="0" w:color="auto"/>
        <w:left w:val="none" w:sz="0" w:space="0" w:color="auto"/>
        <w:bottom w:val="none" w:sz="0" w:space="0" w:color="auto"/>
        <w:right w:val="none" w:sz="0" w:space="0" w:color="auto"/>
      </w:divBdr>
    </w:div>
    <w:div w:id="770203901">
      <w:marLeft w:val="640"/>
      <w:marRight w:val="0"/>
      <w:marTop w:val="0"/>
      <w:marBottom w:val="0"/>
      <w:divBdr>
        <w:top w:val="none" w:sz="0" w:space="0" w:color="auto"/>
        <w:left w:val="none" w:sz="0" w:space="0" w:color="auto"/>
        <w:bottom w:val="none" w:sz="0" w:space="0" w:color="auto"/>
        <w:right w:val="none" w:sz="0" w:space="0" w:color="auto"/>
      </w:divBdr>
    </w:div>
    <w:div w:id="772095193">
      <w:marLeft w:val="640"/>
      <w:marRight w:val="0"/>
      <w:marTop w:val="0"/>
      <w:marBottom w:val="0"/>
      <w:divBdr>
        <w:top w:val="none" w:sz="0" w:space="0" w:color="auto"/>
        <w:left w:val="none" w:sz="0" w:space="0" w:color="auto"/>
        <w:bottom w:val="none" w:sz="0" w:space="0" w:color="auto"/>
        <w:right w:val="none" w:sz="0" w:space="0" w:color="auto"/>
      </w:divBdr>
    </w:div>
    <w:div w:id="773789876">
      <w:marLeft w:val="640"/>
      <w:marRight w:val="0"/>
      <w:marTop w:val="0"/>
      <w:marBottom w:val="0"/>
      <w:divBdr>
        <w:top w:val="none" w:sz="0" w:space="0" w:color="auto"/>
        <w:left w:val="none" w:sz="0" w:space="0" w:color="auto"/>
        <w:bottom w:val="none" w:sz="0" w:space="0" w:color="auto"/>
        <w:right w:val="none" w:sz="0" w:space="0" w:color="auto"/>
      </w:divBdr>
    </w:div>
    <w:div w:id="780494949">
      <w:marLeft w:val="640"/>
      <w:marRight w:val="0"/>
      <w:marTop w:val="0"/>
      <w:marBottom w:val="0"/>
      <w:divBdr>
        <w:top w:val="none" w:sz="0" w:space="0" w:color="auto"/>
        <w:left w:val="none" w:sz="0" w:space="0" w:color="auto"/>
        <w:bottom w:val="none" w:sz="0" w:space="0" w:color="auto"/>
        <w:right w:val="none" w:sz="0" w:space="0" w:color="auto"/>
      </w:divBdr>
    </w:div>
    <w:div w:id="781336986">
      <w:marLeft w:val="640"/>
      <w:marRight w:val="0"/>
      <w:marTop w:val="0"/>
      <w:marBottom w:val="0"/>
      <w:divBdr>
        <w:top w:val="none" w:sz="0" w:space="0" w:color="auto"/>
        <w:left w:val="none" w:sz="0" w:space="0" w:color="auto"/>
        <w:bottom w:val="none" w:sz="0" w:space="0" w:color="auto"/>
        <w:right w:val="none" w:sz="0" w:space="0" w:color="auto"/>
      </w:divBdr>
    </w:div>
    <w:div w:id="781346054">
      <w:marLeft w:val="640"/>
      <w:marRight w:val="0"/>
      <w:marTop w:val="0"/>
      <w:marBottom w:val="0"/>
      <w:divBdr>
        <w:top w:val="none" w:sz="0" w:space="0" w:color="auto"/>
        <w:left w:val="none" w:sz="0" w:space="0" w:color="auto"/>
        <w:bottom w:val="none" w:sz="0" w:space="0" w:color="auto"/>
        <w:right w:val="none" w:sz="0" w:space="0" w:color="auto"/>
      </w:divBdr>
    </w:div>
    <w:div w:id="783496917">
      <w:marLeft w:val="640"/>
      <w:marRight w:val="0"/>
      <w:marTop w:val="0"/>
      <w:marBottom w:val="0"/>
      <w:divBdr>
        <w:top w:val="none" w:sz="0" w:space="0" w:color="auto"/>
        <w:left w:val="none" w:sz="0" w:space="0" w:color="auto"/>
        <w:bottom w:val="none" w:sz="0" w:space="0" w:color="auto"/>
        <w:right w:val="none" w:sz="0" w:space="0" w:color="auto"/>
      </w:divBdr>
    </w:div>
    <w:div w:id="785196536">
      <w:marLeft w:val="640"/>
      <w:marRight w:val="0"/>
      <w:marTop w:val="0"/>
      <w:marBottom w:val="0"/>
      <w:divBdr>
        <w:top w:val="none" w:sz="0" w:space="0" w:color="auto"/>
        <w:left w:val="none" w:sz="0" w:space="0" w:color="auto"/>
        <w:bottom w:val="none" w:sz="0" w:space="0" w:color="auto"/>
        <w:right w:val="none" w:sz="0" w:space="0" w:color="auto"/>
      </w:divBdr>
    </w:div>
    <w:div w:id="785268588">
      <w:marLeft w:val="640"/>
      <w:marRight w:val="0"/>
      <w:marTop w:val="0"/>
      <w:marBottom w:val="0"/>
      <w:divBdr>
        <w:top w:val="none" w:sz="0" w:space="0" w:color="auto"/>
        <w:left w:val="none" w:sz="0" w:space="0" w:color="auto"/>
        <w:bottom w:val="none" w:sz="0" w:space="0" w:color="auto"/>
        <w:right w:val="none" w:sz="0" w:space="0" w:color="auto"/>
      </w:divBdr>
    </w:div>
    <w:div w:id="785658981">
      <w:marLeft w:val="640"/>
      <w:marRight w:val="0"/>
      <w:marTop w:val="0"/>
      <w:marBottom w:val="0"/>
      <w:divBdr>
        <w:top w:val="none" w:sz="0" w:space="0" w:color="auto"/>
        <w:left w:val="none" w:sz="0" w:space="0" w:color="auto"/>
        <w:bottom w:val="none" w:sz="0" w:space="0" w:color="auto"/>
        <w:right w:val="none" w:sz="0" w:space="0" w:color="auto"/>
      </w:divBdr>
    </w:div>
    <w:div w:id="788165780">
      <w:marLeft w:val="640"/>
      <w:marRight w:val="0"/>
      <w:marTop w:val="0"/>
      <w:marBottom w:val="0"/>
      <w:divBdr>
        <w:top w:val="none" w:sz="0" w:space="0" w:color="auto"/>
        <w:left w:val="none" w:sz="0" w:space="0" w:color="auto"/>
        <w:bottom w:val="none" w:sz="0" w:space="0" w:color="auto"/>
        <w:right w:val="none" w:sz="0" w:space="0" w:color="auto"/>
      </w:divBdr>
    </w:div>
    <w:div w:id="788888662">
      <w:marLeft w:val="640"/>
      <w:marRight w:val="0"/>
      <w:marTop w:val="0"/>
      <w:marBottom w:val="0"/>
      <w:divBdr>
        <w:top w:val="none" w:sz="0" w:space="0" w:color="auto"/>
        <w:left w:val="none" w:sz="0" w:space="0" w:color="auto"/>
        <w:bottom w:val="none" w:sz="0" w:space="0" w:color="auto"/>
        <w:right w:val="none" w:sz="0" w:space="0" w:color="auto"/>
      </w:divBdr>
    </w:div>
    <w:div w:id="791091004">
      <w:marLeft w:val="640"/>
      <w:marRight w:val="0"/>
      <w:marTop w:val="0"/>
      <w:marBottom w:val="0"/>
      <w:divBdr>
        <w:top w:val="none" w:sz="0" w:space="0" w:color="auto"/>
        <w:left w:val="none" w:sz="0" w:space="0" w:color="auto"/>
        <w:bottom w:val="none" w:sz="0" w:space="0" w:color="auto"/>
        <w:right w:val="none" w:sz="0" w:space="0" w:color="auto"/>
      </w:divBdr>
    </w:div>
    <w:div w:id="791873230">
      <w:marLeft w:val="640"/>
      <w:marRight w:val="0"/>
      <w:marTop w:val="0"/>
      <w:marBottom w:val="0"/>
      <w:divBdr>
        <w:top w:val="none" w:sz="0" w:space="0" w:color="auto"/>
        <w:left w:val="none" w:sz="0" w:space="0" w:color="auto"/>
        <w:bottom w:val="none" w:sz="0" w:space="0" w:color="auto"/>
        <w:right w:val="none" w:sz="0" w:space="0" w:color="auto"/>
      </w:divBdr>
    </w:div>
    <w:div w:id="796141952">
      <w:marLeft w:val="640"/>
      <w:marRight w:val="0"/>
      <w:marTop w:val="0"/>
      <w:marBottom w:val="0"/>
      <w:divBdr>
        <w:top w:val="none" w:sz="0" w:space="0" w:color="auto"/>
        <w:left w:val="none" w:sz="0" w:space="0" w:color="auto"/>
        <w:bottom w:val="none" w:sz="0" w:space="0" w:color="auto"/>
        <w:right w:val="none" w:sz="0" w:space="0" w:color="auto"/>
      </w:divBdr>
    </w:div>
    <w:div w:id="802502839">
      <w:marLeft w:val="640"/>
      <w:marRight w:val="0"/>
      <w:marTop w:val="0"/>
      <w:marBottom w:val="0"/>
      <w:divBdr>
        <w:top w:val="none" w:sz="0" w:space="0" w:color="auto"/>
        <w:left w:val="none" w:sz="0" w:space="0" w:color="auto"/>
        <w:bottom w:val="none" w:sz="0" w:space="0" w:color="auto"/>
        <w:right w:val="none" w:sz="0" w:space="0" w:color="auto"/>
      </w:divBdr>
    </w:div>
    <w:div w:id="804740578">
      <w:marLeft w:val="640"/>
      <w:marRight w:val="0"/>
      <w:marTop w:val="0"/>
      <w:marBottom w:val="0"/>
      <w:divBdr>
        <w:top w:val="none" w:sz="0" w:space="0" w:color="auto"/>
        <w:left w:val="none" w:sz="0" w:space="0" w:color="auto"/>
        <w:bottom w:val="none" w:sz="0" w:space="0" w:color="auto"/>
        <w:right w:val="none" w:sz="0" w:space="0" w:color="auto"/>
      </w:divBdr>
    </w:div>
    <w:div w:id="805050079">
      <w:marLeft w:val="640"/>
      <w:marRight w:val="0"/>
      <w:marTop w:val="0"/>
      <w:marBottom w:val="0"/>
      <w:divBdr>
        <w:top w:val="none" w:sz="0" w:space="0" w:color="auto"/>
        <w:left w:val="none" w:sz="0" w:space="0" w:color="auto"/>
        <w:bottom w:val="none" w:sz="0" w:space="0" w:color="auto"/>
        <w:right w:val="none" w:sz="0" w:space="0" w:color="auto"/>
      </w:divBdr>
    </w:div>
    <w:div w:id="805195718">
      <w:marLeft w:val="640"/>
      <w:marRight w:val="0"/>
      <w:marTop w:val="0"/>
      <w:marBottom w:val="0"/>
      <w:divBdr>
        <w:top w:val="none" w:sz="0" w:space="0" w:color="auto"/>
        <w:left w:val="none" w:sz="0" w:space="0" w:color="auto"/>
        <w:bottom w:val="none" w:sz="0" w:space="0" w:color="auto"/>
        <w:right w:val="none" w:sz="0" w:space="0" w:color="auto"/>
      </w:divBdr>
    </w:div>
    <w:div w:id="806976257">
      <w:marLeft w:val="640"/>
      <w:marRight w:val="0"/>
      <w:marTop w:val="0"/>
      <w:marBottom w:val="0"/>
      <w:divBdr>
        <w:top w:val="none" w:sz="0" w:space="0" w:color="auto"/>
        <w:left w:val="none" w:sz="0" w:space="0" w:color="auto"/>
        <w:bottom w:val="none" w:sz="0" w:space="0" w:color="auto"/>
        <w:right w:val="none" w:sz="0" w:space="0" w:color="auto"/>
      </w:divBdr>
    </w:div>
    <w:div w:id="807741935">
      <w:marLeft w:val="640"/>
      <w:marRight w:val="0"/>
      <w:marTop w:val="0"/>
      <w:marBottom w:val="0"/>
      <w:divBdr>
        <w:top w:val="none" w:sz="0" w:space="0" w:color="auto"/>
        <w:left w:val="none" w:sz="0" w:space="0" w:color="auto"/>
        <w:bottom w:val="none" w:sz="0" w:space="0" w:color="auto"/>
        <w:right w:val="none" w:sz="0" w:space="0" w:color="auto"/>
      </w:divBdr>
    </w:div>
    <w:div w:id="809857657">
      <w:marLeft w:val="640"/>
      <w:marRight w:val="0"/>
      <w:marTop w:val="0"/>
      <w:marBottom w:val="0"/>
      <w:divBdr>
        <w:top w:val="none" w:sz="0" w:space="0" w:color="auto"/>
        <w:left w:val="none" w:sz="0" w:space="0" w:color="auto"/>
        <w:bottom w:val="none" w:sz="0" w:space="0" w:color="auto"/>
        <w:right w:val="none" w:sz="0" w:space="0" w:color="auto"/>
      </w:divBdr>
    </w:div>
    <w:div w:id="811756200">
      <w:marLeft w:val="640"/>
      <w:marRight w:val="0"/>
      <w:marTop w:val="0"/>
      <w:marBottom w:val="0"/>
      <w:divBdr>
        <w:top w:val="none" w:sz="0" w:space="0" w:color="auto"/>
        <w:left w:val="none" w:sz="0" w:space="0" w:color="auto"/>
        <w:bottom w:val="none" w:sz="0" w:space="0" w:color="auto"/>
        <w:right w:val="none" w:sz="0" w:space="0" w:color="auto"/>
      </w:divBdr>
    </w:div>
    <w:div w:id="812213229">
      <w:marLeft w:val="640"/>
      <w:marRight w:val="0"/>
      <w:marTop w:val="0"/>
      <w:marBottom w:val="0"/>
      <w:divBdr>
        <w:top w:val="none" w:sz="0" w:space="0" w:color="auto"/>
        <w:left w:val="none" w:sz="0" w:space="0" w:color="auto"/>
        <w:bottom w:val="none" w:sz="0" w:space="0" w:color="auto"/>
        <w:right w:val="none" w:sz="0" w:space="0" w:color="auto"/>
      </w:divBdr>
    </w:div>
    <w:div w:id="814106875">
      <w:marLeft w:val="640"/>
      <w:marRight w:val="0"/>
      <w:marTop w:val="0"/>
      <w:marBottom w:val="0"/>
      <w:divBdr>
        <w:top w:val="none" w:sz="0" w:space="0" w:color="auto"/>
        <w:left w:val="none" w:sz="0" w:space="0" w:color="auto"/>
        <w:bottom w:val="none" w:sz="0" w:space="0" w:color="auto"/>
        <w:right w:val="none" w:sz="0" w:space="0" w:color="auto"/>
      </w:divBdr>
    </w:div>
    <w:div w:id="818576223">
      <w:marLeft w:val="640"/>
      <w:marRight w:val="0"/>
      <w:marTop w:val="0"/>
      <w:marBottom w:val="0"/>
      <w:divBdr>
        <w:top w:val="none" w:sz="0" w:space="0" w:color="auto"/>
        <w:left w:val="none" w:sz="0" w:space="0" w:color="auto"/>
        <w:bottom w:val="none" w:sz="0" w:space="0" w:color="auto"/>
        <w:right w:val="none" w:sz="0" w:space="0" w:color="auto"/>
      </w:divBdr>
    </w:div>
    <w:div w:id="819200846">
      <w:marLeft w:val="640"/>
      <w:marRight w:val="0"/>
      <w:marTop w:val="0"/>
      <w:marBottom w:val="0"/>
      <w:divBdr>
        <w:top w:val="none" w:sz="0" w:space="0" w:color="auto"/>
        <w:left w:val="none" w:sz="0" w:space="0" w:color="auto"/>
        <w:bottom w:val="none" w:sz="0" w:space="0" w:color="auto"/>
        <w:right w:val="none" w:sz="0" w:space="0" w:color="auto"/>
      </w:divBdr>
    </w:div>
    <w:div w:id="823200559">
      <w:marLeft w:val="640"/>
      <w:marRight w:val="0"/>
      <w:marTop w:val="0"/>
      <w:marBottom w:val="0"/>
      <w:divBdr>
        <w:top w:val="none" w:sz="0" w:space="0" w:color="auto"/>
        <w:left w:val="none" w:sz="0" w:space="0" w:color="auto"/>
        <w:bottom w:val="none" w:sz="0" w:space="0" w:color="auto"/>
        <w:right w:val="none" w:sz="0" w:space="0" w:color="auto"/>
      </w:divBdr>
    </w:div>
    <w:div w:id="823473216">
      <w:marLeft w:val="640"/>
      <w:marRight w:val="0"/>
      <w:marTop w:val="0"/>
      <w:marBottom w:val="0"/>
      <w:divBdr>
        <w:top w:val="none" w:sz="0" w:space="0" w:color="auto"/>
        <w:left w:val="none" w:sz="0" w:space="0" w:color="auto"/>
        <w:bottom w:val="none" w:sz="0" w:space="0" w:color="auto"/>
        <w:right w:val="none" w:sz="0" w:space="0" w:color="auto"/>
      </w:divBdr>
    </w:div>
    <w:div w:id="823737130">
      <w:marLeft w:val="640"/>
      <w:marRight w:val="0"/>
      <w:marTop w:val="0"/>
      <w:marBottom w:val="0"/>
      <w:divBdr>
        <w:top w:val="none" w:sz="0" w:space="0" w:color="auto"/>
        <w:left w:val="none" w:sz="0" w:space="0" w:color="auto"/>
        <w:bottom w:val="none" w:sz="0" w:space="0" w:color="auto"/>
        <w:right w:val="none" w:sz="0" w:space="0" w:color="auto"/>
      </w:divBdr>
    </w:div>
    <w:div w:id="827330577">
      <w:marLeft w:val="640"/>
      <w:marRight w:val="0"/>
      <w:marTop w:val="0"/>
      <w:marBottom w:val="0"/>
      <w:divBdr>
        <w:top w:val="none" w:sz="0" w:space="0" w:color="auto"/>
        <w:left w:val="none" w:sz="0" w:space="0" w:color="auto"/>
        <w:bottom w:val="none" w:sz="0" w:space="0" w:color="auto"/>
        <w:right w:val="none" w:sz="0" w:space="0" w:color="auto"/>
      </w:divBdr>
    </w:div>
    <w:div w:id="827675698">
      <w:marLeft w:val="640"/>
      <w:marRight w:val="0"/>
      <w:marTop w:val="0"/>
      <w:marBottom w:val="0"/>
      <w:divBdr>
        <w:top w:val="none" w:sz="0" w:space="0" w:color="auto"/>
        <w:left w:val="none" w:sz="0" w:space="0" w:color="auto"/>
        <w:bottom w:val="none" w:sz="0" w:space="0" w:color="auto"/>
        <w:right w:val="none" w:sz="0" w:space="0" w:color="auto"/>
      </w:divBdr>
    </w:div>
    <w:div w:id="829829444">
      <w:marLeft w:val="640"/>
      <w:marRight w:val="0"/>
      <w:marTop w:val="0"/>
      <w:marBottom w:val="0"/>
      <w:divBdr>
        <w:top w:val="none" w:sz="0" w:space="0" w:color="auto"/>
        <w:left w:val="none" w:sz="0" w:space="0" w:color="auto"/>
        <w:bottom w:val="none" w:sz="0" w:space="0" w:color="auto"/>
        <w:right w:val="none" w:sz="0" w:space="0" w:color="auto"/>
      </w:divBdr>
    </w:div>
    <w:div w:id="837379915">
      <w:marLeft w:val="640"/>
      <w:marRight w:val="0"/>
      <w:marTop w:val="0"/>
      <w:marBottom w:val="0"/>
      <w:divBdr>
        <w:top w:val="none" w:sz="0" w:space="0" w:color="auto"/>
        <w:left w:val="none" w:sz="0" w:space="0" w:color="auto"/>
        <w:bottom w:val="none" w:sz="0" w:space="0" w:color="auto"/>
        <w:right w:val="none" w:sz="0" w:space="0" w:color="auto"/>
      </w:divBdr>
    </w:div>
    <w:div w:id="838272932">
      <w:marLeft w:val="640"/>
      <w:marRight w:val="0"/>
      <w:marTop w:val="0"/>
      <w:marBottom w:val="0"/>
      <w:divBdr>
        <w:top w:val="none" w:sz="0" w:space="0" w:color="auto"/>
        <w:left w:val="none" w:sz="0" w:space="0" w:color="auto"/>
        <w:bottom w:val="none" w:sz="0" w:space="0" w:color="auto"/>
        <w:right w:val="none" w:sz="0" w:space="0" w:color="auto"/>
      </w:divBdr>
    </w:div>
    <w:div w:id="838926951">
      <w:marLeft w:val="640"/>
      <w:marRight w:val="0"/>
      <w:marTop w:val="0"/>
      <w:marBottom w:val="0"/>
      <w:divBdr>
        <w:top w:val="none" w:sz="0" w:space="0" w:color="auto"/>
        <w:left w:val="none" w:sz="0" w:space="0" w:color="auto"/>
        <w:bottom w:val="none" w:sz="0" w:space="0" w:color="auto"/>
        <w:right w:val="none" w:sz="0" w:space="0" w:color="auto"/>
      </w:divBdr>
    </w:div>
    <w:div w:id="839197796">
      <w:marLeft w:val="640"/>
      <w:marRight w:val="0"/>
      <w:marTop w:val="0"/>
      <w:marBottom w:val="0"/>
      <w:divBdr>
        <w:top w:val="none" w:sz="0" w:space="0" w:color="auto"/>
        <w:left w:val="none" w:sz="0" w:space="0" w:color="auto"/>
        <w:bottom w:val="none" w:sz="0" w:space="0" w:color="auto"/>
        <w:right w:val="none" w:sz="0" w:space="0" w:color="auto"/>
      </w:divBdr>
    </w:div>
    <w:div w:id="839932968">
      <w:marLeft w:val="640"/>
      <w:marRight w:val="0"/>
      <w:marTop w:val="0"/>
      <w:marBottom w:val="0"/>
      <w:divBdr>
        <w:top w:val="none" w:sz="0" w:space="0" w:color="auto"/>
        <w:left w:val="none" w:sz="0" w:space="0" w:color="auto"/>
        <w:bottom w:val="none" w:sz="0" w:space="0" w:color="auto"/>
        <w:right w:val="none" w:sz="0" w:space="0" w:color="auto"/>
      </w:divBdr>
    </w:div>
    <w:div w:id="840193997">
      <w:bodyDiv w:val="1"/>
      <w:marLeft w:val="0"/>
      <w:marRight w:val="0"/>
      <w:marTop w:val="0"/>
      <w:marBottom w:val="0"/>
      <w:divBdr>
        <w:top w:val="none" w:sz="0" w:space="0" w:color="auto"/>
        <w:left w:val="none" w:sz="0" w:space="0" w:color="auto"/>
        <w:bottom w:val="none" w:sz="0" w:space="0" w:color="auto"/>
        <w:right w:val="none" w:sz="0" w:space="0" w:color="auto"/>
      </w:divBdr>
      <w:divsChild>
        <w:div w:id="1491826871">
          <w:marLeft w:val="0"/>
          <w:marRight w:val="0"/>
          <w:marTop w:val="0"/>
          <w:marBottom w:val="0"/>
          <w:divBdr>
            <w:top w:val="none" w:sz="0" w:space="0" w:color="auto"/>
            <w:left w:val="none" w:sz="0" w:space="0" w:color="auto"/>
            <w:bottom w:val="none" w:sz="0" w:space="0" w:color="auto"/>
            <w:right w:val="none" w:sz="0" w:space="0" w:color="auto"/>
          </w:divBdr>
          <w:divsChild>
            <w:div w:id="42340549">
              <w:marLeft w:val="0"/>
              <w:marRight w:val="0"/>
              <w:marTop w:val="0"/>
              <w:marBottom w:val="0"/>
              <w:divBdr>
                <w:top w:val="none" w:sz="0" w:space="0" w:color="auto"/>
                <w:left w:val="none" w:sz="0" w:space="0" w:color="auto"/>
                <w:bottom w:val="none" w:sz="0" w:space="0" w:color="auto"/>
                <w:right w:val="none" w:sz="0" w:space="0" w:color="auto"/>
              </w:divBdr>
              <w:divsChild>
                <w:div w:id="1340228686">
                  <w:marLeft w:val="0"/>
                  <w:marRight w:val="0"/>
                  <w:marTop w:val="0"/>
                  <w:marBottom w:val="0"/>
                  <w:divBdr>
                    <w:top w:val="none" w:sz="0" w:space="0" w:color="auto"/>
                    <w:left w:val="none" w:sz="0" w:space="0" w:color="auto"/>
                    <w:bottom w:val="none" w:sz="0" w:space="0" w:color="auto"/>
                    <w:right w:val="none" w:sz="0" w:space="0" w:color="auto"/>
                  </w:divBdr>
                  <w:divsChild>
                    <w:div w:id="184767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166934">
      <w:marLeft w:val="640"/>
      <w:marRight w:val="0"/>
      <w:marTop w:val="0"/>
      <w:marBottom w:val="0"/>
      <w:divBdr>
        <w:top w:val="none" w:sz="0" w:space="0" w:color="auto"/>
        <w:left w:val="none" w:sz="0" w:space="0" w:color="auto"/>
        <w:bottom w:val="none" w:sz="0" w:space="0" w:color="auto"/>
        <w:right w:val="none" w:sz="0" w:space="0" w:color="auto"/>
      </w:divBdr>
    </w:div>
    <w:div w:id="842816421">
      <w:marLeft w:val="640"/>
      <w:marRight w:val="0"/>
      <w:marTop w:val="0"/>
      <w:marBottom w:val="0"/>
      <w:divBdr>
        <w:top w:val="none" w:sz="0" w:space="0" w:color="auto"/>
        <w:left w:val="none" w:sz="0" w:space="0" w:color="auto"/>
        <w:bottom w:val="none" w:sz="0" w:space="0" w:color="auto"/>
        <w:right w:val="none" w:sz="0" w:space="0" w:color="auto"/>
      </w:divBdr>
    </w:div>
    <w:div w:id="845561443">
      <w:marLeft w:val="640"/>
      <w:marRight w:val="0"/>
      <w:marTop w:val="0"/>
      <w:marBottom w:val="0"/>
      <w:divBdr>
        <w:top w:val="none" w:sz="0" w:space="0" w:color="auto"/>
        <w:left w:val="none" w:sz="0" w:space="0" w:color="auto"/>
        <w:bottom w:val="none" w:sz="0" w:space="0" w:color="auto"/>
        <w:right w:val="none" w:sz="0" w:space="0" w:color="auto"/>
      </w:divBdr>
    </w:div>
    <w:div w:id="846753400">
      <w:marLeft w:val="640"/>
      <w:marRight w:val="0"/>
      <w:marTop w:val="0"/>
      <w:marBottom w:val="0"/>
      <w:divBdr>
        <w:top w:val="none" w:sz="0" w:space="0" w:color="auto"/>
        <w:left w:val="none" w:sz="0" w:space="0" w:color="auto"/>
        <w:bottom w:val="none" w:sz="0" w:space="0" w:color="auto"/>
        <w:right w:val="none" w:sz="0" w:space="0" w:color="auto"/>
      </w:divBdr>
    </w:div>
    <w:div w:id="847257494">
      <w:marLeft w:val="640"/>
      <w:marRight w:val="0"/>
      <w:marTop w:val="0"/>
      <w:marBottom w:val="0"/>
      <w:divBdr>
        <w:top w:val="none" w:sz="0" w:space="0" w:color="auto"/>
        <w:left w:val="none" w:sz="0" w:space="0" w:color="auto"/>
        <w:bottom w:val="none" w:sz="0" w:space="0" w:color="auto"/>
        <w:right w:val="none" w:sz="0" w:space="0" w:color="auto"/>
      </w:divBdr>
    </w:div>
    <w:div w:id="847906006">
      <w:marLeft w:val="640"/>
      <w:marRight w:val="0"/>
      <w:marTop w:val="0"/>
      <w:marBottom w:val="0"/>
      <w:divBdr>
        <w:top w:val="none" w:sz="0" w:space="0" w:color="auto"/>
        <w:left w:val="none" w:sz="0" w:space="0" w:color="auto"/>
        <w:bottom w:val="none" w:sz="0" w:space="0" w:color="auto"/>
        <w:right w:val="none" w:sz="0" w:space="0" w:color="auto"/>
      </w:divBdr>
    </w:div>
    <w:div w:id="848912627">
      <w:marLeft w:val="640"/>
      <w:marRight w:val="0"/>
      <w:marTop w:val="0"/>
      <w:marBottom w:val="0"/>
      <w:divBdr>
        <w:top w:val="none" w:sz="0" w:space="0" w:color="auto"/>
        <w:left w:val="none" w:sz="0" w:space="0" w:color="auto"/>
        <w:bottom w:val="none" w:sz="0" w:space="0" w:color="auto"/>
        <w:right w:val="none" w:sz="0" w:space="0" w:color="auto"/>
      </w:divBdr>
    </w:div>
    <w:div w:id="848981455">
      <w:marLeft w:val="640"/>
      <w:marRight w:val="0"/>
      <w:marTop w:val="0"/>
      <w:marBottom w:val="0"/>
      <w:divBdr>
        <w:top w:val="none" w:sz="0" w:space="0" w:color="auto"/>
        <w:left w:val="none" w:sz="0" w:space="0" w:color="auto"/>
        <w:bottom w:val="none" w:sz="0" w:space="0" w:color="auto"/>
        <w:right w:val="none" w:sz="0" w:space="0" w:color="auto"/>
      </w:divBdr>
    </w:div>
    <w:div w:id="849105261">
      <w:marLeft w:val="640"/>
      <w:marRight w:val="0"/>
      <w:marTop w:val="0"/>
      <w:marBottom w:val="0"/>
      <w:divBdr>
        <w:top w:val="none" w:sz="0" w:space="0" w:color="auto"/>
        <w:left w:val="none" w:sz="0" w:space="0" w:color="auto"/>
        <w:bottom w:val="none" w:sz="0" w:space="0" w:color="auto"/>
        <w:right w:val="none" w:sz="0" w:space="0" w:color="auto"/>
      </w:divBdr>
    </w:div>
    <w:div w:id="849223860">
      <w:marLeft w:val="640"/>
      <w:marRight w:val="0"/>
      <w:marTop w:val="0"/>
      <w:marBottom w:val="0"/>
      <w:divBdr>
        <w:top w:val="none" w:sz="0" w:space="0" w:color="auto"/>
        <w:left w:val="none" w:sz="0" w:space="0" w:color="auto"/>
        <w:bottom w:val="none" w:sz="0" w:space="0" w:color="auto"/>
        <w:right w:val="none" w:sz="0" w:space="0" w:color="auto"/>
      </w:divBdr>
    </w:div>
    <w:div w:id="851726953">
      <w:marLeft w:val="640"/>
      <w:marRight w:val="0"/>
      <w:marTop w:val="0"/>
      <w:marBottom w:val="0"/>
      <w:divBdr>
        <w:top w:val="none" w:sz="0" w:space="0" w:color="auto"/>
        <w:left w:val="none" w:sz="0" w:space="0" w:color="auto"/>
        <w:bottom w:val="none" w:sz="0" w:space="0" w:color="auto"/>
        <w:right w:val="none" w:sz="0" w:space="0" w:color="auto"/>
      </w:divBdr>
    </w:div>
    <w:div w:id="855311249">
      <w:marLeft w:val="640"/>
      <w:marRight w:val="0"/>
      <w:marTop w:val="0"/>
      <w:marBottom w:val="0"/>
      <w:divBdr>
        <w:top w:val="none" w:sz="0" w:space="0" w:color="auto"/>
        <w:left w:val="none" w:sz="0" w:space="0" w:color="auto"/>
        <w:bottom w:val="none" w:sz="0" w:space="0" w:color="auto"/>
        <w:right w:val="none" w:sz="0" w:space="0" w:color="auto"/>
      </w:divBdr>
    </w:div>
    <w:div w:id="859124021">
      <w:marLeft w:val="640"/>
      <w:marRight w:val="0"/>
      <w:marTop w:val="0"/>
      <w:marBottom w:val="0"/>
      <w:divBdr>
        <w:top w:val="none" w:sz="0" w:space="0" w:color="auto"/>
        <w:left w:val="none" w:sz="0" w:space="0" w:color="auto"/>
        <w:bottom w:val="none" w:sz="0" w:space="0" w:color="auto"/>
        <w:right w:val="none" w:sz="0" w:space="0" w:color="auto"/>
      </w:divBdr>
    </w:div>
    <w:div w:id="859313941">
      <w:marLeft w:val="640"/>
      <w:marRight w:val="0"/>
      <w:marTop w:val="0"/>
      <w:marBottom w:val="0"/>
      <w:divBdr>
        <w:top w:val="none" w:sz="0" w:space="0" w:color="auto"/>
        <w:left w:val="none" w:sz="0" w:space="0" w:color="auto"/>
        <w:bottom w:val="none" w:sz="0" w:space="0" w:color="auto"/>
        <w:right w:val="none" w:sz="0" w:space="0" w:color="auto"/>
      </w:divBdr>
    </w:div>
    <w:div w:id="859471548">
      <w:marLeft w:val="640"/>
      <w:marRight w:val="0"/>
      <w:marTop w:val="0"/>
      <w:marBottom w:val="0"/>
      <w:divBdr>
        <w:top w:val="none" w:sz="0" w:space="0" w:color="auto"/>
        <w:left w:val="none" w:sz="0" w:space="0" w:color="auto"/>
        <w:bottom w:val="none" w:sz="0" w:space="0" w:color="auto"/>
        <w:right w:val="none" w:sz="0" w:space="0" w:color="auto"/>
      </w:divBdr>
    </w:div>
    <w:div w:id="859783980">
      <w:marLeft w:val="640"/>
      <w:marRight w:val="0"/>
      <w:marTop w:val="0"/>
      <w:marBottom w:val="0"/>
      <w:divBdr>
        <w:top w:val="none" w:sz="0" w:space="0" w:color="auto"/>
        <w:left w:val="none" w:sz="0" w:space="0" w:color="auto"/>
        <w:bottom w:val="none" w:sz="0" w:space="0" w:color="auto"/>
        <w:right w:val="none" w:sz="0" w:space="0" w:color="auto"/>
      </w:divBdr>
    </w:div>
    <w:div w:id="862666174">
      <w:marLeft w:val="640"/>
      <w:marRight w:val="0"/>
      <w:marTop w:val="0"/>
      <w:marBottom w:val="0"/>
      <w:divBdr>
        <w:top w:val="none" w:sz="0" w:space="0" w:color="auto"/>
        <w:left w:val="none" w:sz="0" w:space="0" w:color="auto"/>
        <w:bottom w:val="none" w:sz="0" w:space="0" w:color="auto"/>
        <w:right w:val="none" w:sz="0" w:space="0" w:color="auto"/>
      </w:divBdr>
    </w:div>
    <w:div w:id="863441373">
      <w:marLeft w:val="640"/>
      <w:marRight w:val="0"/>
      <w:marTop w:val="0"/>
      <w:marBottom w:val="0"/>
      <w:divBdr>
        <w:top w:val="none" w:sz="0" w:space="0" w:color="auto"/>
        <w:left w:val="none" w:sz="0" w:space="0" w:color="auto"/>
        <w:bottom w:val="none" w:sz="0" w:space="0" w:color="auto"/>
        <w:right w:val="none" w:sz="0" w:space="0" w:color="auto"/>
      </w:divBdr>
    </w:div>
    <w:div w:id="863447256">
      <w:marLeft w:val="640"/>
      <w:marRight w:val="0"/>
      <w:marTop w:val="0"/>
      <w:marBottom w:val="0"/>
      <w:divBdr>
        <w:top w:val="none" w:sz="0" w:space="0" w:color="auto"/>
        <w:left w:val="none" w:sz="0" w:space="0" w:color="auto"/>
        <w:bottom w:val="none" w:sz="0" w:space="0" w:color="auto"/>
        <w:right w:val="none" w:sz="0" w:space="0" w:color="auto"/>
      </w:divBdr>
    </w:div>
    <w:div w:id="865826873">
      <w:marLeft w:val="640"/>
      <w:marRight w:val="0"/>
      <w:marTop w:val="0"/>
      <w:marBottom w:val="0"/>
      <w:divBdr>
        <w:top w:val="none" w:sz="0" w:space="0" w:color="auto"/>
        <w:left w:val="none" w:sz="0" w:space="0" w:color="auto"/>
        <w:bottom w:val="none" w:sz="0" w:space="0" w:color="auto"/>
        <w:right w:val="none" w:sz="0" w:space="0" w:color="auto"/>
      </w:divBdr>
    </w:div>
    <w:div w:id="868952278">
      <w:marLeft w:val="640"/>
      <w:marRight w:val="0"/>
      <w:marTop w:val="0"/>
      <w:marBottom w:val="0"/>
      <w:divBdr>
        <w:top w:val="none" w:sz="0" w:space="0" w:color="auto"/>
        <w:left w:val="none" w:sz="0" w:space="0" w:color="auto"/>
        <w:bottom w:val="none" w:sz="0" w:space="0" w:color="auto"/>
        <w:right w:val="none" w:sz="0" w:space="0" w:color="auto"/>
      </w:divBdr>
    </w:div>
    <w:div w:id="869494438">
      <w:marLeft w:val="640"/>
      <w:marRight w:val="0"/>
      <w:marTop w:val="0"/>
      <w:marBottom w:val="0"/>
      <w:divBdr>
        <w:top w:val="none" w:sz="0" w:space="0" w:color="auto"/>
        <w:left w:val="none" w:sz="0" w:space="0" w:color="auto"/>
        <w:bottom w:val="none" w:sz="0" w:space="0" w:color="auto"/>
        <w:right w:val="none" w:sz="0" w:space="0" w:color="auto"/>
      </w:divBdr>
    </w:div>
    <w:div w:id="873427385">
      <w:marLeft w:val="640"/>
      <w:marRight w:val="0"/>
      <w:marTop w:val="0"/>
      <w:marBottom w:val="0"/>
      <w:divBdr>
        <w:top w:val="none" w:sz="0" w:space="0" w:color="auto"/>
        <w:left w:val="none" w:sz="0" w:space="0" w:color="auto"/>
        <w:bottom w:val="none" w:sz="0" w:space="0" w:color="auto"/>
        <w:right w:val="none" w:sz="0" w:space="0" w:color="auto"/>
      </w:divBdr>
    </w:div>
    <w:div w:id="874269148">
      <w:marLeft w:val="640"/>
      <w:marRight w:val="0"/>
      <w:marTop w:val="0"/>
      <w:marBottom w:val="0"/>
      <w:divBdr>
        <w:top w:val="none" w:sz="0" w:space="0" w:color="auto"/>
        <w:left w:val="none" w:sz="0" w:space="0" w:color="auto"/>
        <w:bottom w:val="none" w:sz="0" w:space="0" w:color="auto"/>
        <w:right w:val="none" w:sz="0" w:space="0" w:color="auto"/>
      </w:divBdr>
    </w:div>
    <w:div w:id="878013041">
      <w:marLeft w:val="640"/>
      <w:marRight w:val="0"/>
      <w:marTop w:val="0"/>
      <w:marBottom w:val="0"/>
      <w:divBdr>
        <w:top w:val="none" w:sz="0" w:space="0" w:color="auto"/>
        <w:left w:val="none" w:sz="0" w:space="0" w:color="auto"/>
        <w:bottom w:val="none" w:sz="0" w:space="0" w:color="auto"/>
        <w:right w:val="none" w:sz="0" w:space="0" w:color="auto"/>
      </w:divBdr>
    </w:div>
    <w:div w:id="878083625">
      <w:marLeft w:val="640"/>
      <w:marRight w:val="0"/>
      <w:marTop w:val="0"/>
      <w:marBottom w:val="0"/>
      <w:divBdr>
        <w:top w:val="none" w:sz="0" w:space="0" w:color="auto"/>
        <w:left w:val="none" w:sz="0" w:space="0" w:color="auto"/>
        <w:bottom w:val="none" w:sz="0" w:space="0" w:color="auto"/>
        <w:right w:val="none" w:sz="0" w:space="0" w:color="auto"/>
      </w:divBdr>
    </w:div>
    <w:div w:id="889464785">
      <w:marLeft w:val="640"/>
      <w:marRight w:val="0"/>
      <w:marTop w:val="0"/>
      <w:marBottom w:val="0"/>
      <w:divBdr>
        <w:top w:val="none" w:sz="0" w:space="0" w:color="auto"/>
        <w:left w:val="none" w:sz="0" w:space="0" w:color="auto"/>
        <w:bottom w:val="none" w:sz="0" w:space="0" w:color="auto"/>
        <w:right w:val="none" w:sz="0" w:space="0" w:color="auto"/>
      </w:divBdr>
    </w:div>
    <w:div w:id="891310284">
      <w:marLeft w:val="640"/>
      <w:marRight w:val="0"/>
      <w:marTop w:val="0"/>
      <w:marBottom w:val="0"/>
      <w:divBdr>
        <w:top w:val="none" w:sz="0" w:space="0" w:color="auto"/>
        <w:left w:val="none" w:sz="0" w:space="0" w:color="auto"/>
        <w:bottom w:val="none" w:sz="0" w:space="0" w:color="auto"/>
        <w:right w:val="none" w:sz="0" w:space="0" w:color="auto"/>
      </w:divBdr>
    </w:div>
    <w:div w:id="891964864">
      <w:marLeft w:val="640"/>
      <w:marRight w:val="0"/>
      <w:marTop w:val="0"/>
      <w:marBottom w:val="0"/>
      <w:divBdr>
        <w:top w:val="none" w:sz="0" w:space="0" w:color="auto"/>
        <w:left w:val="none" w:sz="0" w:space="0" w:color="auto"/>
        <w:bottom w:val="none" w:sz="0" w:space="0" w:color="auto"/>
        <w:right w:val="none" w:sz="0" w:space="0" w:color="auto"/>
      </w:divBdr>
    </w:div>
    <w:div w:id="894048632">
      <w:marLeft w:val="640"/>
      <w:marRight w:val="0"/>
      <w:marTop w:val="0"/>
      <w:marBottom w:val="0"/>
      <w:divBdr>
        <w:top w:val="none" w:sz="0" w:space="0" w:color="auto"/>
        <w:left w:val="none" w:sz="0" w:space="0" w:color="auto"/>
        <w:bottom w:val="none" w:sz="0" w:space="0" w:color="auto"/>
        <w:right w:val="none" w:sz="0" w:space="0" w:color="auto"/>
      </w:divBdr>
    </w:div>
    <w:div w:id="897980291">
      <w:marLeft w:val="640"/>
      <w:marRight w:val="0"/>
      <w:marTop w:val="0"/>
      <w:marBottom w:val="0"/>
      <w:divBdr>
        <w:top w:val="none" w:sz="0" w:space="0" w:color="auto"/>
        <w:left w:val="none" w:sz="0" w:space="0" w:color="auto"/>
        <w:bottom w:val="none" w:sz="0" w:space="0" w:color="auto"/>
        <w:right w:val="none" w:sz="0" w:space="0" w:color="auto"/>
      </w:divBdr>
    </w:div>
    <w:div w:id="898707545">
      <w:marLeft w:val="640"/>
      <w:marRight w:val="0"/>
      <w:marTop w:val="0"/>
      <w:marBottom w:val="0"/>
      <w:divBdr>
        <w:top w:val="none" w:sz="0" w:space="0" w:color="auto"/>
        <w:left w:val="none" w:sz="0" w:space="0" w:color="auto"/>
        <w:bottom w:val="none" w:sz="0" w:space="0" w:color="auto"/>
        <w:right w:val="none" w:sz="0" w:space="0" w:color="auto"/>
      </w:divBdr>
    </w:div>
    <w:div w:id="899441615">
      <w:marLeft w:val="640"/>
      <w:marRight w:val="0"/>
      <w:marTop w:val="0"/>
      <w:marBottom w:val="0"/>
      <w:divBdr>
        <w:top w:val="none" w:sz="0" w:space="0" w:color="auto"/>
        <w:left w:val="none" w:sz="0" w:space="0" w:color="auto"/>
        <w:bottom w:val="none" w:sz="0" w:space="0" w:color="auto"/>
        <w:right w:val="none" w:sz="0" w:space="0" w:color="auto"/>
      </w:divBdr>
    </w:div>
    <w:div w:id="903221501">
      <w:marLeft w:val="640"/>
      <w:marRight w:val="0"/>
      <w:marTop w:val="0"/>
      <w:marBottom w:val="0"/>
      <w:divBdr>
        <w:top w:val="none" w:sz="0" w:space="0" w:color="auto"/>
        <w:left w:val="none" w:sz="0" w:space="0" w:color="auto"/>
        <w:bottom w:val="none" w:sz="0" w:space="0" w:color="auto"/>
        <w:right w:val="none" w:sz="0" w:space="0" w:color="auto"/>
      </w:divBdr>
    </w:div>
    <w:div w:id="906764256">
      <w:marLeft w:val="640"/>
      <w:marRight w:val="0"/>
      <w:marTop w:val="0"/>
      <w:marBottom w:val="0"/>
      <w:divBdr>
        <w:top w:val="none" w:sz="0" w:space="0" w:color="auto"/>
        <w:left w:val="none" w:sz="0" w:space="0" w:color="auto"/>
        <w:bottom w:val="none" w:sz="0" w:space="0" w:color="auto"/>
        <w:right w:val="none" w:sz="0" w:space="0" w:color="auto"/>
      </w:divBdr>
    </w:div>
    <w:div w:id="913587590">
      <w:marLeft w:val="640"/>
      <w:marRight w:val="0"/>
      <w:marTop w:val="0"/>
      <w:marBottom w:val="0"/>
      <w:divBdr>
        <w:top w:val="none" w:sz="0" w:space="0" w:color="auto"/>
        <w:left w:val="none" w:sz="0" w:space="0" w:color="auto"/>
        <w:bottom w:val="none" w:sz="0" w:space="0" w:color="auto"/>
        <w:right w:val="none" w:sz="0" w:space="0" w:color="auto"/>
      </w:divBdr>
    </w:div>
    <w:div w:id="916212507">
      <w:marLeft w:val="640"/>
      <w:marRight w:val="0"/>
      <w:marTop w:val="0"/>
      <w:marBottom w:val="0"/>
      <w:divBdr>
        <w:top w:val="none" w:sz="0" w:space="0" w:color="auto"/>
        <w:left w:val="none" w:sz="0" w:space="0" w:color="auto"/>
        <w:bottom w:val="none" w:sz="0" w:space="0" w:color="auto"/>
        <w:right w:val="none" w:sz="0" w:space="0" w:color="auto"/>
      </w:divBdr>
    </w:div>
    <w:div w:id="916329521">
      <w:marLeft w:val="640"/>
      <w:marRight w:val="0"/>
      <w:marTop w:val="0"/>
      <w:marBottom w:val="0"/>
      <w:divBdr>
        <w:top w:val="none" w:sz="0" w:space="0" w:color="auto"/>
        <w:left w:val="none" w:sz="0" w:space="0" w:color="auto"/>
        <w:bottom w:val="none" w:sz="0" w:space="0" w:color="auto"/>
        <w:right w:val="none" w:sz="0" w:space="0" w:color="auto"/>
      </w:divBdr>
    </w:div>
    <w:div w:id="917253667">
      <w:marLeft w:val="640"/>
      <w:marRight w:val="0"/>
      <w:marTop w:val="0"/>
      <w:marBottom w:val="0"/>
      <w:divBdr>
        <w:top w:val="none" w:sz="0" w:space="0" w:color="auto"/>
        <w:left w:val="none" w:sz="0" w:space="0" w:color="auto"/>
        <w:bottom w:val="none" w:sz="0" w:space="0" w:color="auto"/>
        <w:right w:val="none" w:sz="0" w:space="0" w:color="auto"/>
      </w:divBdr>
    </w:div>
    <w:div w:id="926620607">
      <w:marLeft w:val="640"/>
      <w:marRight w:val="0"/>
      <w:marTop w:val="0"/>
      <w:marBottom w:val="0"/>
      <w:divBdr>
        <w:top w:val="none" w:sz="0" w:space="0" w:color="auto"/>
        <w:left w:val="none" w:sz="0" w:space="0" w:color="auto"/>
        <w:bottom w:val="none" w:sz="0" w:space="0" w:color="auto"/>
        <w:right w:val="none" w:sz="0" w:space="0" w:color="auto"/>
      </w:divBdr>
    </w:div>
    <w:div w:id="926772202">
      <w:marLeft w:val="640"/>
      <w:marRight w:val="0"/>
      <w:marTop w:val="0"/>
      <w:marBottom w:val="0"/>
      <w:divBdr>
        <w:top w:val="none" w:sz="0" w:space="0" w:color="auto"/>
        <w:left w:val="none" w:sz="0" w:space="0" w:color="auto"/>
        <w:bottom w:val="none" w:sz="0" w:space="0" w:color="auto"/>
        <w:right w:val="none" w:sz="0" w:space="0" w:color="auto"/>
      </w:divBdr>
    </w:div>
    <w:div w:id="929047613">
      <w:marLeft w:val="640"/>
      <w:marRight w:val="0"/>
      <w:marTop w:val="0"/>
      <w:marBottom w:val="0"/>
      <w:divBdr>
        <w:top w:val="none" w:sz="0" w:space="0" w:color="auto"/>
        <w:left w:val="none" w:sz="0" w:space="0" w:color="auto"/>
        <w:bottom w:val="none" w:sz="0" w:space="0" w:color="auto"/>
        <w:right w:val="none" w:sz="0" w:space="0" w:color="auto"/>
      </w:divBdr>
    </w:div>
    <w:div w:id="931939656">
      <w:marLeft w:val="640"/>
      <w:marRight w:val="0"/>
      <w:marTop w:val="0"/>
      <w:marBottom w:val="0"/>
      <w:divBdr>
        <w:top w:val="none" w:sz="0" w:space="0" w:color="auto"/>
        <w:left w:val="none" w:sz="0" w:space="0" w:color="auto"/>
        <w:bottom w:val="none" w:sz="0" w:space="0" w:color="auto"/>
        <w:right w:val="none" w:sz="0" w:space="0" w:color="auto"/>
      </w:divBdr>
    </w:div>
    <w:div w:id="934754606">
      <w:marLeft w:val="640"/>
      <w:marRight w:val="0"/>
      <w:marTop w:val="0"/>
      <w:marBottom w:val="0"/>
      <w:divBdr>
        <w:top w:val="none" w:sz="0" w:space="0" w:color="auto"/>
        <w:left w:val="none" w:sz="0" w:space="0" w:color="auto"/>
        <w:bottom w:val="none" w:sz="0" w:space="0" w:color="auto"/>
        <w:right w:val="none" w:sz="0" w:space="0" w:color="auto"/>
      </w:divBdr>
    </w:div>
    <w:div w:id="942420033">
      <w:marLeft w:val="640"/>
      <w:marRight w:val="0"/>
      <w:marTop w:val="0"/>
      <w:marBottom w:val="0"/>
      <w:divBdr>
        <w:top w:val="none" w:sz="0" w:space="0" w:color="auto"/>
        <w:left w:val="none" w:sz="0" w:space="0" w:color="auto"/>
        <w:bottom w:val="none" w:sz="0" w:space="0" w:color="auto"/>
        <w:right w:val="none" w:sz="0" w:space="0" w:color="auto"/>
      </w:divBdr>
    </w:div>
    <w:div w:id="944384177">
      <w:marLeft w:val="640"/>
      <w:marRight w:val="0"/>
      <w:marTop w:val="0"/>
      <w:marBottom w:val="0"/>
      <w:divBdr>
        <w:top w:val="none" w:sz="0" w:space="0" w:color="auto"/>
        <w:left w:val="none" w:sz="0" w:space="0" w:color="auto"/>
        <w:bottom w:val="none" w:sz="0" w:space="0" w:color="auto"/>
        <w:right w:val="none" w:sz="0" w:space="0" w:color="auto"/>
      </w:divBdr>
    </w:div>
    <w:div w:id="944386810">
      <w:marLeft w:val="640"/>
      <w:marRight w:val="0"/>
      <w:marTop w:val="0"/>
      <w:marBottom w:val="0"/>
      <w:divBdr>
        <w:top w:val="none" w:sz="0" w:space="0" w:color="auto"/>
        <w:left w:val="none" w:sz="0" w:space="0" w:color="auto"/>
        <w:bottom w:val="none" w:sz="0" w:space="0" w:color="auto"/>
        <w:right w:val="none" w:sz="0" w:space="0" w:color="auto"/>
      </w:divBdr>
    </w:div>
    <w:div w:id="946036865">
      <w:marLeft w:val="640"/>
      <w:marRight w:val="0"/>
      <w:marTop w:val="0"/>
      <w:marBottom w:val="0"/>
      <w:divBdr>
        <w:top w:val="none" w:sz="0" w:space="0" w:color="auto"/>
        <w:left w:val="none" w:sz="0" w:space="0" w:color="auto"/>
        <w:bottom w:val="none" w:sz="0" w:space="0" w:color="auto"/>
        <w:right w:val="none" w:sz="0" w:space="0" w:color="auto"/>
      </w:divBdr>
    </w:div>
    <w:div w:id="948780804">
      <w:marLeft w:val="640"/>
      <w:marRight w:val="0"/>
      <w:marTop w:val="0"/>
      <w:marBottom w:val="0"/>
      <w:divBdr>
        <w:top w:val="none" w:sz="0" w:space="0" w:color="auto"/>
        <w:left w:val="none" w:sz="0" w:space="0" w:color="auto"/>
        <w:bottom w:val="none" w:sz="0" w:space="0" w:color="auto"/>
        <w:right w:val="none" w:sz="0" w:space="0" w:color="auto"/>
      </w:divBdr>
    </w:div>
    <w:div w:id="954478403">
      <w:marLeft w:val="640"/>
      <w:marRight w:val="0"/>
      <w:marTop w:val="0"/>
      <w:marBottom w:val="0"/>
      <w:divBdr>
        <w:top w:val="none" w:sz="0" w:space="0" w:color="auto"/>
        <w:left w:val="none" w:sz="0" w:space="0" w:color="auto"/>
        <w:bottom w:val="none" w:sz="0" w:space="0" w:color="auto"/>
        <w:right w:val="none" w:sz="0" w:space="0" w:color="auto"/>
      </w:divBdr>
    </w:div>
    <w:div w:id="954675623">
      <w:marLeft w:val="640"/>
      <w:marRight w:val="0"/>
      <w:marTop w:val="0"/>
      <w:marBottom w:val="0"/>
      <w:divBdr>
        <w:top w:val="none" w:sz="0" w:space="0" w:color="auto"/>
        <w:left w:val="none" w:sz="0" w:space="0" w:color="auto"/>
        <w:bottom w:val="none" w:sz="0" w:space="0" w:color="auto"/>
        <w:right w:val="none" w:sz="0" w:space="0" w:color="auto"/>
      </w:divBdr>
    </w:div>
    <w:div w:id="954753326">
      <w:marLeft w:val="640"/>
      <w:marRight w:val="0"/>
      <w:marTop w:val="0"/>
      <w:marBottom w:val="0"/>
      <w:divBdr>
        <w:top w:val="none" w:sz="0" w:space="0" w:color="auto"/>
        <w:left w:val="none" w:sz="0" w:space="0" w:color="auto"/>
        <w:bottom w:val="none" w:sz="0" w:space="0" w:color="auto"/>
        <w:right w:val="none" w:sz="0" w:space="0" w:color="auto"/>
      </w:divBdr>
    </w:div>
    <w:div w:id="955331079">
      <w:marLeft w:val="640"/>
      <w:marRight w:val="0"/>
      <w:marTop w:val="0"/>
      <w:marBottom w:val="0"/>
      <w:divBdr>
        <w:top w:val="none" w:sz="0" w:space="0" w:color="auto"/>
        <w:left w:val="none" w:sz="0" w:space="0" w:color="auto"/>
        <w:bottom w:val="none" w:sz="0" w:space="0" w:color="auto"/>
        <w:right w:val="none" w:sz="0" w:space="0" w:color="auto"/>
      </w:divBdr>
    </w:div>
    <w:div w:id="956108754">
      <w:marLeft w:val="640"/>
      <w:marRight w:val="0"/>
      <w:marTop w:val="0"/>
      <w:marBottom w:val="0"/>
      <w:divBdr>
        <w:top w:val="none" w:sz="0" w:space="0" w:color="auto"/>
        <w:left w:val="none" w:sz="0" w:space="0" w:color="auto"/>
        <w:bottom w:val="none" w:sz="0" w:space="0" w:color="auto"/>
        <w:right w:val="none" w:sz="0" w:space="0" w:color="auto"/>
      </w:divBdr>
    </w:div>
    <w:div w:id="956376671">
      <w:marLeft w:val="640"/>
      <w:marRight w:val="0"/>
      <w:marTop w:val="0"/>
      <w:marBottom w:val="0"/>
      <w:divBdr>
        <w:top w:val="none" w:sz="0" w:space="0" w:color="auto"/>
        <w:left w:val="none" w:sz="0" w:space="0" w:color="auto"/>
        <w:bottom w:val="none" w:sz="0" w:space="0" w:color="auto"/>
        <w:right w:val="none" w:sz="0" w:space="0" w:color="auto"/>
      </w:divBdr>
    </w:div>
    <w:div w:id="961761824">
      <w:marLeft w:val="640"/>
      <w:marRight w:val="0"/>
      <w:marTop w:val="0"/>
      <w:marBottom w:val="0"/>
      <w:divBdr>
        <w:top w:val="none" w:sz="0" w:space="0" w:color="auto"/>
        <w:left w:val="none" w:sz="0" w:space="0" w:color="auto"/>
        <w:bottom w:val="none" w:sz="0" w:space="0" w:color="auto"/>
        <w:right w:val="none" w:sz="0" w:space="0" w:color="auto"/>
      </w:divBdr>
    </w:div>
    <w:div w:id="963510903">
      <w:marLeft w:val="640"/>
      <w:marRight w:val="0"/>
      <w:marTop w:val="0"/>
      <w:marBottom w:val="0"/>
      <w:divBdr>
        <w:top w:val="none" w:sz="0" w:space="0" w:color="auto"/>
        <w:left w:val="none" w:sz="0" w:space="0" w:color="auto"/>
        <w:bottom w:val="none" w:sz="0" w:space="0" w:color="auto"/>
        <w:right w:val="none" w:sz="0" w:space="0" w:color="auto"/>
      </w:divBdr>
    </w:div>
    <w:div w:id="966470862">
      <w:marLeft w:val="640"/>
      <w:marRight w:val="0"/>
      <w:marTop w:val="0"/>
      <w:marBottom w:val="0"/>
      <w:divBdr>
        <w:top w:val="none" w:sz="0" w:space="0" w:color="auto"/>
        <w:left w:val="none" w:sz="0" w:space="0" w:color="auto"/>
        <w:bottom w:val="none" w:sz="0" w:space="0" w:color="auto"/>
        <w:right w:val="none" w:sz="0" w:space="0" w:color="auto"/>
      </w:divBdr>
    </w:div>
    <w:div w:id="968977262">
      <w:marLeft w:val="640"/>
      <w:marRight w:val="0"/>
      <w:marTop w:val="0"/>
      <w:marBottom w:val="0"/>
      <w:divBdr>
        <w:top w:val="none" w:sz="0" w:space="0" w:color="auto"/>
        <w:left w:val="none" w:sz="0" w:space="0" w:color="auto"/>
        <w:bottom w:val="none" w:sz="0" w:space="0" w:color="auto"/>
        <w:right w:val="none" w:sz="0" w:space="0" w:color="auto"/>
      </w:divBdr>
    </w:div>
    <w:div w:id="972059726">
      <w:marLeft w:val="640"/>
      <w:marRight w:val="0"/>
      <w:marTop w:val="0"/>
      <w:marBottom w:val="0"/>
      <w:divBdr>
        <w:top w:val="none" w:sz="0" w:space="0" w:color="auto"/>
        <w:left w:val="none" w:sz="0" w:space="0" w:color="auto"/>
        <w:bottom w:val="none" w:sz="0" w:space="0" w:color="auto"/>
        <w:right w:val="none" w:sz="0" w:space="0" w:color="auto"/>
      </w:divBdr>
    </w:div>
    <w:div w:id="973482621">
      <w:marLeft w:val="640"/>
      <w:marRight w:val="0"/>
      <w:marTop w:val="0"/>
      <w:marBottom w:val="0"/>
      <w:divBdr>
        <w:top w:val="none" w:sz="0" w:space="0" w:color="auto"/>
        <w:left w:val="none" w:sz="0" w:space="0" w:color="auto"/>
        <w:bottom w:val="none" w:sz="0" w:space="0" w:color="auto"/>
        <w:right w:val="none" w:sz="0" w:space="0" w:color="auto"/>
      </w:divBdr>
    </w:div>
    <w:div w:id="975334219">
      <w:marLeft w:val="640"/>
      <w:marRight w:val="0"/>
      <w:marTop w:val="0"/>
      <w:marBottom w:val="0"/>
      <w:divBdr>
        <w:top w:val="none" w:sz="0" w:space="0" w:color="auto"/>
        <w:left w:val="none" w:sz="0" w:space="0" w:color="auto"/>
        <w:bottom w:val="none" w:sz="0" w:space="0" w:color="auto"/>
        <w:right w:val="none" w:sz="0" w:space="0" w:color="auto"/>
      </w:divBdr>
    </w:div>
    <w:div w:id="977879103">
      <w:marLeft w:val="640"/>
      <w:marRight w:val="0"/>
      <w:marTop w:val="0"/>
      <w:marBottom w:val="0"/>
      <w:divBdr>
        <w:top w:val="none" w:sz="0" w:space="0" w:color="auto"/>
        <w:left w:val="none" w:sz="0" w:space="0" w:color="auto"/>
        <w:bottom w:val="none" w:sz="0" w:space="0" w:color="auto"/>
        <w:right w:val="none" w:sz="0" w:space="0" w:color="auto"/>
      </w:divBdr>
    </w:div>
    <w:div w:id="980306841">
      <w:marLeft w:val="640"/>
      <w:marRight w:val="0"/>
      <w:marTop w:val="0"/>
      <w:marBottom w:val="0"/>
      <w:divBdr>
        <w:top w:val="none" w:sz="0" w:space="0" w:color="auto"/>
        <w:left w:val="none" w:sz="0" w:space="0" w:color="auto"/>
        <w:bottom w:val="none" w:sz="0" w:space="0" w:color="auto"/>
        <w:right w:val="none" w:sz="0" w:space="0" w:color="auto"/>
      </w:divBdr>
    </w:div>
    <w:div w:id="981353032">
      <w:marLeft w:val="640"/>
      <w:marRight w:val="0"/>
      <w:marTop w:val="0"/>
      <w:marBottom w:val="0"/>
      <w:divBdr>
        <w:top w:val="none" w:sz="0" w:space="0" w:color="auto"/>
        <w:left w:val="none" w:sz="0" w:space="0" w:color="auto"/>
        <w:bottom w:val="none" w:sz="0" w:space="0" w:color="auto"/>
        <w:right w:val="none" w:sz="0" w:space="0" w:color="auto"/>
      </w:divBdr>
    </w:div>
    <w:div w:id="981539794">
      <w:marLeft w:val="640"/>
      <w:marRight w:val="0"/>
      <w:marTop w:val="0"/>
      <w:marBottom w:val="0"/>
      <w:divBdr>
        <w:top w:val="none" w:sz="0" w:space="0" w:color="auto"/>
        <w:left w:val="none" w:sz="0" w:space="0" w:color="auto"/>
        <w:bottom w:val="none" w:sz="0" w:space="0" w:color="auto"/>
        <w:right w:val="none" w:sz="0" w:space="0" w:color="auto"/>
      </w:divBdr>
    </w:div>
    <w:div w:id="981664663">
      <w:marLeft w:val="640"/>
      <w:marRight w:val="0"/>
      <w:marTop w:val="0"/>
      <w:marBottom w:val="0"/>
      <w:divBdr>
        <w:top w:val="none" w:sz="0" w:space="0" w:color="auto"/>
        <w:left w:val="none" w:sz="0" w:space="0" w:color="auto"/>
        <w:bottom w:val="none" w:sz="0" w:space="0" w:color="auto"/>
        <w:right w:val="none" w:sz="0" w:space="0" w:color="auto"/>
      </w:divBdr>
    </w:div>
    <w:div w:id="982075804">
      <w:marLeft w:val="640"/>
      <w:marRight w:val="0"/>
      <w:marTop w:val="0"/>
      <w:marBottom w:val="0"/>
      <w:divBdr>
        <w:top w:val="none" w:sz="0" w:space="0" w:color="auto"/>
        <w:left w:val="none" w:sz="0" w:space="0" w:color="auto"/>
        <w:bottom w:val="none" w:sz="0" w:space="0" w:color="auto"/>
        <w:right w:val="none" w:sz="0" w:space="0" w:color="auto"/>
      </w:divBdr>
    </w:div>
    <w:div w:id="982345629">
      <w:marLeft w:val="640"/>
      <w:marRight w:val="0"/>
      <w:marTop w:val="0"/>
      <w:marBottom w:val="0"/>
      <w:divBdr>
        <w:top w:val="none" w:sz="0" w:space="0" w:color="auto"/>
        <w:left w:val="none" w:sz="0" w:space="0" w:color="auto"/>
        <w:bottom w:val="none" w:sz="0" w:space="0" w:color="auto"/>
        <w:right w:val="none" w:sz="0" w:space="0" w:color="auto"/>
      </w:divBdr>
    </w:div>
    <w:div w:id="983505861">
      <w:bodyDiv w:val="1"/>
      <w:marLeft w:val="0"/>
      <w:marRight w:val="0"/>
      <w:marTop w:val="0"/>
      <w:marBottom w:val="0"/>
      <w:divBdr>
        <w:top w:val="none" w:sz="0" w:space="0" w:color="auto"/>
        <w:left w:val="none" w:sz="0" w:space="0" w:color="auto"/>
        <w:bottom w:val="none" w:sz="0" w:space="0" w:color="auto"/>
        <w:right w:val="none" w:sz="0" w:space="0" w:color="auto"/>
      </w:divBdr>
      <w:divsChild>
        <w:div w:id="125389647">
          <w:marLeft w:val="0"/>
          <w:marRight w:val="0"/>
          <w:marTop w:val="0"/>
          <w:marBottom w:val="0"/>
          <w:divBdr>
            <w:top w:val="none" w:sz="0" w:space="0" w:color="auto"/>
            <w:left w:val="none" w:sz="0" w:space="0" w:color="auto"/>
            <w:bottom w:val="none" w:sz="0" w:space="0" w:color="auto"/>
            <w:right w:val="none" w:sz="0" w:space="0" w:color="auto"/>
          </w:divBdr>
          <w:divsChild>
            <w:div w:id="1900899299">
              <w:marLeft w:val="0"/>
              <w:marRight w:val="0"/>
              <w:marTop w:val="0"/>
              <w:marBottom w:val="0"/>
              <w:divBdr>
                <w:top w:val="none" w:sz="0" w:space="0" w:color="auto"/>
                <w:left w:val="none" w:sz="0" w:space="0" w:color="auto"/>
                <w:bottom w:val="none" w:sz="0" w:space="0" w:color="auto"/>
                <w:right w:val="none" w:sz="0" w:space="0" w:color="auto"/>
              </w:divBdr>
              <w:divsChild>
                <w:div w:id="9160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61512">
      <w:marLeft w:val="640"/>
      <w:marRight w:val="0"/>
      <w:marTop w:val="0"/>
      <w:marBottom w:val="0"/>
      <w:divBdr>
        <w:top w:val="none" w:sz="0" w:space="0" w:color="auto"/>
        <w:left w:val="none" w:sz="0" w:space="0" w:color="auto"/>
        <w:bottom w:val="none" w:sz="0" w:space="0" w:color="auto"/>
        <w:right w:val="none" w:sz="0" w:space="0" w:color="auto"/>
      </w:divBdr>
    </w:div>
    <w:div w:id="993802700">
      <w:marLeft w:val="640"/>
      <w:marRight w:val="0"/>
      <w:marTop w:val="0"/>
      <w:marBottom w:val="0"/>
      <w:divBdr>
        <w:top w:val="none" w:sz="0" w:space="0" w:color="auto"/>
        <w:left w:val="none" w:sz="0" w:space="0" w:color="auto"/>
        <w:bottom w:val="none" w:sz="0" w:space="0" w:color="auto"/>
        <w:right w:val="none" w:sz="0" w:space="0" w:color="auto"/>
      </w:divBdr>
    </w:div>
    <w:div w:id="994264706">
      <w:marLeft w:val="640"/>
      <w:marRight w:val="0"/>
      <w:marTop w:val="0"/>
      <w:marBottom w:val="0"/>
      <w:divBdr>
        <w:top w:val="none" w:sz="0" w:space="0" w:color="auto"/>
        <w:left w:val="none" w:sz="0" w:space="0" w:color="auto"/>
        <w:bottom w:val="none" w:sz="0" w:space="0" w:color="auto"/>
        <w:right w:val="none" w:sz="0" w:space="0" w:color="auto"/>
      </w:divBdr>
    </w:div>
    <w:div w:id="997004809">
      <w:marLeft w:val="640"/>
      <w:marRight w:val="0"/>
      <w:marTop w:val="0"/>
      <w:marBottom w:val="0"/>
      <w:divBdr>
        <w:top w:val="none" w:sz="0" w:space="0" w:color="auto"/>
        <w:left w:val="none" w:sz="0" w:space="0" w:color="auto"/>
        <w:bottom w:val="none" w:sz="0" w:space="0" w:color="auto"/>
        <w:right w:val="none" w:sz="0" w:space="0" w:color="auto"/>
      </w:divBdr>
    </w:div>
    <w:div w:id="997728501">
      <w:marLeft w:val="640"/>
      <w:marRight w:val="0"/>
      <w:marTop w:val="0"/>
      <w:marBottom w:val="0"/>
      <w:divBdr>
        <w:top w:val="none" w:sz="0" w:space="0" w:color="auto"/>
        <w:left w:val="none" w:sz="0" w:space="0" w:color="auto"/>
        <w:bottom w:val="none" w:sz="0" w:space="0" w:color="auto"/>
        <w:right w:val="none" w:sz="0" w:space="0" w:color="auto"/>
      </w:divBdr>
    </w:div>
    <w:div w:id="1001355670">
      <w:marLeft w:val="640"/>
      <w:marRight w:val="0"/>
      <w:marTop w:val="0"/>
      <w:marBottom w:val="0"/>
      <w:divBdr>
        <w:top w:val="none" w:sz="0" w:space="0" w:color="auto"/>
        <w:left w:val="none" w:sz="0" w:space="0" w:color="auto"/>
        <w:bottom w:val="none" w:sz="0" w:space="0" w:color="auto"/>
        <w:right w:val="none" w:sz="0" w:space="0" w:color="auto"/>
      </w:divBdr>
    </w:div>
    <w:div w:id="1005547846">
      <w:marLeft w:val="640"/>
      <w:marRight w:val="0"/>
      <w:marTop w:val="0"/>
      <w:marBottom w:val="0"/>
      <w:divBdr>
        <w:top w:val="none" w:sz="0" w:space="0" w:color="auto"/>
        <w:left w:val="none" w:sz="0" w:space="0" w:color="auto"/>
        <w:bottom w:val="none" w:sz="0" w:space="0" w:color="auto"/>
        <w:right w:val="none" w:sz="0" w:space="0" w:color="auto"/>
      </w:divBdr>
    </w:div>
    <w:div w:id="1006443036">
      <w:marLeft w:val="640"/>
      <w:marRight w:val="0"/>
      <w:marTop w:val="0"/>
      <w:marBottom w:val="0"/>
      <w:divBdr>
        <w:top w:val="none" w:sz="0" w:space="0" w:color="auto"/>
        <w:left w:val="none" w:sz="0" w:space="0" w:color="auto"/>
        <w:bottom w:val="none" w:sz="0" w:space="0" w:color="auto"/>
        <w:right w:val="none" w:sz="0" w:space="0" w:color="auto"/>
      </w:divBdr>
    </w:div>
    <w:div w:id="1006446477">
      <w:marLeft w:val="640"/>
      <w:marRight w:val="0"/>
      <w:marTop w:val="0"/>
      <w:marBottom w:val="0"/>
      <w:divBdr>
        <w:top w:val="none" w:sz="0" w:space="0" w:color="auto"/>
        <w:left w:val="none" w:sz="0" w:space="0" w:color="auto"/>
        <w:bottom w:val="none" w:sz="0" w:space="0" w:color="auto"/>
        <w:right w:val="none" w:sz="0" w:space="0" w:color="auto"/>
      </w:divBdr>
    </w:div>
    <w:div w:id="1006516341">
      <w:marLeft w:val="640"/>
      <w:marRight w:val="0"/>
      <w:marTop w:val="0"/>
      <w:marBottom w:val="0"/>
      <w:divBdr>
        <w:top w:val="none" w:sz="0" w:space="0" w:color="auto"/>
        <w:left w:val="none" w:sz="0" w:space="0" w:color="auto"/>
        <w:bottom w:val="none" w:sz="0" w:space="0" w:color="auto"/>
        <w:right w:val="none" w:sz="0" w:space="0" w:color="auto"/>
      </w:divBdr>
    </w:div>
    <w:div w:id="1008213881">
      <w:marLeft w:val="640"/>
      <w:marRight w:val="0"/>
      <w:marTop w:val="0"/>
      <w:marBottom w:val="0"/>
      <w:divBdr>
        <w:top w:val="none" w:sz="0" w:space="0" w:color="auto"/>
        <w:left w:val="none" w:sz="0" w:space="0" w:color="auto"/>
        <w:bottom w:val="none" w:sz="0" w:space="0" w:color="auto"/>
        <w:right w:val="none" w:sz="0" w:space="0" w:color="auto"/>
      </w:divBdr>
    </w:div>
    <w:div w:id="1015376411">
      <w:marLeft w:val="640"/>
      <w:marRight w:val="0"/>
      <w:marTop w:val="0"/>
      <w:marBottom w:val="0"/>
      <w:divBdr>
        <w:top w:val="none" w:sz="0" w:space="0" w:color="auto"/>
        <w:left w:val="none" w:sz="0" w:space="0" w:color="auto"/>
        <w:bottom w:val="none" w:sz="0" w:space="0" w:color="auto"/>
        <w:right w:val="none" w:sz="0" w:space="0" w:color="auto"/>
      </w:divBdr>
    </w:div>
    <w:div w:id="1017804881">
      <w:marLeft w:val="640"/>
      <w:marRight w:val="0"/>
      <w:marTop w:val="0"/>
      <w:marBottom w:val="0"/>
      <w:divBdr>
        <w:top w:val="none" w:sz="0" w:space="0" w:color="auto"/>
        <w:left w:val="none" w:sz="0" w:space="0" w:color="auto"/>
        <w:bottom w:val="none" w:sz="0" w:space="0" w:color="auto"/>
        <w:right w:val="none" w:sz="0" w:space="0" w:color="auto"/>
      </w:divBdr>
    </w:div>
    <w:div w:id="1017806790">
      <w:marLeft w:val="640"/>
      <w:marRight w:val="0"/>
      <w:marTop w:val="0"/>
      <w:marBottom w:val="0"/>
      <w:divBdr>
        <w:top w:val="none" w:sz="0" w:space="0" w:color="auto"/>
        <w:left w:val="none" w:sz="0" w:space="0" w:color="auto"/>
        <w:bottom w:val="none" w:sz="0" w:space="0" w:color="auto"/>
        <w:right w:val="none" w:sz="0" w:space="0" w:color="auto"/>
      </w:divBdr>
    </w:div>
    <w:div w:id="1024017908">
      <w:marLeft w:val="640"/>
      <w:marRight w:val="0"/>
      <w:marTop w:val="0"/>
      <w:marBottom w:val="0"/>
      <w:divBdr>
        <w:top w:val="none" w:sz="0" w:space="0" w:color="auto"/>
        <w:left w:val="none" w:sz="0" w:space="0" w:color="auto"/>
        <w:bottom w:val="none" w:sz="0" w:space="0" w:color="auto"/>
        <w:right w:val="none" w:sz="0" w:space="0" w:color="auto"/>
      </w:divBdr>
    </w:div>
    <w:div w:id="1025640245">
      <w:marLeft w:val="640"/>
      <w:marRight w:val="0"/>
      <w:marTop w:val="0"/>
      <w:marBottom w:val="0"/>
      <w:divBdr>
        <w:top w:val="none" w:sz="0" w:space="0" w:color="auto"/>
        <w:left w:val="none" w:sz="0" w:space="0" w:color="auto"/>
        <w:bottom w:val="none" w:sz="0" w:space="0" w:color="auto"/>
        <w:right w:val="none" w:sz="0" w:space="0" w:color="auto"/>
      </w:divBdr>
    </w:div>
    <w:div w:id="1025669010">
      <w:marLeft w:val="640"/>
      <w:marRight w:val="0"/>
      <w:marTop w:val="0"/>
      <w:marBottom w:val="0"/>
      <w:divBdr>
        <w:top w:val="none" w:sz="0" w:space="0" w:color="auto"/>
        <w:left w:val="none" w:sz="0" w:space="0" w:color="auto"/>
        <w:bottom w:val="none" w:sz="0" w:space="0" w:color="auto"/>
        <w:right w:val="none" w:sz="0" w:space="0" w:color="auto"/>
      </w:divBdr>
    </w:div>
    <w:div w:id="1030375202">
      <w:marLeft w:val="640"/>
      <w:marRight w:val="0"/>
      <w:marTop w:val="0"/>
      <w:marBottom w:val="0"/>
      <w:divBdr>
        <w:top w:val="none" w:sz="0" w:space="0" w:color="auto"/>
        <w:left w:val="none" w:sz="0" w:space="0" w:color="auto"/>
        <w:bottom w:val="none" w:sz="0" w:space="0" w:color="auto"/>
        <w:right w:val="none" w:sz="0" w:space="0" w:color="auto"/>
      </w:divBdr>
    </w:div>
    <w:div w:id="1032651753">
      <w:marLeft w:val="640"/>
      <w:marRight w:val="0"/>
      <w:marTop w:val="0"/>
      <w:marBottom w:val="0"/>
      <w:divBdr>
        <w:top w:val="none" w:sz="0" w:space="0" w:color="auto"/>
        <w:left w:val="none" w:sz="0" w:space="0" w:color="auto"/>
        <w:bottom w:val="none" w:sz="0" w:space="0" w:color="auto"/>
        <w:right w:val="none" w:sz="0" w:space="0" w:color="auto"/>
      </w:divBdr>
    </w:div>
    <w:div w:id="1035541517">
      <w:marLeft w:val="640"/>
      <w:marRight w:val="0"/>
      <w:marTop w:val="0"/>
      <w:marBottom w:val="0"/>
      <w:divBdr>
        <w:top w:val="none" w:sz="0" w:space="0" w:color="auto"/>
        <w:left w:val="none" w:sz="0" w:space="0" w:color="auto"/>
        <w:bottom w:val="none" w:sz="0" w:space="0" w:color="auto"/>
        <w:right w:val="none" w:sz="0" w:space="0" w:color="auto"/>
      </w:divBdr>
    </w:div>
    <w:div w:id="1037462187">
      <w:marLeft w:val="640"/>
      <w:marRight w:val="0"/>
      <w:marTop w:val="0"/>
      <w:marBottom w:val="0"/>
      <w:divBdr>
        <w:top w:val="none" w:sz="0" w:space="0" w:color="auto"/>
        <w:left w:val="none" w:sz="0" w:space="0" w:color="auto"/>
        <w:bottom w:val="none" w:sz="0" w:space="0" w:color="auto"/>
        <w:right w:val="none" w:sz="0" w:space="0" w:color="auto"/>
      </w:divBdr>
    </w:div>
    <w:div w:id="1038362084">
      <w:marLeft w:val="640"/>
      <w:marRight w:val="0"/>
      <w:marTop w:val="0"/>
      <w:marBottom w:val="0"/>
      <w:divBdr>
        <w:top w:val="none" w:sz="0" w:space="0" w:color="auto"/>
        <w:left w:val="none" w:sz="0" w:space="0" w:color="auto"/>
        <w:bottom w:val="none" w:sz="0" w:space="0" w:color="auto"/>
        <w:right w:val="none" w:sz="0" w:space="0" w:color="auto"/>
      </w:divBdr>
    </w:div>
    <w:div w:id="1038362253">
      <w:marLeft w:val="640"/>
      <w:marRight w:val="0"/>
      <w:marTop w:val="0"/>
      <w:marBottom w:val="0"/>
      <w:divBdr>
        <w:top w:val="none" w:sz="0" w:space="0" w:color="auto"/>
        <w:left w:val="none" w:sz="0" w:space="0" w:color="auto"/>
        <w:bottom w:val="none" w:sz="0" w:space="0" w:color="auto"/>
        <w:right w:val="none" w:sz="0" w:space="0" w:color="auto"/>
      </w:divBdr>
    </w:div>
    <w:div w:id="1039821181">
      <w:marLeft w:val="640"/>
      <w:marRight w:val="0"/>
      <w:marTop w:val="0"/>
      <w:marBottom w:val="0"/>
      <w:divBdr>
        <w:top w:val="none" w:sz="0" w:space="0" w:color="auto"/>
        <w:left w:val="none" w:sz="0" w:space="0" w:color="auto"/>
        <w:bottom w:val="none" w:sz="0" w:space="0" w:color="auto"/>
        <w:right w:val="none" w:sz="0" w:space="0" w:color="auto"/>
      </w:divBdr>
    </w:div>
    <w:div w:id="1040325708">
      <w:marLeft w:val="640"/>
      <w:marRight w:val="0"/>
      <w:marTop w:val="0"/>
      <w:marBottom w:val="0"/>
      <w:divBdr>
        <w:top w:val="none" w:sz="0" w:space="0" w:color="auto"/>
        <w:left w:val="none" w:sz="0" w:space="0" w:color="auto"/>
        <w:bottom w:val="none" w:sz="0" w:space="0" w:color="auto"/>
        <w:right w:val="none" w:sz="0" w:space="0" w:color="auto"/>
      </w:divBdr>
    </w:div>
    <w:div w:id="1041586563">
      <w:marLeft w:val="640"/>
      <w:marRight w:val="0"/>
      <w:marTop w:val="0"/>
      <w:marBottom w:val="0"/>
      <w:divBdr>
        <w:top w:val="none" w:sz="0" w:space="0" w:color="auto"/>
        <w:left w:val="none" w:sz="0" w:space="0" w:color="auto"/>
        <w:bottom w:val="none" w:sz="0" w:space="0" w:color="auto"/>
        <w:right w:val="none" w:sz="0" w:space="0" w:color="auto"/>
      </w:divBdr>
    </w:div>
    <w:div w:id="1042485935">
      <w:marLeft w:val="640"/>
      <w:marRight w:val="0"/>
      <w:marTop w:val="0"/>
      <w:marBottom w:val="0"/>
      <w:divBdr>
        <w:top w:val="none" w:sz="0" w:space="0" w:color="auto"/>
        <w:left w:val="none" w:sz="0" w:space="0" w:color="auto"/>
        <w:bottom w:val="none" w:sz="0" w:space="0" w:color="auto"/>
        <w:right w:val="none" w:sz="0" w:space="0" w:color="auto"/>
      </w:divBdr>
    </w:div>
    <w:div w:id="1044212814">
      <w:marLeft w:val="640"/>
      <w:marRight w:val="0"/>
      <w:marTop w:val="0"/>
      <w:marBottom w:val="0"/>
      <w:divBdr>
        <w:top w:val="none" w:sz="0" w:space="0" w:color="auto"/>
        <w:left w:val="none" w:sz="0" w:space="0" w:color="auto"/>
        <w:bottom w:val="none" w:sz="0" w:space="0" w:color="auto"/>
        <w:right w:val="none" w:sz="0" w:space="0" w:color="auto"/>
      </w:divBdr>
    </w:div>
    <w:div w:id="1046101793">
      <w:marLeft w:val="640"/>
      <w:marRight w:val="0"/>
      <w:marTop w:val="0"/>
      <w:marBottom w:val="0"/>
      <w:divBdr>
        <w:top w:val="none" w:sz="0" w:space="0" w:color="auto"/>
        <w:left w:val="none" w:sz="0" w:space="0" w:color="auto"/>
        <w:bottom w:val="none" w:sz="0" w:space="0" w:color="auto"/>
        <w:right w:val="none" w:sz="0" w:space="0" w:color="auto"/>
      </w:divBdr>
    </w:div>
    <w:div w:id="1046368729">
      <w:marLeft w:val="640"/>
      <w:marRight w:val="0"/>
      <w:marTop w:val="0"/>
      <w:marBottom w:val="0"/>
      <w:divBdr>
        <w:top w:val="none" w:sz="0" w:space="0" w:color="auto"/>
        <w:left w:val="none" w:sz="0" w:space="0" w:color="auto"/>
        <w:bottom w:val="none" w:sz="0" w:space="0" w:color="auto"/>
        <w:right w:val="none" w:sz="0" w:space="0" w:color="auto"/>
      </w:divBdr>
    </w:div>
    <w:div w:id="1046947383">
      <w:marLeft w:val="640"/>
      <w:marRight w:val="0"/>
      <w:marTop w:val="0"/>
      <w:marBottom w:val="0"/>
      <w:divBdr>
        <w:top w:val="none" w:sz="0" w:space="0" w:color="auto"/>
        <w:left w:val="none" w:sz="0" w:space="0" w:color="auto"/>
        <w:bottom w:val="none" w:sz="0" w:space="0" w:color="auto"/>
        <w:right w:val="none" w:sz="0" w:space="0" w:color="auto"/>
      </w:divBdr>
    </w:div>
    <w:div w:id="1047341960">
      <w:marLeft w:val="640"/>
      <w:marRight w:val="0"/>
      <w:marTop w:val="0"/>
      <w:marBottom w:val="0"/>
      <w:divBdr>
        <w:top w:val="none" w:sz="0" w:space="0" w:color="auto"/>
        <w:left w:val="none" w:sz="0" w:space="0" w:color="auto"/>
        <w:bottom w:val="none" w:sz="0" w:space="0" w:color="auto"/>
        <w:right w:val="none" w:sz="0" w:space="0" w:color="auto"/>
      </w:divBdr>
    </w:div>
    <w:div w:id="1047602976">
      <w:marLeft w:val="640"/>
      <w:marRight w:val="0"/>
      <w:marTop w:val="0"/>
      <w:marBottom w:val="0"/>
      <w:divBdr>
        <w:top w:val="none" w:sz="0" w:space="0" w:color="auto"/>
        <w:left w:val="none" w:sz="0" w:space="0" w:color="auto"/>
        <w:bottom w:val="none" w:sz="0" w:space="0" w:color="auto"/>
        <w:right w:val="none" w:sz="0" w:space="0" w:color="auto"/>
      </w:divBdr>
    </w:div>
    <w:div w:id="1052198367">
      <w:marLeft w:val="640"/>
      <w:marRight w:val="0"/>
      <w:marTop w:val="0"/>
      <w:marBottom w:val="0"/>
      <w:divBdr>
        <w:top w:val="none" w:sz="0" w:space="0" w:color="auto"/>
        <w:left w:val="none" w:sz="0" w:space="0" w:color="auto"/>
        <w:bottom w:val="none" w:sz="0" w:space="0" w:color="auto"/>
        <w:right w:val="none" w:sz="0" w:space="0" w:color="auto"/>
      </w:divBdr>
    </w:div>
    <w:div w:id="1052848548">
      <w:marLeft w:val="640"/>
      <w:marRight w:val="0"/>
      <w:marTop w:val="0"/>
      <w:marBottom w:val="0"/>
      <w:divBdr>
        <w:top w:val="none" w:sz="0" w:space="0" w:color="auto"/>
        <w:left w:val="none" w:sz="0" w:space="0" w:color="auto"/>
        <w:bottom w:val="none" w:sz="0" w:space="0" w:color="auto"/>
        <w:right w:val="none" w:sz="0" w:space="0" w:color="auto"/>
      </w:divBdr>
    </w:div>
    <w:div w:id="1058825975">
      <w:marLeft w:val="640"/>
      <w:marRight w:val="0"/>
      <w:marTop w:val="0"/>
      <w:marBottom w:val="0"/>
      <w:divBdr>
        <w:top w:val="none" w:sz="0" w:space="0" w:color="auto"/>
        <w:left w:val="none" w:sz="0" w:space="0" w:color="auto"/>
        <w:bottom w:val="none" w:sz="0" w:space="0" w:color="auto"/>
        <w:right w:val="none" w:sz="0" w:space="0" w:color="auto"/>
      </w:divBdr>
    </w:div>
    <w:div w:id="1059281248">
      <w:marLeft w:val="640"/>
      <w:marRight w:val="0"/>
      <w:marTop w:val="0"/>
      <w:marBottom w:val="0"/>
      <w:divBdr>
        <w:top w:val="none" w:sz="0" w:space="0" w:color="auto"/>
        <w:left w:val="none" w:sz="0" w:space="0" w:color="auto"/>
        <w:bottom w:val="none" w:sz="0" w:space="0" w:color="auto"/>
        <w:right w:val="none" w:sz="0" w:space="0" w:color="auto"/>
      </w:divBdr>
    </w:div>
    <w:div w:id="1060323334">
      <w:marLeft w:val="640"/>
      <w:marRight w:val="0"/>
      <w:marTop w:val="0"/>
      <w:marBottom w:val="0"/>
      <w:divBdr>
        <w:top w:val="none" w:sz="0" w:space="0" w:color="auto"/>
        <w:left w:val="none" w:sz="0" w:space="0" w:color="auto"/>
        <w:bottom w:val="none" w:sz="0" w:space="0" w:color="auto"/>
        <w:right w:val="none" w:sz="0" w:space="0" w:color="auto"/>
      </w:divBdr>
    </w:div>
    <w:div w:id="1061751348">
      <w:marLeft w:val="640"/>
      <w:marRight w:val="0"/>
      <w:marTop w:val="0"/>
      <w:marBottom w:val="0"/>
      <w:divBdr>
        <w:top w:val="none" w:sz="0" w:space="0" w:color="auto"/>
        <w:left w:val="none" w:sz="0" w:space="0" w:color="auto"/>
        <w:bottom w:val="none" w:sz="0" w:space="0" w:color="auto"/>
        <w:right w:val="none" w:sz="0" w:space="0" w:color="auto"/>
      </w:divBdr>
    </w:div>
    <w:div w:id="1063680695">
      <w:marLeft w:val="640"/>
      <w:marRight w:val="0"/>
      <w:marTop w:val="0"/>
      <w:marBottom w:val="0"/>
      <w:divBdr>
        <w:top w:val="none" w:sz="0" w:space="0" w:color="auto"/>
        <w:left w:val="none" w:sz="0" w:space="0" w:color="auto"/>
        <w:bottom w:val="none" w:sz="0" w:space="0" w:color="auto"/>
        <w:right w:val="none" w:sz="0" w:space="0" w:color="auto"/>
      </w:divBdr>
    </w:div>
    <w:div w:id="1064372918">
      <w:marLeft w:val="640"/>
      <w:marRight w:val="0"/>
      <w:marTop w:val="0"/>
      <w:marBottom w:val="0"/>
      <w:divBdr>
        <w:top w:val="none" w:sz="0" w:space="0" w:color="auto"/>
        <w:left w:val="none" w:sz="0" w:space="0" w:color="auto"/>
        <w:bottom w:val="none" w:sz="0" w:space="0" w:color="auto"/>
        <w:right w:val="none" w:sz="0" w:space="0" w:color="auto"/>
      </w:divBdr>
    </w:div>
    <w:div w:id="1065298078">
      <w:marLeft w:val="640"/>
      <w:marRight w:val="0"/>
      <w:marTop w:val="0"/>
      <w:marBottom w:val="0"/>
      <w:divBdr>
        <w:top w:val="none" w:sz="0" w:space="0" w:color="auto"/>
        <w:left w:val="none" w:sz="0" w:space="0" w:color="auto"/>
        <w:bottom w:val="none" w:sz="0" w:space="0" w:color="auto"/>
        <w:right w:val="none" w:sz="0" w:space="0" w:color="auto"/>
      </w:divBdr>
    </w:div>
    <w:div w:id="1066488127">
      <w:marLeft w:val="640"/>
      <w:marRight w:val="0"/>
      <w:marTop w:val="0"/>
      <w:marBottom w:val="0"/>
      <w:divBdr>
        <w:top w:val="none" w:sz="0" w:space="0" w:color="auto"/>
        <w:left w:val="none" w:sz="0" w:space="0" w:color="auto"/>
        <w:bottom w:val="none" w:sz="0" w:space="0" w:color="auto"/>
        <w:right w:val="none" w:sz="0" w:space="0" w:color="auto"/>
      </w:divBdr>
    </w:div>
    <w:div w:id="1067609558">
      <w:marLeft w:val="640"/>
      <w:marRight w:val="0"/>
      <w:marTop w:val="0"/>
      <w:marBottom w:val="0"/>
      <w:divBdr>
        <w:top w:val="none" w:sz="0" w:space="0" w:color="auto"/>
        <w:left w:val="none" w:sz="0" w:space="0" w:color="auto"/>
        <w:bottom w:val="none" w:sz="0" w:space="0" w:color="auto"/>
        <w:right w:val="none" w:sz="0" w:space="0" w:color="auto"/>
      </w:divBdr>
    </w:div>
    <w:div w:id="1070034567">
      <w:marLeft w:val="640"/>
      <w:marRight w:val="0"/>
      <w:marTop w:val="0"/>
      <w:marBottom w:val="0"/>
      <w:divBdr>
        <w:top w:val="none" w:sz="0" w:space="0" w:color="auto"/>
        <w:left w:val="none" w:sz="0" w:space="0" w:color="auto"/>
        <w:bottom w:val="none" w:sz="0" w:space="0" w:color="auto"/>
        <w:right w:val="none" w:sz="0" w:space="0" w:color="auto"/>
      </w:divBdr>
    </w:div>
    <w:div w:id="1072463835">
      <w:marLeft w:val="640"/>
      <w:marRight w:val="0"/>
      <w:marTop w:val="0"/>
      <w:marBottom w:val="0"/>
      <w:divBdr>
        <w:top w:val="none" w:sz="0" w:space="0" w:color="auto"/>
        <w:left w:val="none" w:sz="0" w:space="0" w:color="auto"/>
        <w:bottom w:val="none" w:sz="0" w:space="0" w:color="auto"/>
        <w:right w:val="none" w:sz="0" w:space="0" w:color="auto"/>
      </w:divBdr>
    </w:div>
    <w:div w:id="1072654977">
      <w:marLeft w:val="640"/>
      <w:marRight w:val="0"/>
      <w:marTop w:val="0"/>
      <w:marBottom w:val="0"/>
      <w:divBdr>
        <w:top w:val="none" w:sz="0" w:space="0" w:color="auto"/>
        <w:left w:val="none" w:sz="0" w:space="0" w:color="auto"/>
        <w:bottom w:val="none" w:sz="0" w:space="0" w:color="auto"/>
        <w:right w:val="none" w:sz="0" w:space="0" w:color="auto"/>
      </w:divBdr>
    </w:div>
    <w:div w:id="1075473832">
      <w:marLeft w:val="640"/>
      <w:marRight w:val="0"/>
      <w:marTop w:val="0"/>
      <w:marBottom w:val="0"/>
      <w:divBdr>
        <w:top w:val="none" w:sz="0" w:space="0" w:color="auto"/>
        <w:left w:val="none" w:sz="0" w:space="0" w:color="auto"/>
        <w:bottom w:val="none" w:sz="0" w:space="0" w:color="auto"/>
        <w:right w:val="none" w:sz="0" w:space="0" w:color="auto"/>
      </w:divBdr>
    </w:div>
    <w:div w:id="1075514776">
      <w:marLeft w:val="640"/>
      <w:marRight w:val="0"/>
      <w:marTop w:val="0"/>
      <w:marBottom w:val="0"/>
      <w:divBdr>
        <w:top w:val="none" w:sz="0" w:space="0" w:color="auto"/>
        <w:left w:val="none" w:sz="0" w:space="0" w:color="auto"/>
        <w:bottom w:val="none" w:sz="0" w:space="0" w:color="auto"/>
        <w:right w:val="none" w:sz="0" w:space="0" w:color="auto"/>
      </w:divBdr>
    </w:div>
    <w:div w:id="1078795250">
      <w:marLeft w:val="640"/>
      <w:marRight w:val="0"/>
      <w:marTop w:val="0"/>
      <w:marBottom w:val="0"/>
      <w:divBdr>
        <w:top w:val="none" w:sz="0" w:space="0" w:color="auto"/>
        <w:left w:val="none" w:sz="0" w:space="0" w:color="auto"/>
        <w:bottom w:val="none" w:sz="0" w:space="0" w:color="auto"/>
        <w:right w:val="none" w:sz="0" w:space="0" w:color="auto"/>
      </w:divBdr>
    </w:div>
    <w:div w:id="1081289612">
      <w:marLeft w:val="640"/>
      <w:marRight w:val="0"/>
      <w:marTop w:val="0"/>
      <w:marBottom w:val="0"/>
      <w:divBdr>
        <w:top w:val="none" w:sz="0" w:space="0" w:color="auto"/>
        <w:left w:val="none" w:sz="0" w:space="0" w:color="auto"/>
        <w:bottom w:val="none" w:sz="0" w:space="0" w:color="auto"/>
        <w:right w:val="none" w:sz="0" w:space="0" w:color="auto"/>
      </w:divBdr>
    </w:div>
    <w:div w:id="1081484461">
      <w:marLeft w:val="640"/>
      <w:marRight w:val="0"/>
      <w:marTop w:val="0"/>
      <w:marBottom w:val="0"/>
      <w:divBdr>
        <w:top w:val="none" w:sz="0" w:space="0" w:color="auto"/>
        <w:left w:val="none" w:sz="0" w:space="0" w:color="auto"/>
        <w:bottom w:val="none" w:sz="0" w:space="0" w:color="auto"/>
        <w:right w:val="none" w:sz="0" w:space="0" w:color="auto"/>
      </w:divBdr>
    </w:div>
    <w:div w:id="1082489374">
      <w:marLeft w:val="640"/>
      <w:marRight w:val="0"/>
      <w:marTop w:val="0"/>
      <w:marBottom w:val="0"/>
      <w:divBdr>
        <w:top w:val="none" w:sz="0" w:space="0" w:color="auto"/>
        <w:left w:val="none" w:sz="0" w:space="0" w:color="auto"/>
        <w:bottom w:val="none" w:sz="0" w:space="0" w:color="auto"/>
        <w:right w:val="none" w:sz="0" w:space="0" w:color="auto"/>
      </w:divBdr>
    </w:div>
    <w:div w:id="1087271819">
      <w:marLeft w:val="640"/>
      <w:marRight w:val="0"/>
      <w:marTop w:val="0"/>
      <w:marBottom w:val="0"/>
      <w:divBdr>
        <w:top w:val="none" w:sz="0" w:space="0" w:color="auto"/>
        <w:left w:val="none" w:sz="0" w:space="0" w:color="auto"/>
        <w:bottom w:val="none" w:sz="0" w:space="0" w:color="auto"/>
        <w:right w:val="none" w:sz="0" w:space="0" w:color="auto"/>
      </w:divBdr>
    </w:div>
    <w:div w:id="1088310565">
      <w:marLeft w:val="640"/>
      <w:marRight w:val="0"/>
      <w:marTop w:val="0"/>
      <w:marBottom w:val="0"/>
      <w:divBdr>
        <w:top w:val="none" w:sz="0" w:space="0" w:color="auto"/>
        <w:left w:val="none" w:sz="0" w:space="0" w:color="auto"/>
        <w:bottom w:val="none" w:sz="0" w:space="0" w:color="auto"/>
        <w:right w:val="none" w:sz="0" w:space="0" w:color="auto"/>
      </w:divBdr>
    </w:div>
    <w:div w:id="1088582301">
      <w:marLeft w:val="640"/>
      <w:marRight w:val="0"/>
      <w:marTop w:val="0"/>
      <w:marBottom w:val="0"/>
      <w:divBdr>
        <w:top w:val="none" w:sz="0" w:space="0" w:color="auto"/>
        <w:left w:val="none" w:sz="0" w:space="0" w:color="auto"/>
        <w:bottom w:val="none" w:sz="0" w:space="0" w:color="auto"/>
        <w:right w:val="none" w:sz="0" w:space="0" w:color="auto"/>
      </w:divBdr>
    </w:div>
    <w:div w:id="1089813154">
      <w:marLeft w:val="640"/>
      <w:marRight w:val="0"/>
      <w:marTop w:val="0"/>
      <w:marBottom w:val="0"/>
      <w:divBdr>
        <w:top w:val="none" w:sz="0" w:space="0" w:color="auto"/>
        <w:left w:val="none" w:sz="0" w:space="0" w:color="auto"/>
        <w:bottom w:val="none" w:sz="0" w:space="0" w:color="auto"/>
        <w:right w:val="none" w:sz="0" w:space="0" w:color="auto"/>
      </w:divBdr>
    </w:div>
    <w:div w:id="1091004935">
      <w:marLeft w:val="640"/>
      <w:marRight w:val="0"/>
      <w:marTop w:val="0"/>
      <w:marBottom w:val="0"/>
      <w:divBdr>
        <w:top w:val="none" w:sz="0" w:space="0" w:color="auto"/>
        <w:left w:val="none" w:sz="0" w:space="0" w:color="auto"/>
        <w:bottom w:val="none" w:sz="0" w:space="0" w:color="auto"/>
        <w:right w:val="none" w:sz="0" w:space="0" w:color="auto"/>
      </w:divBdr>
    </w:div>
    <w:div w:id="1094474789">
      <w:marLeft w:val="640"/>
      <w:marRight w:val="0"/>
      <w:marTop w:val="0"/>
      <w:marBottom w:val="0"/>
      <w:divBdr>
        <w:top w:val="none" w:sz="0" w:space="0" w:color="auto"/>
        <w:left w:val="none" w:sz="0" w:space="0" w:color="auto"/>
        <w:bottom w:val="none" w:sz="0" w:space="0" w:color="auto"/>
        <w:right w:val="none" w:sz="0" w:space="0" w:color="auto"/>
      </w:divBdr>
    </w:div>
    <w:div w:id="1094941332">
      <w:marLeft w:val="640"/>
      <w:marRight w:val="0"/>
      <w:marTop w:val="0"/>
      <w:marBottom w:val="0"/>
      <w:divBdr>
        <w:top w:val="none" w:sz="0" w:space="0" w:color="auto"/>
        <w:left w:val="none" w:sz="0" w:space="0" w:color="auto"/>
        <w:bottom w:val="none" w:sz="0" w:space="0" w:color="auto"/>
        <w:right w:val="none" w:sz="0" w:space="0" w:color="auto"/>
      </w:divBdr>
    </w:div>
    <w:div w:id="1096244592">
      <w:marLeft w:val="640"/>
      <w:marRight w:val="0"/>
      <w:marTop w:val="0"/>
      <w:marBottom w:val="0"/>
      <w:divBdr>
        <w:top w:val="none" w:sz="0" w:space="0" w:color="auto"/>
        <w:left w:val="none" w:sz="0" w:space="0" w:color="auto"/>
        <w:bottom w:val="none" w:sz="0" w:space="0" w:color="auto"/>
        <w:right w:val="none" w:sz="0" w:space="0" w:color="auto"/>
      </w:divBdr>
    </w:div>
    <w:div w:id="1096752737">
      <w:marLeft w:val="640"/>
      <w:marRight w:val="0"/>
      <w:marTop w:val="0"/>
      <w:marBottom w:val="0"/>
      <w:divBdr>
        <w:top w:val="none" w:sz="0" w:space="0" w:color="auto"/>
        <w:left w:val="none" w:sz="0" w:space="0" w:color="auto"/>
        <w:bottom w:val="none" w:sz="0" w:space="0" w:color="auto"/>
        <w:right w:val="none" w:sz="0" w:space="0" w:color="auto"/>
      </w:divBdr>
    </w:div>
    <w:div w:id="1097794343">
      <w:marLeft w:val="640"/>
      <w:marRight w:val="0"/>
      <w:marTop w:val="0"/>
      <w:marBottom w:val="0"/>
      <w:divBdr>
        <w:top w:val="none" w:sz="0" w:space="0" w:color="auto"/>
        <w:left w:val="none" w:sz="0" w:space="0" w:color="auto"/>
        <w:bottom w:val="none" w:sz="0" w:space="0" w:color="auto"/>
        <w:right w:val="none" w:sz="0" w:space="0" w:color="auto"/>
      </w:divBdr>
    </w:div>
    <w:div w:id="1100176942">
      <w:marLeft w:val="640"/>
      <w:marRight w:val="0"/>
      <w:marTop w:val="0"/>
      <w:marBottom w:val="0"/>
      <w:divBdr>
        <w:top w:val="none" w:sz="0" w:space="0" w:color="auto"/>
        <w:left w:val="none" w:sz="0" w:space="0" w:color="auto"/>
        <w:bottom w:val="none" w:sz="0" w:space="0" w:color="auto"/>
        <w:right w:val="none" w:sz="0" w:space="0" w:color="auto"/>
      </w:divBdr>
    </w:div>
    <w:div w:id="1100758966">
      <w:marLeft w:val="640"/>
      <w:marRight w:val="0"/>
      <w:marTop w:val="0"/>
      <w:marBottom w:val="0"/>
      <w:divBdr>
        <w:top w:val="none" w:sz="0" w:space="0" w:color="auto"/>
        <w:left w:val="none" w:sz="0" w:space="0" w:color="auto"/>
        <w:bottom w:val="none" w:sz="0" w:space="0" w:color="auto"/>
        <w:right w:val="none" w:sz="0" w:space="0" w:color="auto"/>
      </w:divBdr>
    </w:div>
    <w:div w:id="1100874772">
      <w:marLeft w:val="640"/>
      <w:marRight w:val="0"/>
      <w:marTop w:val="0"/>
      <w:marBottom w:val="0"/>
      <w:divBdr>
        <w:top w:val="none" w:sz="0" w:space="0" w:color="auto"/>
        <w:left w:val="none" w:sz="0" w:space="0" w:color="auto"/>
        <w:bottom w:val="none" w:sz="0" w:space="0" w:color="auto"/>
        <w:right w:val="none" w:sz="0" w:space="0" w:color="auto"/>
      </w:divBdr>
    </w:div>
    <w:div w:id="1104570745">
      <w:marLeft w:val="640"/>
      <w:marRight w:val="0"/>
      <w:marTop w:val="0"/>
      <w:marBottom w:val="0"/>
      <w:divBdr>
        <w:top w:val="none" w:sz="0" w:space="0" w:color="auto"/>
        <w:left w:val="none" w:sz="0" w:space="0" w:color="auto"/>
        <w:bottom w:val="none" w:sz="0" w:space="0" w:color="auto"/>
        <w:right w:val="none" w:sz="0" w:space="0" w:color="auto"/>
      </w:divBdr>
    </w:div>
    <w:div w:id="1106584568">
      <w:marLeft w:val="640"/>
      <w:marRight w:val="0"/>
      <w:marTop w:val="0"/>
      <w:marBottom w:val="0"/>
      <w:divBdr>
        <w:top w:val="none" w:sz="0" w:space="0" w:color="auto"/>
        <w:left w:val="none" w:sz="0" w:space="0" w:color="auto"/>
        <w:bottom w:val="none" w:sz="0" w:space="0" w:color="auto"/>
        <w:right w:val="none" w:sz="0" w:space="0" w:color="auto"/>
      </w:divBdr>
    </w:div>
    <w:div w:id="1106734781">
      <w:marLeft w:val="640"/>
      <w:marRight w:val="0"/>
      <w:marTop w:val="0"/>
      <w:marBottom w:val="0"/>
      <w:divBdr>
        <w:top w:val="none" w:sz="0" w:space="0" w:color="auto"/>
        <w:left w:val="none" w:sz="0" w:space="0" w:color="auto"/>
        <w:bottom w:val="none" w:sz="0" w:space="0" w:color="auto"/>
        <w:right w:val="none" w:sz="0" w:space="0" w:color="auto"/>
      </w:divBdr>
    </w:div>
    <w:div w:id="1107701183">
      <w:marLeft w:val="640"/>
      <w:marRight w:val="0"/>
      <w:marTop w:val="0"/>
      <w:marBottom w:val="0"/>
      <w:divBdr>
        <w:top w:val="none" w:sz="0" w:space="0" w:color="auto"/>
        <w:left w:val="none" w:sz="0" w:space="0" w:color="auto"/>
        <w:bottom w:val="none" w:sz="0" w:space="0" w:color="auto"/>
        <w:right w:val="none" w:sz="0" w:space="0" w:color="auto"/>
      </w:divBdr>
    </w:div>
    <w:div w:id="1108886058">
      <w:marLeft w:val="640"/>
      <w:marRight w:val="0"/>
      <w:marTop w:val="0"/>
      <w:marBottom w:val="0"/>
      <w:divBdr>
        <w:top w:val="none" w:sz="0" w:space="0" w:color="auto"/>
        <w:left w:val="none" w:sz="0" w:space="0" w:color="auto"/>
        <w:bottom w:val="none" w:sz="0" w:space="0" w:color="auto"/>
        <w:right w:val="none" w:sz="0" w:space="0" w:color="auto"/>
      </w:divBdr>
    </w:div>
    <w:div w:id="1109394767">
      <w:marLeft w:val="640"/>
      <w:marRight w:val="0"/>
      <w:marTop w:val="0"/>
      <w:marBottom w:val="0"/>
      <w:divBdr>
        <w:top w:val="none" w:sz="0" w:space="0" w:color="auto"/>
        <w:left w:val="none" w:sz="0" w:space="0" w:color="auto"/>
        <w:bottom w:val="none" w:sz="0" w:space="0" w:color="auto"/>
        <w:right w:val="none" w:sz="0" w:space="0" w:color="auto"/>
      </w:divBdr>
    </w:div>
    <w:div w:id="1116944321">
      <w:marLeft w:val="640"/>
      <w:marRight w:val="0"/>
      <w:marTop w:val="0"/>
      <w:marBottom w:val="0"/>
      <w:divBdr>
        <w:top w:val="none" w:sz="0" w:space="0" w:color="auto"/>
        <w:left w:val="none" w:sz="0" w:space="0" w:color="auto"/>
        <w:bottom w:val="none" w:sz="0" w:space="0" w:color="auto"/>
        <w:right w:val="none" w:sz="0" w:space="0" w:color="auto"/>
      </w:divBdr>
    </w:div>
    <w:div w:id="1117597956">
      <w:marLeft w:val="640"/>
      <w:marRight w:val="0"/>
      <w:marTop w:val="0"/>
      <w:marBottom w:val="0"/>
      <w:divBdr>
        <w:top w:val="none" w:sz="0" w:space="0" w:color="auto"/>
        <w:left w:val="none" w:sz="0" w:space="0" w:color="auto"/>
        <w:bottom w:val="none" w:sz="0" w:space="0" w:color="auto"/>
        <w:right w:val="none" w:sz="0" w:space="0" w:color="auto"/>
      </w:divBdr>
    </w:div>
    <w:div w:id="1118793166">
      <w:marLeft w:val="640"/>
      <w:marRight w:val="0"/>
      <w:marTop w:val="0"/>
      <w:marBottom w:val="0"/>
      <w:divBdr>
        <w:top w:val="none" w:sz="0" w:space="0" w:color="auto"/>
        <w:left w:val="none" w:sz="0" w:space="0" w:color="auto"/>
        <w:bottom w:val="none" w:sz="0" w:space="0" w:color="auto"/>
        <w:right w:val="none" w:sz="0" w:space="0" w:color="auto"/>
      </w:divBdr>
    </w:div>
    <w:div w:id="1118795503">
      <w:marLeft w:val="640"/>
      <w:marRight w:val="0"/>
      <w:marTop w:val="0"/>
      <w:marBottom w:val="0"/>
      <w:divBdr>
        <w:top w:val="none" w:sz="0" w:space="0" w:color="auto"/>
        <w:left w:val="none" w:sz="0" w:space="0" w:color="auto"/>
        <w:bottom w:val="none" w:sz="0" w:space="0" w:color="auto"/>
        <w:right w:val="none" w:sz="0" w:space="0" w:color="auto"/>
      </w:divBdr>
    </w:div>
    <w:div w:id="1119639326">
      <w:marLeft w:val="640"/>
      <w:marRight w:val="0"/>
      <w:marTop w:val="0"/>
      <w:marBottom w:val="0"/>
      <w:divBdr>
        <w:top w:val="none" w:sz="0" w:space="0" w:color="auto"/>
        <w:left w:val="none" w:sz="0" w:space="0" w:color="auto"/>
        <w:bottom w:val="none" w:sz="0" w:space="0" w:color="auto"/>
        <w:right w:val="none" w:sz="0" w:space="0" w:color="auto"/>
      </w:divBdr>
    </w:div>
    <w:div w:id="1119682981">
      <w:marLeft w:val="640"/>
      <w:marRight w:val="0"/>
      <w:marTop w:val="0"/>
      <w:marBottom w:val="0"/>
      <w:divBdr>
        <w:top w:val="none" w:sz="0" w:space="0" w:color="auto"/>
        <w:left w:val="none" w:sz="0" w:space="0" w:color="auto"/>
        <w:bottom w:val="none" w:sz="0" w:space="0" w:color="auto"/>
        <w:right w:val="none" w:sz="0" w:space="0" w:color="auto"/>
      </w:divBdr>
    </w:div>
    <w:div w:id="1127549258">
      <w:marLeft w:val="640"/>
      <w:marRight w:val="0"/>
      <w:marTop w:val="0"/>
      <w:marBottom w:val="0"/>
      <w:divBdr>
        <w:top w:val="none" w:sz="0" w:space="0" w:color="auto"/>
        <w:left w:val="none" w:sz="0" w:space="0" w:color="auto"/>
        <w:bottom w:val="none" w:sz="0" w:space="0" w:color="auto"/>
        <w:right w:val="none" w:sz="0" w:space="0" w:color="auto"/>
      </w:divBdr>
    </w:div>
    <w:div w:id="1131558794">
      <w:marLeft w:val="640"/>
      <w:marRight w:val="0"/>
      <w:marTop w:val="0"/>
      <w:marBottom w:val="0"/>
      <w:divBdr>
        <w:top w:val="none" w:sz="0" w:space="0" w:color="auto"/>
        <w:left w:val="none" w:sz="0" w:space="0" w:color="auto"/>
        <w:bottom w:val="none" w:sz="0" w:space="0" w:color="auto"/>
        <w:right w:val="none" w:sz="0" w:space="0" w:color="auto"/>
      </w:divBdr>
    </w:div>
    <w:div w:id="1136945020">
      <w:marLeft w:val="640"/>
      <w:marRight w:val="0"/>
      <w:marTop w:val="0"/>
      <w:marBottom w:val="0"/>
      <w:divBdr>
        <w:top w:val="none" w:sz="0" w:space="0" w:color="auto"/>
        <w:left w:val="none" w:sz="0" w:space="0" w:color="auto"/>
        <w:bottom w:val="none" w:sz="0" w:space="0" w:color="auto"/>
        <w:right w:val="none" w:sz="0" w:space="0" w:color="auto"/>
      </w:divBdr>
    </w:div>
    <w:div w:id="1137798716">
      <w:marLeft w:val="640"/>
      <w:marRight w:val="0"/>
      <w:marTop w:val="0"/>
      <w:marBottom w:val="0"/>
      <w:divBdr>
        <w:top w:val="none" w:sz="0" w:space="0" w:color="auto"/>
        <w:left w:val="none" w:sz="0" w:space="0" w:color="auto"/>
        <w:bottom w:val="none" w:sz="0" w:space="0" w:color="auto"/>
        <w:right w:val="none" w:sz="0" w:space="0" w:color="auto"/>
      </w:divBdr>
    </w:div>
    <w:div w:id="1139228974">
      <w:marLeft w:val="640"/>
      <w:marRight w:val="0"/>
      <w:marTop w:val="0"/>
      <w:marBottom w:val="0"/>
      <w:divBdr>
        <w:top w:val="none" w:sz="0" w:space="0" w:color="auto"/>
        <w:left w:val="none" w:sz="0" w:space="0" w:color="auto"/>
        <w:bottom w:val="none" w:sz="0" w:space="0" w:color="auto"/>
        <w:right w:val="none" w:sz="0" w:space="0" w:color="auto"/>
      </w:divBdr>
    </w:div>
    <w:div w:id="1140269735">
      <w:marLeft w:val="640"/>
      <w:marRight w:val="0"/>
      <w:marTop w:val="0"/>
      <w:marBottom w:val="0"/>
      <w:divBdr>
        <w:top w:val="none" w:sz="0" w:space="0" w:color="auto"/>
        <w:left w:val="none" w:sz="0" w:space="0" w:color="auto"/>
        <w:bottom w:val="none" w:sz="0" w:space="0" w:color="auto"/>
        <w:right w:val="none" w:sz="0" w:space="0" w:color="auto"/>
      </w:divBdr>
    </w:div>
    <w:div w:id="1142305081">
      <w:marLeft w:val="640"/>
      <w:marRight w:val="0"/>
      <w:marTop w:val="0"/>
      <w:marBottom w:val="0"/>
      <w:divBdr>
        <w:top w:val="none" w:sz="0" w:space="0" w:color="auto"/>
        <w:left w:val="none" w:sz="0" w:space="0" w:color="auto"/>
        <w:bottom w:val="none" w:sz="0" w:space="0" w:color="auto"/>
        <w:right w:val="none" w:sz="0" w:space="0" w:color="auto"/>
      </w:divBdr>
    </w:div>
    <w:div w:id="1142699515">
      <w:marLeft w:val="640"/>
      <w:marRight w:val="0"/>
      <w:marTop w:val="0"/>
      <w:marBottom w:val="0"/>
      <w:divBdr>
        <w:top w:val="none" w:sz="0" w:space="0" w:color="auto"/>
        <w:left w:val="none" w:sz="0" w:space="0" w:color="auto"/>
        <w:bottom w:val="none" w:sz="0" w:space="0" w:color="auto"/>
        <w:right w:val="none" w:sz="0" w:space="0" w:color="auto"/>
      </w:divBdr>
    </w:div>
    <w:div w:id="1144735401">
      <w:marLeft w:val="640"/>
      <w:marRight w:val="0"/>
      <w:marTop w:val="0"/>
      <w:marBottom w:val="0"/>
      <w:divBdr>
        <w:top w:val="none" w:sz="0" w:space="0" w:color="auto"/>
        <w:left w:val="none" w:sz="0" w:space="0" w:color="auto"/>
        <w:bottom w:val="none" w:sz="0" w:space="0" w:color="auto"/>
        <w:right w:val="none" w:sz="0" w:space="0" w:color="auto"/>
      </w:divBdr>
    </w:div>
    <w:div w:id="1146319918">
      <w:marLeft w:val="640"/>
      <w:marRight w:val="0"/>
      <w:marTop w:val="0"/>
      <w:marBottom w:val="0"/>
      <w:divBdr>
        <w:top w:val="none" w:sz="0" w:space="0" w:color="auto"/>
        <w:left w:val="none" w:sz="0" w:space="0" w:color="auto"/>
        <w:bottom w:val="none" w:sz="0" w:space="0" w:color="auto"/>
        <w:right w:val="none" w:sz="0" w:space="0" w:color="auto"/>
      </w:divBdr>
    </w:div>
    <w:div w:id="1151950121">
      <w:marLeft w:val="640"/>
      <w:marRight w:val="0"/>
      <w:marTop w:val="0"/>
      <w:marBottom w:val="0"/>
      <w:divBdr>
        <w:top w:val="none" w:sz="0" w:space="0" w:color="auto"/>
        <w:left w:val="none" w:sz="0" w:space="0" w:color="auto"/>
        <w:bottom w:val="none" w:sz="0" w:space="0" w:color="auto"/>
        <w:right w:val="none" w:sz="0" w:space="0" w:color="auto"/>
      </w:divBdr>
    </w:div>
    <w:div w:id="1155074233">
      <w:marLeft w:val="640"/>
      <w:marRight w:val="0"/>
      <w:marTop w:val="0"/>
      <w:marBottom w:val="0"/>
      <w:divBdr>
        <w:top w:val="none" w:sz="0" w:space="0" w:color="auto"/>
        <w:left w:val="none" w:sz="0" w:space="0" w:color="auto"/>
        <w:bottom w:val="none" w:sz="0" w:space="0" w:color="auto"/>
        <w:right w:val="none" w:sz="0" w:space="0" w:color="auto"/>
      </w:divBdr>
    </w:div>
    <w:div w:id="1160315618">
      <w:marLeft w:val="640"/>
      <w:marRight w:val="0"/>
      <w:marTop w:val="0"/>
      <w:marBottom w:val="0"/>
      <w:divBdr>
        <w:top w:val="none" w:sz="0" w:space="0" w:color="auto"/>
        <w:left w:val="none" w:sz="0" w:space="0" w:color="auto"/>
        <w:bottom w:val="none" w:sz="0" w:space="0" w:color="auto"/>
        <w:right w:val="none" w:sz="0" w:space="0" w:color="auto"/>
      </w:divBdr>
    </w:div>
    <w:div w:id="1164854163">
      <w:marLeft w:val="640"/>
      <w:marRight w:val="0"/>
      <w:marTop w:val="0"/>
      <w:marBottom w:val="0"/>
      <w:divBdr>
        <w:top w:val="none" w:sz="0" w:space="0" w:color="auto"/>
        <w:left w:val="none" w:sz="0" w:space="0" w:color="auto"/>
        <w:bottom w:val="none" w:sz="0" w:space="0" w:color="auto"/>
        <w:right w:val="none" w:sz="0" w:space="0" w:color="auto"/>
      </w:divBdr>
    </w:div>
    <w:div w:id="1168521729">
      <w:bodyDiv w:val="1"/>
      <w:marLeft w:val="0"/>
      <w:marRight w:val="0"/>
      <w:marTop w:val="0"/>
      <w:marBottom w:val="0"/>
      <w:divBdr>
        <w:top w:val="none" w:sz="0" w:space="0" w:color="auto"/>
        <w:left w:val="none" w:sz="0" w:space="0" w:color="auto"/>
        <w:bottom w:val="none" w:sz="0" w:space="0" w:color="auto"/>
        <w:right w:val="none" w:sz="0" w:space="0" w:color="auto"/>
      </w:divBdr>
    </w:div>
    <w:div w:id="1172454840">
      <w:marLeft w:val="640"/>
      <w:marRight w:val="0"/>
      <w:marTop w:val="0"/>
      <w:marBottom w:val="0"/>
      <w:divBdr>
        <w:top w:val="none" w:sz="0" w:space="0" w:color="auto"/>
        <w:left w:val="none" w:sz="0" w:space="0" w:color="auto"/>
        <w:bottom w:val="none" w:sz="0" w:space="0" w:color="auto"/>
        <w:right w:val="none" w:sz="0" w:space="0" w:color="auto"/>
      </w:divBdr>
    </w:div>
    <w:div w:id="1172719516">
      <w:marLeft w:val="640"/>
      <w:marRight w:val="0"/>
      <w:marTop w:val="0"/>
      <w:marBottom w:val="0"/>
      <w:divBdr>
        <w:top w:val="none" w:sz="0" w:space="0" w:color="auto"/>
        <w:left w:val="none" w:sz="0" w:space="0" w:color="auto"/>
        <w:bottom w:val="none" w:sz="0" w:space="0" w:color="auto"/>
        <w:right w:val="none" w:sz="0" w:space="0" w:color="auto"/>
      </w:divBdr>
    </w:div>
    <w:div w:id="1173910805">
      <w:marLeft w:val="640"/>
      <w:marRight w:val="0"/>
      <w:marTop w:val="0"/>
      <w:marBottom w:val="0"/>
      <w:divBdr>
        <w:top w:val="none" w:sz="0" w:space="0" w:color="auto"/>
        <w:left w:val="none" w:sz="0" w:space="0" w:color="auto"/>
        <w:bottom w:val="none" w:sz="0" w:space="0" w:color="auto"/>
        <w:right w:val="none" w:sz="0" w:space="0" w:color="auto"/>
      </w:divBdr>
    </w:div>
    <w:div w:id="1174759993">
      <w:marLeft w:val="640"/>
      <w:marRight w:val="0"/>
      <w:marTop w:val="0"/>
      <w:marBottom w:val="0"/>
      <w:divBdr>
        <w:top w:val="none" w:sz="0" w:space="0" w:color="auto"/>
        <w:left w:val="none" w:sz="0" w:space="0" w:color="auto"/>
        <w:bottom w:val="none" w:sz="0" w:space="0" w:color="auto"/>
        <w:right w:val="none" w:sz="0" w:space="0" w:color="auto"/>
      </w:divBdr>
    </w:div>
    <w:div w:id="1174808307">
      <w:marLeft w:val="640"/>
      <w:marRight w:val="0"/>
      <w:marTop w:val="0"/>
      <w:marBottom w:val="0"/>
      <w:divBdr>
        <w:top w:val="none" w:sz="0" w:space="0" w:color="auto"/>
        <w:left w:val="none" w:sz="0" w:space="0" w:color="auto"/>
        <w:bottom w:val="none" w:sz="0" w:space="0" w:color="auto"/>
        <w:right w:val="none" w:sz="0" w:space="0" w:color="auto"/>
      </w:divBdr>
    </w:div>
    <w:div w:id="1175607522">
      <w:marLeft w:val="640"/>
      <w:marRight w:val="0"/>
      <w:marTop w:val="0"/>
      <w:marBottom w:val="0"/>
      <w:divBdr>
        <w:top w:val="none" w:sz="0" w:space="0" w:color="auto"/>
        <w:left w:val="none" w:sz="0" w:space="0" w:color="auto"/>
        <w:bottom w:val="none" w:sz="0" w:space="0" w:color="auto"/>
        <w:right w:val="none" w:sz="0" w:space="0" w:color="auto"/>
      </w:divBdr>
    </w:div>
    <w:div w:id="1177234333">
      <w:marLeft w:val="640"/>
      <w:marRight w:val="0"/>
      <w:marTop w:val="0"/>
      <w:marBottom w:val="0"/>
      <w:divBdr>
        <w:top w:val="none" w:sz="0" w:space="0" w:color="auto"/>
        <w:left w:val="none" w:sz="0" w:space="0" w:color="auto"/>
        <w:bottom w:val="none" w:sz="0" w:space="0" w:color="auto"/>
        <w:right w:val="none" w:sz="0" w:space="0" w:color="auto"/>
      </w:divBdr>
    </w:div>
    <w:div w:id="1179084696">
      <w:marLeft w:val="640"/>
      <w:marRight w:val="0"/>
      <w:marTop w:val="0"/>
      <w:marBottom w:val="0"/>
      <w:divBdr>
        <w:top w:val="none" w:sz="0" w:space="0" w:color="auto"/>
        <w:left w:val="none" w:sz="0" w:space="0" w:color="auto"/>
        <w:bottom w:val="none" w:sz="0" w:space="0" w:color="auto"/>
        <w:right w:val="none" w:sz="0" w:space="0" w:color="auto"/>
      </w:divBdr>
    </w:div>
    <w:div w:id="1183200954">
      <w:marLeft w:val="640"/>
      <w:marRight w:val="0"/>
      <w:marTop w:val="0"/>
      <w:marBottom w:val="0"/>
      <w:divBdr>
        <w:top w:val="none" w:sz="0" w:space="0" w:color="auto"/>
        <w:left w:val="none" w:sz="0" w:space="0" w:color="auto"/>
        <w:bottom w:val="none" w:sz="0" w:space="0" w:color="auto"/>
        <w:right w:val="none" w:sz="0" w:space="0" w:color="auto"/>
      </w:divBdr>
    </w:div>
    <w:div w:id="1183862688">
      <w:marLeft w:val="640"/>
      <w:marRight w:val="0"/>
      <w:marTop w:val="0"/>
      <w:marBottom w:val="0"/>
      <w:divBdr>
        <w:top w:val="none" w:sz="0" w:space="0" w:color="auto"/>
        <w:left w:val="none" w:sz="0" w:space="0" w:color="auto"/>
        <w:bottom w:val="none" w:sz="0" w:space="0" w:color="auto"/>
        <w:right w:val="none" w:sz="0" w:space="0" w:color="auto"/>
      </w:divBdr>
    </w:div>
    <w:div w:id="1190726564">
      <w:marLeft w:val="640"/>
      <w:marRight w:val="0"/>
      <w:marTop w:val="0"/>
      <w:marBottom w:val="0"/>
      <w:divBdr>
        <w:top w:val="none" w:sz="0" w:space="0" w:color="auto"/>
        <w:left w:val="none" w:sz="0" w:space="0" w:color="auto"/>
        <w:bottom w:val="none" w:sz="0" w:space="0" w:color="auto"/>
        <w:right w:val="none" w:sz="0" w:space="0" w:color="auto"/>
      </w:divBdr>
    </w:div>
    <w:div w:id="1191260495">
      <w:marLeft w:val="640"/>
      <w:marRight w:val="0"/>
      <w:marTop w:val="0"/>
      <w:marBottom w:val="0"/>
      <w:divBdr>
        <w:top w:val="none" w:sz="0" w:space="0" w:color="auto"/>
        <w:left w:val="none" w:sz="0" w:space="0" w:color="auto"/>
        <w:bottom w:val="none" w:sz="0" w:space="0" w:color="auto"/>
        <w:right w:val="none" w:sz="0" w:space="0" w:color="auto"/>
      </w:divBdr>
    </w:div>
    <w:div w:id="1191263041">
      <w:marLeft w:val="640"/>
      <w:marRight w:val="0"/>
      <w:marTop w:val="0"/>
      <w:marBottom w:val="0"/>
      <w:divBdr>
        <w:top w:val="none" w:sz="0" w:space="0" w:color="auto"/>
        <w:left w:val="none" w:sz="0" w:space="0" w:color="auto"/>
        <w:bottom w:val="none" w:sz="0" w:space="0" w:color="auto"/>
        <w:right w:val="none" w:sz="0" w:space="0" w:color="auto"/>
      </w:divBdr>
    </w:div>
    <w:div w:id="1193299131">
      <w:marLeft w:val="640"/>
      <w:marRight w:val="0"/>
      <w:marTop w:val="0"/>
      <w:marBottom w:val="0"/>
      <w:divBdr>
        <w:top w:val="none" w:sz="0" w:space="0" w:color="auto"/>
        <w:left w:val="none" w:sz="0" w:space="0" w:color="auto"/>
        <w:bottom w:val="none" w:sz="0" w:space="0" w:color="auto"/>
        <w:right w:val="none" w:sz="0" w:space="0" w:color="auto"/>
      </w:divBdr>
    </w:div>
    <w:div w:id="1200050481">
      <w:marLeft w:val="640"/>
      <w:marRight w:val="0"/>
      <w:marTop w:val="0"/>
      <w:marBottom w:val="0"/>
      <w:divBdr>
        <w:top w:val="none" w:sz="0" w:space="0" w:color="auto"/>
        <w:left w:val="none" w:sz="0" w:space="0" w:color="auto"/>
        <w:bottom w:val="none" w:sz="0" w:space="0" w:color="auto"/>
        <w:right w:val="none" w:sz="0" w:space="0" w:color="auto"/>
      </w:divBdr>
    </w:div>
    <w:div w:id="1200167440">
      <w:marLeft w:val="640"/>
      <w:marRight w:val="0"/>
      <w:marTop w:val="0"/>
      <w:marBottom w:val="0"/>
      <w:divBdr>
        <w:top w:val="none" w:sz="0" w:space="0" w:color="auto"/>
        <w:left w:val="none" w:sz="0" w:space="0" w:color="auto"/>
        <w:bottom w:val="none" w:sz="0" w:space="0" w:color="auto"/>
        <w:right w:val="none" w:sz="0" w:space="0" w:color="auto"/>
      </w:divBdr>
    </w:div>
    <w:div w:id="1200434213">
      <w:marLeft w:val="640"/>
      <w:marRight w:val="0"/>
      <w:marTop w:val="0"/>
      <w:marBottom w:val="0"/>
      <w:divBdr>
        <w:top w:val="none" w:sz="0" w:space="0" w:color="auto"/>
        <w:left w:val="none" w:sz="0" w:space="0" w:color="auto"/>
        <w:bottom w:val="none" w:sz="0" w:space="0" w:color="auto"/>
        <w:right w:val="none" w:sz="0" w:space="0" w:color="auto"/>
      </w:divBdr>
    </w:div>
    <w:div w:id="1205676522">
      <w:marLeft w:val="640"/>
      <w:marRight w:val="0"/>
      <w:marTop w:val="0"/>
      <w:marBottom w:val="0"/>
      <w:divBdr>
        <w:top w:val="none" w:sz="0" w:space="0" w:color="auto"/>
        <w:left w:val="none" w:sz="0" w:space="0" w:color="auto"/>
        <w:bottom w:val="none" w:sz="0" w:space="0" w:color="auto"/>
        <w:right w:val="none" w:sz="0" w:space="0" w:color="auto"/>
      </w:divBdr>
    </w:div>
    <w:div w:id="1206678811">
      <w:marLeft w:val="640"/>
      <w:marRight w:val="0"/>
      <w:marTop w:val="0"/>
      <w:marBottom w:val="0"/>
      <w:divBdr>
        <w:top w:val="none" w:sz="0" w:space="0" w:color="auto"/>
        <w:left w:val="none" w:sz="0" w:space="0" w:color="auto"/>
        <w:bottom w:val="none" w:sz="0" w:space="0" w:color="auto"/>
        <w:right w:val="none" w:sz="0" w:space="0" w:color="auto"/>
      </w:divBdr>
    </w:div>
    <w:div w:id="1209952420">
      <w:marLeft w:val="640"/>
      <w:marRight w:val="0"/>
      <w:marTop w:val="0"/>
      <w:marBottom w:val="0"/>
      <w:divBdr>
        <w:top w:val="none" w:sz="0" w:space="0" w:color="auto"/>
        <w:left w:val="none" w:sz="0" w:space="0" w:color="auto"/>
        <w:bottom w:val="none" w:sz="0" w:space="0" w:color="auto"/>
        <w:right w:val="none" w:sz="0" w:space="0" w:color="auto"/>
      </w:divBdr>
    </w:div>
    <w:div w:id="1210188695">
      <w:marLeft w:val="640"/>
      <w:marRight w:val="0"/>
      <w:marTop w:val="0"/>
      <w:marBottom w:val="0"/>
      <w:divBdr>
        <w:top w:val="none" w:sz="0" w:space="0" w:color="auto"/>
        <w:left w:val="none" w:sz="0" w:space="0" w:color="auto"/>
        <w:bottom w:val="none" w:sz="0" w:space="0" w:color="auto"/>
        <w:right w:val="none" w:sz="0" w:space="0" w:color="auto"/>
      </w:divBdr>
    </w:div>
    <w:div w:id="1213273137">
      <w:marLeft w:val="640"/>
      <w:marRight w:val="0"/>
      <w:marTop w:val="0"/>
      <w:marBottom w:val="0"/>
      <w:divBdr>
        <w:top w:val="none" w:sz="0" w:space="0" w:color="auto"/>
        <w:left w:val="none" w:sz="0" w:space="0" w:color="auto"/>
        <w:bottom w:val="none" w:sz="0" w:space="0" w:color="auto"/>
        <w:right w:val="none" w:sz="0" w:space="0" w:color="auto"/>
      </w:divBdr>
    </w:div>
    <w:div w:id="1214780525">
      <w:marLeft w:val="640"/>
      <w:marRight w:val="0"/>
      <w:marTop w:val="0"/>
      <w:marBottom w:val="0"/>
      <w:divBdr>
        <w:top w:val="none" w:sz="0" w:space="0" w:color="auto"/>
        <w:left w:val="none" w:sz="0" w:space="0" w:color="auto"/>
        <w:bottom w:val="none" w:sz="0" w:space="0" w:color="auto"/>
        <w:right w:val="none" w:sz="0" w:space="0" w:color="auto"/>
      </w:divBdr>
    </w:div>
    <w:div w:id="1214998535">
      <w:marLeft w:val="640"/>
      <w:marRight w:val="0"/>
      <w:marTop w:val="0"/>
      <w:marBottom w:val="0"/>
      <w:divBdr>
        <w:top w:val="none" w:sz="0" w:space="0" w:color="auto"/>
        <w:left w:val="none" w:sz="0" w:space="0" w:color="auto"/>
        <w:bottom w:val="none" w:sz="0" w:space="0" w:color="auto"/>
        <w:right w:val="none" w:sz="0" w:space="0" w:color="auto"/>
      </w:divBdr>
    </w:div>
    <w:div w:id="1215463238">
      <w:marLeft w:val="640"/>
      <w:marRight w:val="0"/>
      <w:marTop w:val="0"/>
      <w:marBottom w:val="0"/>
      <w:divBdr>
        <w:top w:val="none" w:sz="0" w:space="0" w:color="auto"/>
        <w:left w:val="none" w:sz="0" w:space="0" w:color="auto"/>
        <w:bottom w:val="none" w:sz="0" w:space="0" w:color="auto"/>
        <w:right w:val="none" w:sz="0" w:space="0" w:color="auto"/>
      </w:divBdr>
    </w:div>
    <w:div w:id="1216163192">
      <w:marLeft w:val="640"/>
      <w:marRight w:val="0"/>
      <w:marTop w:val="0"/>
      <w:marBottom w:val="0"/>
      <w:divBdr>
        <w:top w:val="none" w:sz="0" w:space="0" w:color="auto"/>
        <w:left w:val="none" w:sz="0" w:space="0" w:color="auto"/>
        <w:bottom w:val="none" w:sz="0" w:space="0" w:color="auto"/>
        <w:right w:val="none" w:sz="0" w:space="0" w:color="auto"/>
      </w:divBdr>
    </w:div>
    <w:div w:id="1218518181">
      <w:marLeft w:val="640"/>
      <w:marRight w:val="0"/>
      <w:marTop w:val="0"/>
      <w:marBottom w:val="0"/>
      <w:divBdr>
        <w:top w:val="none" w:sz="0" w:space="0" w:color="auto"/>
        <w:left w:val="none" w:sz="0" w:space="0" w:color="auto"/>
        <w:bottom w:val="none" w:sz="0" w:space="0" w:color="auto"/>
        <w:right w:val="none" w:sz="0" w:space="0" w:color="auto"/>
      </w:divBdr>
    </w:div>
    <w:div w:id="1221745971">
      <w:marLeft w:val="640"/>
      <w:marRight w:val="0"/>
      <w:marTop w:val="0"/>
      <w:marBottom w:val="0"/>
      <w:divBdr>
        <w:top w:val="none" w:sz="0" w:space="0" w:color="auto"/>
        <w:left w:val="none" w:sz="0" w:space="0" w:color="auto"/>
        <w:bottom w:val="none" w:sz="0" w:space="0" w:color="auto"/>
        <w:right w:val="none" w:sz="0" w:space="0" w:color="auto"/>
      </w:divBdr>
    </w:div>
    <w:div w:id="1223059020">
      <w:marLeft w:val="640"/>
      <w:marRight w:val="0"/>
      <w:marTop w:val="0"/>
      <w:marBottom w:val="0"/>
      <w:divBdr>
        <w:top w:val="none" w:sz="0" w:space="0" w:color="auto"/>
        <w:left w:val="none" w:sz="0" w:space="0" w:color="auto"/>
        <w:bottom w:val="none" w:sz="0" w:space="0" w:color="auto"/>
        <w:right w:val="none" w:sz="0" w:space="0" w:color="auto"/>
      </w:divBdr>
    </w:div>
    <w:div w:id="1224415727">
      <w:marLeft w:val="640"/>
      <w:marRight w:val="0"/>
      <w:marTop w:val="0"/>
      <w:marBottom w:val="0"/>
      <w:divBdr>
        <w:top w:val="none" w:sz="0" w:space="0" w:color="auto"/>
        <w:left w:val="none" w:sz="0" w:space="0" w:color="auto"/>
        <w:bottom w:val="none" w:sz="0" w:space="0" w:color="auto"/>
        <w:right w:val="none" w:sz="0" w:space="0" w:color="auto"/>
      </w:divBdr>
    </w:div>
    <w:div w:id="1225481645">
      <w:marLeft w:val="640"/>
      <w:marRight w:val="0"/>
      <w:marTop w:val="0"/>
      <w:marBottom w:val="0"/>
      <w:divBdr>
        <w:top w:val="none" w:sz="0" w:space="0" w:color="auto"/>
        <w:left w:val="none" w:sz="0" w:space="0" w:color="auto"/>
        <w:bottom w:val="none" w:sz="0" w:space="0" w:color="auto"/>
        <w:right w:val="none" w:sz="0" w:space="0" w:color="auto"/>
      </w:divBdr>
    </w:div>
    <w:div w:id="1225987175">
      <w:marLeft w:val="640"/>
      <w:marRight w:val="0"/>
      <w:marTop w:val="0"/>
      <w:marBottom w:val="0"/>
      <w:divBdr>
        <w:top w:val="none" w:sz="0" w:space="0" w:color="auto"/>
        <w:left w:val="none" w:sz="0" w:space="0" w:color="auto"/>
        <w:bottom w:val="none" w:sz="0" w:space="0" w:color="auto"/>
        <w:right w:val="none" w:sz="0" w:space="0" w:color="auto"/>
      </w:divBdr>
    </w:div>
    <w:div w:id="1227910832">
      <w:marLeft w:val="640"/>
      <w:marRight w:val="0"/>
      <w:marTop w:val="0"/>
      <w:marBottom w:val="0"/>
      <w:divBdr>
        <w:top w:val="none" w:sz="0" w:space="0" w:color="auto"/>
        <w:left w:val="none" w:sz="0" w:space="0" w:color="auto"/>
        <w:bottom w:val="none" w:sz="0" w:space="0" w:color="auto"/>
        <w:right w:val="none" w:sz="0" w:space="0" w:color="auto"/>
      </w:divBdr>
    </w:div>
    <w:div w:id="1230731866">
      <w:marLeft w:val="640"/>
      <w:marRight w:val="0"/>
      <w:marTop w:val="0"/>
      <w:marBottom w:val="0"/>
      <w:divBdr>
        <w:top w:val="none" w:sz="0" w:space="0" w:color="auto"/>
        <w:left w:val="none" w:sz="0" w:space="0" w:color="auto"/>
        <w:bottom w:val="none" w:sz="0" w:space="0" w:color="auto"/>
        <w:right w:val="none" w:sz="0" w:space="0" w:color="auto"/>
      </w:divBdr>
    </w:div>
    <w:div w:id="1231422262">
      <w:marLeft w:val="640"/>
      <w:marRight w:val="0"/>
      <w:marTop w:val="0"/>
      <w:marBottom w:val="0"/>
      <w:divBdr>
        <w:top w:val="none" w:sz="0" w:space="0" w:color="auto"/>
        <w:left w:val="none" w:sz="0" w:space="0" w:color="auto"/>
        <w:bottom w:val="none" w:sz="0" w:space="0" w:color="auto"/>
        <w:right w:val="none" w:sz="0" w:space="0" w:color="auto"/>
      </w:divBdr>
    </w:div>
    <w:div w:id="1235891707">
      <w:marLeft w:val="640"/>
      <w:marRight w:val="0"/>
      <w:marTop w:val="0"/>
      <w:marBottom w:val="0"/>
      <w:divBdr>
        <w:top w:val="none" w:sz="0" w:space="0" w:color="auto"/>
        <w:left w:val="none" w:sz="0" w:space="0" w:color="auto"/>
        <w:bottom w:val="none" w:sz="0" w:space="0" w:color="auto"/>
        <w:right w:val="none" w:sz="0" w:space="0" w:color="auto"/>
      </w:divBdr>
    </w:div>
    <w:div w:id="1239369550">
      <w:marLeft w:val="640"/>
      <w:marRight w:val="0"/>
      <w:marTop w:val="0"/>
      <w:marBottom w:val="0"/>
      <w:divBdr>
        <w:top w:val="none" w:sz="0" w:space="0" w:color="auto"/>
        <w:left w:val="none" w:sz="0" w:space="0" w:color="auto"/>
        <w:bottom w:val="none" w:sz="0" w:space="0" w:color="auto"/>
        <w:right w:val="none" w:sz="0" w:space="0" w:color="auto"/>
      </w:divBdr>
    </w:div>
    <w:div w:id="1240556151">
      <w:marLeft w:val="640"/>
      <w:marRight w:val="0"/>
      <w:marTop w:val="0"/>
      <w:marBottom w:val="0"/>
      <w:divBdr>
        <w:top w:val="none" w:sz="0" w:space="0" w:color="auto"/>
        <w:left w:val="none" w:sz="0" w:space="0" w:color="auto"/>
        <w:bottom w:val="none" w:sz="0" w:space="0" w:color="auto"/>
        <w:right w:val="none" w:sz="0" w:space="0" w:color="auto"/>
      </w:divBdr>
    </w:div>
    <w:div w:id="1242637269">
      <w:marLeft w:val="640"/>
      <w:marRight w:val="0"/>
      <w:marTop w:val="0"/>
      <w:marBottom w:val="0"/>
      <w:divBdr>
        <w:top w:val="none" w:sz="0" w:space="0" w:color="auto"/>
        <w:left w:val="none" w:sz="0" w:space="0" w:color="auto"/>
        <w:bottom w:val="none" w:sz="0" w:space="0" w:color="auto"/>
        <w:right w:val="none" w:sz="0" w:space="0" w:color="auto"/>
      </w:divBdr>
    </w:div>
    <w:div w:id="1242904844">
      <w:marLeft w:val="640"/>
      <w:marRight w:val="0"/>
      <w:marTop w:val="0"/>
      <w:marBottom w:val="0"/>
      <w:divBdr>
        <w:top w:val="none" w:sz="0" w:space="0" w:color="auto"/>
        <w:left w:val="none" w:sz="0" w:space="0" w:color="auto"/>
        <w:bottom w:val="none" w:sz="0" w:space="0" w:color="auto"/>
        <w:right w:val="none" w:sz="0" w:space="0" w:color="auto"/>
      </w:divBdr>
    </w:div>
    <w:div w:id="1245989753">
      <w:marLeft w:val="640"/>
      <w:marRight w:val="0"/>
      <w:marTop w:val="0"/>
      <w:marBottom w:val="0"/>
      <w:divBdr>
        <w:top w:val="none" w:sz="0" w:space="0" w:color="auto"/>
        <w:left w:val="none" w:sz="0" w:space="0" w:color="auto"/>
        <w:bottom w:val="none" w:sz="0" w:space="0" w:color="auto"/>
        <w:right w:val="none" w:sz="0" w:space="0" w:color="auto"/>
      </w:divBdr>
    </w:div>
    <w:div w:id="1246300529">
      <w:marLeft w:val="640"/>
      <w:marRight w:val="0"/>
      <w:marTop w:val="0"/>
      <w:marBottom w:val="0"/>
      <w:divBdr>
        <w:top w:val="none" w:sz="0" w:space="0" w:color="auto"/>
        <w:left w:val="none" w:sz="0" w:space="0" w:color="auto"/>
        <w:bottom w:val="none" w:sz="0" w:space="0" w:color="auto"/>
        <w:right w:val="none" w:sz="0" w:space="0" w:color="auto"/>
      </w:divBdr>
    </w:div>
    <w:div w:id="1247767243">
      <w:marLeft w:val="640"/>
      <w:marRight w:val="0"/>
      <w:marTop w:val="0"/>
      <w:marBottom w:val="0"/>
      <w:divBdr>
        <w:top w:val="none" w:sz="0" w:space="0" w:color="auto"/>
        <w:left w:val="none" w:sz="0" w:space="0" w:color="auto"/>
        <w:bottom w:val="none" w:sz="0" w:space="0" w:color="auto"/>
        <w:right w:val="none" w:sz="0" w:space="0" w:color="auto"/>
      </w:divBdr>
    </w:div>
    <w:div w:id="1249003207">
      <w:marLeft w:val="640"/>
      <w:marRight w:val="0"/>
      <w:marTop w:val="0"/>
      <w:marBottom w:val="0"/>
      <w:divBdr>
        <w:top w:val="none" w:sz="0" w:space="0" w:color="auto"/>
        <w:left w:val="none" w:sz="0" w:space="0" w:color="auto"/>
        <w:bottom w:val="none" w:sz="0" w:space="0" w:color="auto"/>
        <w:right w:val="none" w:sz="0" w:space="0" w:color="auto"/>
      </w:divBdr>
    </w:div>
    <w:div w:id="1249192260">
      <w:marLeft w:val="640"/>
      <w:marRight w:val="0"/>
      <w:marTop w:val="0"/>
      <w:marBottom w:val="0"/>
      <w:divBdr>
        <w:top w:val="none" w:sz="0" w:space="0" w:color="auto"/>
        <w:left w:val="none" w:sz="0" w:space="0" w:color="auto"/>
        <w:bottom w:val="none" w:sz="0" w:space="0" w:color="auto"/>
        <w:right w:val="none" w:sz="0" w:space="0" w:color="auto"/>
      </w:divBdr>
    </w:div>
    <w:div w:id="1253008477">
      <w:marLeft w:val="640"/>
      <w:marRight w:val="0"/>
      <w:marTop w:val="0"/>
      <w:marBottom w:val="0"/>
      <w:divBdr>
        <w:top w:val="none" w:sz="0" w:space="0" w:color="auto"/>
        <w:left w:val="none" w:sz="0" w:space="0" w:color="auto"/>
        <w:bottom w:val="none" w:sz="0" w:space="0" w:color="auto"/>
        <w:right w:val="none" w:sz="0" w:space="0" w:color="auto"/>
      </w:divBdr>
    </w:div>
    <w:div w:id="1254512724">
      <w:marLeft w:val="640"/>
      <w:marRight w:val="0"/>
      <w:marTop w:val="0"/>
      <w:marBottom w:val="0"/>
      <w:divBdr>
        <w:top w:val="none" w:sz="0" w:space="0" w:color="auto"/>
        <w:left w:val="none" w:sz="0" w:space="0" w:color="auto"/>
        <w:bottom w:val="none" w:sz="0" w:space="0" w:color="auto"/>
        <w:right w:val="none" w:sz="0" w:space="0" w:color="auto"/>
      </w:divBdr>
    </w:div>
    <w:div w:id="1254781793">
      <w:marLeft w:val="640"/>
      <w:marRight w:val="0"/>
      <w:marTop w:val="0"/>
      <w:marBottom w:val="0"/>
      <w:divBdr>
        <w:top w:val="none" w:sz="0" w:space="0" w:color="auto"/>
        <w:left w:val="none" w:sz="0" w:space="0" w:color="auto"/>
        <w:bottom w:val="none" w:sz="0" w:space="0" w:color="auto"/>
        <w:right w:val="none" w:sz="0" w:space="0" w:color="auto"/>
      </w:divBdr>
    </w:div>
    <w:div w:id="1255279854">
      <w:marLeft w:val="640"/>
      <w:marRight w:val="0"/>
      <w:marTop w:val="0"/>
      <w:marBottom w:val="0"/>
      <w:divBdr>
        <w:top w:val="none" w:sz="0" w:space="0" w:color="auto"/>
        <w:left w:val="none" w:sz="0" w:space="0" w:color="auto"/>
        <w:bottom w:val="none" w:sz="0" w:space="0" w:color="auto"/>
        <w:right w:val="none" w:sz="0" w:space="0" w:color="auto"/>
      </w:divBdr>
    </w:div>
    <w:div w:id="1256397704">
      <w:marLeft w:val="640"/>
      <w:marRight w:val="0"/>
      <w:marTop w:val="0"/>
      <w:marBottom w:val="0"/>
      <w:divBdr>
        <w:top w:val="none" w:sz="0" w:space="0" w:color="auto"/>
        <w:left w:val="none" w:sz="0" w:space="0" w:color="auto"/>
        <w:bottom w:val="none" w:sz="0" w:space="0" w:color="auto"/>
        <w:right w:val="none" w:sz="0" w:space="0" w:color="auto"/>
      </w:divBdr>
    </w:div>
    <w:div w:id="1256786491">
      <w:marLeft w:val="640"/>
      <w:marRight w:val="0"/>
      <w:marTop w:val="0"/>
      <w:marBottom w:val="0"/>
      <w:divBdr>
        <w:top w:val="none" w:sz="0" w:space="0" w:color="auto"/>
        <w:left w:val="none" w:sz="0" w:space="0" w:color="auto"/>
        <w:bottom w:val="none" w:sz="0" w:space="0" w:color="auto"/>
        <w:right w:val="none" w:sz="0" w:space="0" w:color="auto"/>
      </w:divBdr>
    </w:div>
    <w:div w:id="1257786258">
      <w:marLeft w:val="640"/>
      <w:marRight w:val="0"/>
      <w:marTop w:val="0"/>
      <w:marBottom w:val="0"/>
      <w:divBdr>
        <w:top w:val="none" w:sz="0" w:space="0" w:color="auto"/>
        <w:left w:val="none" w:sz="0" w:space="0" w:color="auto"/>
        <w:bottom w:val="none" w:sz="0" w:space="0" w:color="auto"/>
        <w:right w:val="none" w:sz="0" w:space="0" w:color="auto"/>
      </w:divBdr>
    </w:div>
    <w:div w:id="1262758422">
      <w:marLeft w:val="640"/>
      <w:marRight w:val="0"/>
      <w:marTop w:val="0"/>
      <w:marBottom w:val="0"/>
      <w:divBdr>
        <w:top w:val="none" w:sz="0" w:space="0" w:color="auto"/>
        <w:left w:val="none" w:sz="0" w:space="0" w:color="auto"/>
        <w:bottom w:val="none" w:sz="0" w:space="0" w:color="auto"/>
        <w:right w:val="none" w:sz="0" w:space="0" w:color="auto"/>
      </w:divBdr>
    </w:div>
    <w:div w:id="1263761318">
      <w:marLeft w:val="640"/>
      <w:marRight w:val="0"/>
      <w:marTop w:val="0"/>
      <w:marBottom w:val="0"/>
      <w:divBdr>
        <w:top w:val="none" w:sz="0" w:space="0" w:color="auto"/>
        <w:left w:val="none" w:sz="0" w:space="0" w:color="auto"/>
        <w:bottom w:val="none" w:sz="0" w:space="0" w:color="auto"/>
        <w:right w:val="none" w:sz="0" w:space="0" w:color="auto"/>
      </w:divBdr>
    </w:div>
    <w:div w:id="1264190910">
      <w:marLeft w:val="640"/>
      <w:marRight w:val="0"/>
      <w:marTop w:val="0"/>
      <w:marBottom w:val="0"/>
      <w:divBdr>
        <w:top w:val="none" w:sz="0" w:space="0" w:color="auto"/>
        <w:left w:val="none" w:sz="0" w:space="0" w:color="auto"/>
        <w:bottom w:val="none" w:sz="0" w:space="0" w:color="auto"/>
        <w:right w:val="none" w:sz="0" w:space="0" w:color="auto"/>
      </w:divBdr>
    </w:div>
    <w:div w:id="1265528994">
      <w:marLeft w:val="640"/>
      <w:marRight w:val="0"/>
      <w:marTop w:val="0"/>
      <w:marBottom w:val="0"/>
      <w:divBdr>
        <w:top w:val="none" w:sz="0" w:space="0" w:color="auto"/>
        <w:left w:val="none" w:sz="0" w:space="0" w:color="auto"/>
        <w:bottom w:val="none" w:sz="0" w:space="0" w:color="auto"/>
        <w:right w:val="none" w:sz="0" w:space="0" w:color="auto"/>
      </w:divBdr>
    </w:div>
    <w:div w:id="1266229087">
      <w:marLeft w:val="640"/>
      <w:marRight w:val="0"/>
      <w:marTop w:val="0"/>
      <w:marBottom w:val="0"/>
      <w:divBdr>
        <w:top w:val="none" w:sz="0" w:space="0" w:color="auto"/>
        <w:left w:val="none" w:sz="0" w:space="0" w:color="auto"/>
        <w:bottom w:val="none" w:sz="0" w:space="0" w:color="auto"/>
        <w:right w:val="none" w:sz="0" w:space="0" w:color="auto"/>
      </w:divBdr>
    </w:div>
    <w:div w:id="1270163412">
      <w:marLeft w:val="640"/>
      <w:marRight w:val="0"/>
      <w:marTop w:val="0"/>
      <w:marBottom w:val="0"/>
      <w:divBdr>
        <w:top w:val="none" w:sz="0" w:space="0" w:color="auto"/>
        <w:left w:val="none" w:sz="0" w:space="0" w:color="auto"/>
        <w:bottom w:val="none" w:sz="0" w:space="0" w:color="auto"/>
        <w:right w:val="none" w:sz="0" w:space="0" w:color="auto"/>
      </w:divBdr>
    </w:div>
    <w:div w:id="1270309773">
      <w:marLeft w:val="640"/>
      <w:marRight w:val="0"/>
      <w:marTop w:val="0"/>
      <w:marBottom w:val="0"/>
      <w:divBdr>
        <w:top w:val="none" w:sz="0" w:space="0" w:color="auto"/>
        <w:left w:val="none" w:sz="0" w:space="0" w:color="auto"/>
        <w:bottom w:val="none" w:sz="0" w:space="0" w:color="auto"/>
        <w:right w:val="none" w:sz="0" w:space="0" w:color="auto"/>
      </w:divBdr>
    </w:div>
    <w:div w:id="1271627247">
      <w:marLeft w:val="640"/>
      <w:marRight w:val="0"/>
      <w:marTop w:val="0"/>
      <w:marBottom w:val="0"/>
      <w:divBdr>
        <w:top w:val="none" w:sz="0" w:space="0" w:color="auto"/>
        <w:left w:val="none" w:sz="0" w:space="0" w:color="auto"/>
        <w:bottom w:val="none" w:sz="0" w:space="0" w:color="auto"/>
        <w:right w:val="none" w:sz="0" w:space="0" w:color="auto"/>
      </w:divBdr>
    </w:div>
    <w:div w:id="1276601956">
      <w:marLeft w:val="640"/>
      <w:marRight w:val="0"/>
      <w:marTop w:val="0"/>
      <w:marBottom w:val="0"/>
      <w:divBdr>
        <w:top w:val="none" w:sz="0" w:space="0" w:color="auto"/>
        <w:left w:val="none" w:sz="0" w:space="0" w:color="auto"/>
        <w:bottom w:val="none" w:sz="0" w:space="0" w:color="auto"/>
        <w:right w:val="none" w:sz="0" w:space="0" w:color="auto"/>
      </w:divBdr>
    </w:div>
    <w:div w:id="1280650014">
      <w:marLeft w:val="640"/>
      <w:marRight w:val="0"/>
      <w:marTop w:val="0"/>
      <w:marBottom w:val="0"/>
      <w:divBdr>
        <w:top w:val="none" w:sz="0" w:space="0" w:color="auto"/>
        <w:left w:val="none" w:sz="0" w:space="0" w:color="auto"/>
        <w:bottom w:val="none" w:sz="0" w:space="0" w:color="auto"/>
        <w:right w:val="none" w:sz="0" w:space="0" w:color="auto"/>
      </w:divBdr>
    </w:div>
    <w:div w:id="1282958064">
      <w:marLeft w:val="640"/>
      <w:marRight w:val="0"/>
      <w:marTop w:val="0"/>
      <w:marBottom w:val="0"/>
      <w:divBdr>
        <w:top w:val="none" w:sz="0" w:space="0" w:color="auto"/>
        <w:left w:val="none" w:sz="0" w:space="0" w:color="auto"/>
        <w:bottom w:val="none" w:sz="0" w:space="0" w:color="auto"/>
        <w:right w:val="none" w:sz="0" w:space="0" w:color="auto"/>
      </w:divBdr>
    </w:div>
    <w:div w:id="1284077821">
      <w:marLeft w:val="640"/>
      <w:marRight w:val="0"/>
      <w:marTop w:val="0"/>
      <w:marBottom w:val="0"/>
      <w:divBdr>
        <w:top w:val="none" w:sz="0" w:space="0" w:color="auto"/>
        <w:left w:val="none" w:sz="0" w:space="0" w:color="auto"/>
        <w:bottom w:val="none" w:sz="0" w:space="0" w:color="auto"/>
        <w:right w:val="none" w:sz="0" w:space="0" w:color="auto"/>
      </w:divBdr>
    </w:div>
    <w:div w:id="1286424044">
      <w:marLeft w:val="640"/>
      <w:marRight w:val="0"/>
      <w:marTop w:val="0"/>
      <w:marBottom w:val="0"/>
      <w:divBdr>
        <w:top w:val="none" w:sz="0" w:space="0" w:color="auto"/>
        <w:left w:val="none" w:sz="0" w:space="0" w:color="auto"/>
        <w:bottom w:val="none" w:sz="0" w:space="0" w:color="auto"/>
        <w:right w:val="none" w:sz="0" w:space="0" w:color="auto"/>
      </w:divBdr>
    </w:div>
    <w:div w:id="1287738993">
      <w:marLeft w:val="640"/>
      <w:marRight w:val="0"/>
      <w:marTop w:val="0"/>
      <w:marBottom w:val="0"/>
      <w:divBdr>
        <w:top w:val="none" w:sz="0" w:space="0" w:color="auto"/>
        <w:left w:val="none" w:sz="0" w:space="0" w:color="auto"/>
        <w:bottom w:val="none" w:sz="0" w:space="0" w:color="auto"/>
        <w:right w:val="none" w:sz="0" w:space="0" w:color="auto"/>
      </w:divBdr>
    </w:div>
    <w:div w:id="1291286171">
      <w:marLeft w:val="640"/>
      <w:marRight w:val="0"/>
      <w:marTop w:val="0"/>
      <w:marBottom w:val="0"/>
      <w:divBdr>
        <w:top w:val="none" w:sz="0" w:space="0" w:color="auto"/>
        <w:left w:val="none" w:sz="0" w:space="0" w:color="auto"/>
        <w:bottom w:val="none" w:sz="0" w:space="0" w:color="auto"/>
        <w:right w:val="none" w:sz="0" w:space="0" w:color="auto"/>
      </w:divBdr>
    </w:div>
    <w:div w:id="1291665676">
      <w:marLeft w:val="640"/>
      <w:marRight w:val="0"/>
      <w:marTop w:val="0"/>
      <w:marBottom w:val="0"/>
      <w:divBdr>
        <w:top w:val="none" w:sz="0" w:space="0" w:color="auto"/>
        <w:left w:val="none" w:sz="0" w:space="0" w:color="auto"/>
        <w:bottom w:val="none" w:sz="0" w:space="0" w:color="auto"/>
        <w:right w:val="none" w:sz="0" w:space="0" w:color="auto"/>
      </w:divBdr>
    </w:div>
    <w:div w:id="1293513577">
      <w:marLeft w:val="640"/>
      <w:marRight w:val="0"/>
      <w:marTop w:val="0"/>
      <w:marBottom w:val="0"/>
      <w:divBdr>
        <w:top w:val="none" w:sz="0" w:space="0" w:color="auto"/>
        <w:left w:val="none" w:sz="0" w:space="0" w:color="auto"/>
        <w:bottom w:val="none" w:sz="0" w:space="0" w:color="auto"/>
        <w:right w:val="none" w:sz="0" w:space="0" w:color="auto"/>
      </w:divBdr>
    </w:div>
    <w:div w:id="1293750484">
      <w:marLeft w:val="640"/>
      <w:marRight w:val="0"/>
      <w:marTop w:val="0"/>
      <w:marBottom w:val="0"/>
      <w:divBdr>
        <w:top w:val="none" w:sz="0" w:space="0" w:color="auto"/>
        <w:left w:val="none" w:sz="0" w:space="0" w:color="auto"/>
        <w:bottom w:val="none" w:sz="0" w:space="0" w:color="auto"/>
        <w:right w:val="none" w:sz="0" w:space="0" w:color="auto"/>
      </w:divBdr>
    </w:div>
    <w:div w:id="1293948357">
      <w:marLeft w:val="640"/>
      <w:marRight w:val="0"/>
      <w:marTop w:val="0"/>
      <w:marBottom w:val="0"/>
      <w:divBdr>
        <w:top w:val="none" w:sz="0" w:space="0" w:color="auto"/>
        <w:left w:val="none" w:sz="0" w:space="0" w:color="auto"/>
        <w:bottom w:val="none" w:sz="0" w:space="0" w:color="auto"/>
        <w:right w:val="none" w:sz="0" w:space="0" w:color="auto"/>
      </w:divBdr>
    </w:div>
    <w:div w:id="1295213830">
      <w:marLeft w:val="640"/>
      <w:marRight w:val="0"/>
      <w:marTop w:val="0"/>
      <w:marBottom w:val="0"/>
      <w:divBdr>
        <w:top w:val="none" w:sz="0" w:space="0" w:color="auto"/>
        <w:left w:val="none" w:sz="0" w:space="0" w:color="auto"/>
        <w:bottom w:val="none" w:sz="0" w:space="0" w:color="auto"/>
        <w:right w:val="none" w:sz="0" w:space="0" w:color="auto"/>
      </w:divBdr>
    </w:div>
    <w:div w:id="1295988369">
      <w:marLeft w:val="640"/>
      <w:marRight w:val="0"/>
      <w:marTop w:val="0"/>
      <w:marBottom w:val="0"/>
      <w:divBdr>
        <w:top w:val="none" w:sz="0" w:space="0" w:color="auto"/>
        <w:left w:val="none" w:sz="0" w:space="0" w:color="auto"/>
        <w:bottom w:val="none" w:sz="0" w:space="0" w:color="auto"/>
        <w:right w:val="none" w:sz="0" w:space="0" w:color="auto"/>
      </w:divBdr>
    </w:div>
    <w:div w:id="1300378403">
      <w:marLeft w:val="640"/>
      <w:marRight w:val="0"/>
      <w:marTop w:val="0"/>
      <w:marBottom w:val="0"/>
      <w:divBdr>
        <w:top w:val="none" w:sz="0" w:space="0" w:color="auto"/>
        <w:left w:val="none" w:sz="0" w:space="0" w:color="auto"/>
        <w:bottom w:val="none" w:sz="0" w:space="0" w:color="auto"/>
        <w:right w:val="none" w:sz="0" w:space="0" w:color="auto"/>
      </w:divBdr>
    </w:div>
    <w:div w:id="1300380090">
      <w:marLeft w:val="640"/>
      <w:marRight w:val="0"/>
      <w:marTop w:val="0"/>
      <w:marBottom w:val="0"/>
      <w:divBdr>
        <w:top w:val="none" w:sz="0" w:space="0" w:color="auto"/>
        <w:left w:val="none" w:sz="0" w:space="0" w:color="auto"/>
        <w:bottom w:val="none" w:sz="0" w:space="0" w:color="auto"/>
        <w:right w:val="none" w:sz="0" w:space="0" w:color="auto"/>
      </w:divBdr>
    </w:div>
    <w:div w:id="1302879876">
      <w:marLeft w:val="640"/>
      <w:marRight w:val="0"/>
      <w:marTop w:val="0"/>
      <w:marBottom w:val="0"/>
      <w:divBdr>
        <w:top w:val="none" w:sz="0" w:space="0" w:color="auto"/>
        <w:left w:val="none" w:sz="0" w:space="0" w:color="auto"/>
        <w:bottom w:val="none" w:sz="0" w:space="0" w:color="auto"/>
        <w:right w:val="none" w:sz="0" w:space="0" w:color="auto"/>
      </w:divBdr>
    </w:div>
    <w:div w:id="1303533788">
      <w:marLeft w:val="640"/>
      <w:marRight w:val="0"/>
      <w:marTop w:val="0"/>
      <w:marBottom w:val="0"/>
      <w:divBdr>
        <w:top w:val="none" w:sz="0" w:space="0" w:color="auto"/>
        <w:left w:val="none" w:sz="0" w:space="0" w:color="auto"/>
        <w:bottom w:val="none" w:sz="0" w:space="0" w:color="auto"/>
        <w:right w:val="none" w:sz="0" w:space="0" w:color="auto"/>
      </w:divBdr>
    </w:div>
    <w:div w:id="1304459286">
      <w:marLeft w:val="640"/>
      <w:marRight w:val="0"/>
      <w:marTop w:val="0"/>
      <w:marBottom w:val="0"/>
      <w:divBdr>
        <w:top w:val="none" w:sz="0" w:space="0" w:color="auto"/>
        <w:left w:val="none" w:sz="0" w:space="0" w:color="auto"/>
        <w:bottom w:val="none" w:sz="0" w:space="0" w:color="auto"/>
        <w:right w:val="none" w:sz="0" w:space="0" w:color="auto"/>
      </w:divBdr>
    </w:div>
    <w:div w:id="1306621737">
      <w:marLeft w:val="640"/>
      <w:marRight w:val="0"/>
      <w:marTop w:val="0"/>
      <w:marBottom w:val="0"/>
      <w:divBdr>
        <w:top w:val="none" w:sz="0" w:space="0" w:color="auto"/>
        <w:left w:val="none" w:sz="0" w:space="0" w:color="auto"/>
        <w:bottom w:val="none" w:sz="0" w:space="0" w:color="auto"/>
        <w:right w:val="none" w:sz="0" w:space="0" w:color="auto"/>
      </w:divBdr>
    </w:div>
    <w:div w:id="1315379803">
      <w:marLeft w:val="640"/>
      <w:marRight w:val="0"/>
      <w:marTop w:val="0"/>
      <w:marBottom w:val="0"/>
      <w:divBdr>
        <w:top w:val="none" w:sz="0" w:space="0" w:color="auto"/>
        <w:left w:val="none" w:sz="0" w:space="0" w:color="auto"/>
        <w:bottom w:val="none" w:sz="0" w:space="0" w:color="auto"/>
        <w:right w:val="none" w:sz="0" w:space="0" w:color="auto"/>
      </w:divBdr>
    </w:div>
    <w:div w:id="1316377534">
      <w:marLeft w:val="640"/>
      <w:marRight w:val="0"/>
      <w:marTop w:val="0"/>
      <w:marBottom w:val="0"/>
      <w:divBdr>
        <w:top w:val="none" w:sz="0" w:space="0" w:color="auto"/>
        <w:left w:val="none" w:sz="0" w:space="0" w:color="auto"/>
        <w:bottom w:val="none" w:sz="0" w:space="0" w:color="auto"/>
        <w:right w:val="none" w:sz="0" w:space="0" w:color="auto"/>
      </w:divBdr>
    </w:div>
    <w:div w:id="1322344500">
      <w:marLeft w:val="640"/>
      <w:marRight w:val="0"/>
      <w:marTop w:val="0"/>
      <w:marBottom w:val="0"/>
      <w:divBdr>
        <w:top w:val="none" w:sz="0" w:space="0" w:color="auto"/>
        <w:left w:val="none" w:sz="0" w:space="0" w:color="auto"/>
        <w:bottom w:val="none" w:sz="0" w:space="0" w:color="auto"/>
        <w:right w:val="none" w:sz="0" w:space="0" w:color="auto"/>
      </w:divBdr>
    </w:div>
    <w:div w:id="1325087395">
      <w:marLeft w:val="640"/>
      <w:marRight w:val="0"/>
      <w:marTop w:val="0"/>
      <w:marBottom w:val="0"/>
      <w:divBdr>
        <w:top w:val="none" w:sz="0" w:space="0" w:color="auto"/>
        <w:left w:val="none" w:sz="0" w:space="0" w:color="auto"/>
        <w:bottom w:val="none" w:sz="0" w:space="0" w:color="auto"/>
        <w:right w:val="none" w:sz="0" w:space="0" w:color="auto"/>
      </w:divBdr>
    </w:div>
    <w:div w:id="1325740073">
      <w:marLeft w:val="640"/>
      <w:marRight w:val="0"/>
      <w:marTop w:val="0"/>
      <w:marBottom w:val="0"/>
      <w:divBdr>
        <w:top w:val="none" w:sz="0" w:space="0" w:color="auto"/>
        <w:left w:val="none" w:sz="0" w:space="0" w:color="auto"/>
        <w:bottom w:val="none" w:sz="0" w:space="0" w:color="auto"/>
        <w:right w:val="none" w:sz="0" w:space="0" w:color="auto"/>
      </w:divBdr>
    </w:div>
    <w:div w:id="1325936128">
      <w:marLeft w:val="640"/>
      <w:marRight w:val="0"/>
      <w:marTop w:val="0"/>
      <w:marBottom w:val="0"/>
      <w:divBdr>
        <w:top w:val="none" w:sz="0" w:space="0" w:color="auto"/>
        <w:left w:val="none" w:sz="0" w:space="0" w:color="auto"/>
        <w:bottom w:val="none" w:sz="0" w:space="0" w:color="auto"/>
        <w:right w:val="none" w:sz="0" w:space="0" w:color="auto"/>
      </w:divBdr>
    </w:div>
    <w:div w:id="1329597746">
      <w:marLeft w:val="640"/>
      <w:marRight w:val="0"/>
      <w:marTop w:val="0"/>
      <w:marBottom w:val="0"/>
      <w:divBdr>
        <w:top w:val="none" w:sz="0" w:space="0" w:color="auto"/>
        <w:left w:val="none" w:sz="0" w:space="0" w:color="auto"/>
        <w:bottom w:val="none" w:sz="0" w:space="0" w:color="auto"/>
        <w:right w:val="none" w:sz="0" w:space="0" w:color="auto"/>
      </w:divBdr>
    </w:div>
    <w:div w:id="1330908289">
      <w:marLeft w:val="640"/>
      <w:marRight w:val="0"/>
      <w:marTop w:val="0"/>
      <w:marBottom w:val="0"/>
      <w:divBdr>
        <w:top w:val="none" w:sz="0" w:space="0" w:color="auto"/>
        <w:left w:val="none" w:sz="0" w:space="0" w:color="auto"/>
        <w:bottom w:val="none" w:sz="0" w:space="0" w:color="auto"/>
        <w:right w:val="none" w:sz="0" w:space="0" w:color="auto"/>
      </w:divBdr>
    </w:div>
    <w:div w:id="1339575761">
      <w:marLeft w:val="640"/>
      <w:marRight w:val="0"/>
      <w:marTop w:val="0"/>
      <w:marBottom w:val="0"/>
      <w:divBdr>
        <w:top w:val="none" w:sz="0" w:space="0" w:color="auto"/>
        <w:left w:val="none" w:sz="0" w:space="0" w:color="auto"/>
        <w:bottom w:val="none" w:sz="0" w:space="0" w:color="auto"/>
        <w:right w:val="none" w:sz="0" w:space="0" w:color="auto"/>
      </w:divBdr>
    </w:div>
    <w:div w:id="1339889018">
      <w:marLeft w:val="640"/>
      <w:marRight w:val="0"/>
      <w:marTop w:val="0"/>
      <w:marBottom w:val="0"/>
      <w:divBdr>
        <w:top w:val="none" w:sz="0" w:space="0" w:color="auto"/>
        <w:left w:val="none" w:sz="0" w:space="0" w:color="auto"/>
        <w:bottom w:val="none" w:sz="0" w:space="0" w:color="auto"/>
        <w:right w:val="none" w:sz="0" w:space="0" w:color="auto"/>
      </w:divBdr>
    </w:div>
    <w:div w:id="1341784145">
      <w:marLeft w:val="640"/>
      <w:marRight w:val="0"/>
      <w:marTop w:val="0"/>
      <w:marBottom w:val="0"/>
      <w:divBdr>
        <w:top w:val="none" w:sz="0" w:space="0" w:color="auto"/>
        <w:left w:val="none" w:sz="0" w:space="0" w:color="auto"/>
        <w:bottom w:val="none" w:sz="0" w:space="0" w:color="auto"/>
        <w:right w:val="none" w:sz="0" w:space="0" w:color="auto"/>
      </w:divBdr>
    </w:div>
    <w:div w:id="1342704740">
      <w:marLeft w:val="640"/>
      <w:marRight w:val="0"/>
      <w:marTop w:val="0"/>
      <w:marBottom w:val="0"/>
      <w:divBdr>
        <w:top w:val="none" w:sz="0" w:space="0" w:color="auto"/>
        <w:left w:val="none" w:sz="0" w:space="0" w:color="auto"/>
        <w:bottom w:val="none" w:sz="0" w:space="0" w:color="auto"/>
        <w:right w:val="none" w:sz="0" w:space="0" w:color="auto"/>
      </w:divBdr>
    </w:div>
    <w:div w:id="1342859048">
      <w:marLeft w:val="640"/>
      <w:marRight w:val="0"/>
      <w:marTop w:val="0"/>
      <w:marBottom w:val="0"/>
      <w:divBdr>
        <w:top w:val="none" w:sz="0" w:space="0" w:color="auto"/>
        <w:left w:val="none" w:sz="0" w:space="0" w:color="auto"/>
        <w:bottom w:val="none" w:sz="0" w:space="0" w:color="auto"/>
        <w:right w:val="none" w:sz="0" w:space="0" w:color="auto"/>
      </w:divBdr>
    </w:div>
    <w:div w:id="1343121362">
      <w:marLeft w:val="640"/>
      <w:marRight w:val="0"/>
      <w:marTop w:val="0"/>
      <w:marBottom w:val="0"/>
      <w:divBdr>
        <w:top w:val="none" w:sz="0" w:space="0" w:color="auto"/>
        <w:left w:val="none" w:sz="0" w:space="0" w:color="auto"/>
        <w:bottom w:val="none" w:sz="0" w:space="0" w:color="auto"/>
        <w:right w:val="none" w:sz="0" w:space="0" w:color="auto"/>
      </w:divBdr>
    </w:div>
    <w:div w:id="1352603767">
      <w:marLeft w:val="640"/>
      <w:marRight w:val="0"/>
      <w:marTop w:val="0"/>
      <w:marBottom w:val="0"/>
      <w:divBdr>
        <w:top w:val="none" w:sz="0" w:space="0" w:color="auto"/>
        <w:left w:val="none" w:sz="0" w:space="0" w:color="auto"/>
        <w:bottom w:val="none" w:sz="0" w:space="0" w:color="auto"/>
        <w:right w:val="none" w:sz="0" w:space="0" w:color="auto"/>
      </w:divBdr>
    </w:div>
    <w:div w:id="1352953213">
      <w:marLeft w:val="640"/>
      <w:marRight w:val="0"/>
      <w:marTop w:val="0"/>
      <w:marBottom w:val="0"/>
      <w:divBdr>
        <w:top w:val="none" w:sz="0" w:space="0" w:color="auto"/>
        <w:left w:val="none" w:sz="0" w:space="0" w:color="auto"/>
        <w:bottom w:val="none" w:sz="0" w:space="0" w:color="auto"/>
        <w:right w:val="none" w:sz="0" w:space="0" w:color="auto"/>
      </w:divBdr>
    </w:div>
    <w:div w:id="1357658910">
      <w:marLeft w:val="640"/>
      <w:marRight w:val="0"/>
      <w:marTop w:val="0"/>
      <w:marBottom w:val="0"/>
      <w:divBdr>
        <w:top w:val="none" w:sz="0" w:space="0" w:color="auto"/>
        <w:left w:val="none" w:sz="0" w:space="0" w:color="auto"/>
        <w:bottom w:val="none" w:sz="0" w:space="0" w:color="auto"/>
        <w:right w:val="none" w:sz="0" w:space="0" w:color="auto"/>
      </w:divBdr>
    </w:div>
    <w:div w:id="1357661449">
      <w:marLeft w:val="640"/>
      <w:marRight w:val="0"/>
      <w:marTop w:val="0"/>
      <w:marBottom w:val="0"/>
      <w:divBdr>
        <w:top w:val="none" w:sz="0" w:space="0" w:color="auto"/>
        <w:left w:val="none" w:sz="0" w:space="0" w:color="auto"/>
        <w:bottom w:val="none" w:sz="0" w:space="0" w:color="auto"/>
        <w:right w:val="none" w:sz="0" w:space="0" w:color="auto"/>
      </w:divBdr>
    </w:div>
    <w:div w:id="1358963392">
      <w:marLeft w:val="640"/>
      <w:marRight w:val="0"/>
      <w:marTop w:val="0"/>
      <w:marBottom w:val="0"/>
      <w:divBdr>
        <w:top w:val="none" w:sz="0" w:space="0" w:color="auto"/>
        <w:left w:val="none" w:sz="0" w:space="0" w:color="auto"/>
        <w:bottom w:val="none" w:sz="0" w:space="0" w:color="auto"/>
        <w:right w:val="none" w:sz="0" w:space="0" w:color="auto"/>
      </w:divBdr>
    </w:div>
    <w:div w:id="1362631054">
      <w:marLeft w:val="640"/>
      <w:marRight w:val="0"/>
      <w:marTop w:val="0"/>
      <w:marBottom w:val="0"/>
      <w:divBdr>
        <w:top w:val="none" w:sz="0" w:space="0" w:color="auto"/>
        <w:left w:val="none" w:sz="0" w:space="0" w:color="auto"/>
        <w:bottom w:val="none" w:sz="0" w:space="0" w:color="auto"/>
        <w:right w:val="none" w:sz="0" w:space="0" w:color="auto"/>
      </w:divBdr>
    </w:div>
    <w:div w:id="1362972213">
      <w:marLeft w:val="640"/>
      <w:marRight w:val="0"/>
      <w:marTop w:val="0"/>
      <w:marBottom w:val="0"/>
      <w:divBdr>
        <w:top w:val="none" w:sz="0" w:space="0" w:color="auto"/>
        <w:left w:val="none" w:sz="0" w:space="0" w:color="auto"/>
        <w:bottom w:val="none" w:sz="0" w:space="0" w:color="auto"/>
        <w:right w:val="none" w:sz="0" w:space="0" w:color="auto"/>
      </w:divBdr>
    </w:div>
    <w:div w:id="1368605254">
      <w:marLeft w:val="640"/>
      <w:marRight w:val="0"/>
      <w:marTop w:val="0"/>
      <w:marBottom w:val="0"/>
      <w:divBdr>
        <w:top w:val="none" w:sz="0" w:space="0" w:color="auto"/>
        <w:left w:val="none" w:sz="0" w:space="0" w:color="auto"/>
        <w:bottom w:val="none" w:sz="0" w:space="0" w:color="auto"/>
        <w:right w:val="none" w:sz="0" w:space="0" w:color="auto"/>
      </w:divBdr>
    </w:div>
    <w:div w:id="1374039592">
      <w:marLeft w:val="640"/>
      <w:marRight w:val="0"/>
      <w:marTop w:val="0"/>
      <w:marBottom w:val="0"/>
      <w:divBdr>
        <w:top w:val="none" w:sz="0" w:space="0" w:color="auto"/>
        <w:left w:val="none" w:sz="0" w:space="0" w:color="auto"/>
        <w:bottom w:val="none" w:sz="0" w:space="0" w:color="auto"/>
        <w:right w:val="none" w:sz="0" w:space="0" w:color="auto"/>
      </w:divBdr>
    </w:div>
    <w:div w:id="1379821813">
      <w:marLeft w:val="640"/>
      <w:marRight w:val="0"/>
      <w:marTop w:val="0"/>
      <w:marBottom w:val="0"/>
      <w:divBdr>
        <w:top w:val="none" w:sz="0" w:space="0" w:color="auto"/>
        <w:left w:val="none" w:sz="0" w:space="0" w:color="auto"/>
        <w:bottom w:val="none" w:sz="0" w:space="0" w:color="auto"/>
        <w:right w:val="none" w:sz="0" w:space="0" w:color="auto"/>
      </w:divBdr>
    </w:div>
    <w:div w:id="1379860947">
      <w:marLeft w:val="640"/>
      <w:marRight w:val="0"/>
      <w:marTop w:val="0"/>
      <w:marBottom w:val="0"/>
      <w:divBdr>
        <w:top w:val="none" w:sz="0" w:space="0" w:color="auto"/>
        <w:left w:val="none" w:sz="0" w:space="0" w:color="auto"/>
        <w:bottom w:val="none" w:sz="0" w:space="0" w:color="auto"/>
        <w:right w:val="none" w:sz="0" w:space="0" w:color="auto"/>
      </w:divBdr>
    </w:div>
    <w:div w:id="1384452692">
      <w:marLeft w:val="640"/>
      <w:marRight w:val="0"/>
      <w:marTop w:val="0"/>
      <w:marBottom w:val="0"/>
      <w:divBdr>
        <w:top w:val="none" w:sz="0" w:space="0" w:color="auto"/>
        <w:left w:val="none" w:sz="0" w:space="0" w:color="auto"/>
        <w:bottom w:val="none" w:sz="0" w:space="0" w:color="auto"/>
        <w:right w:val="none" w:sz="0" w:space="0" w:color="auto"/>
      </w:divBdr>
    </w:div>
    <w:div w:id="1385835484">
      <w:marLeft w:val="640"/>
      <w:marRight w:val="0"/>
      <w:marTop w:val="0"/>
      <w:marBottom w:val="0"/>
      <w:divBdr>
        <w:top w:val="none" w:sz="0" w:space="0" w:color="auto"/>
        <w:left w:val="none" w:sz="0" w:space="0" w:color="auto"/>
        <w:bottom w:val="none" w:sz="0" w:space="0" w:color="auto"/>
        <w:right w:val="none" w:sz="0" w:space="0" w:color="auto"/>
      </w:divBdr>
    </w:div>
    <w:div w:id="1388993083">
      <w:marLeft w:val="640"/>
      <w:marRight w:val="0"/>
      <w:marTop w:val="0"/>
      <w:marBottom w:val="0"/>
      <w:divBdr>
        <w:top w:val="none" w:sz="0" w:space="0" w:color="auto"/>
        <w:left w:val="none" w:sz="0" w:space="0" w:color="auto"/>
        <w:bottom w:val="none" w:sz="0" w:space="0" w:color="auto"/>
        <w:right w:val="none" w:sz="0" w:space="0" w:color="auto"/>
      </w:divBdr>
    </w:div>
    <w:div w:id="1390373897">
      <w:marLeft w:val="640"/>
      <w:marRight w:val="0"/>
      <w:marTop w:val="0"/>
      <w:marBottom w:val="0"/>
      <w:divBdr>
        <w:top w:val="none" w:sz="0" w:space="0" w:color="auto"/>
        <w:left w:val="none" w:sz="0" w:space="0" w:color="auto"/>
        <w:bottom w:val="none" w:sz="0" w:space="0" w:color="auto"/>
        <w:right w:val="none" w:sz="0" w:space="0" w:color="auto"/>
      </w:divBdr>
    </w:div>
    <w:div w:id="1391152405">
      <w:marLeft w:val="640"/>
      <w:marRight w:val="0"/>
      <w:marTop w:val="0"/>
      <w:marBottom w:val="0"/>
      <w:divBdr>
        <w:top w:val="none" w:sz="0" w:space="0" w:color="auto"/>
        <w:left w:val="none" w:sz="0" w:space="0" w:color="auto"/>
        <w:bottom w:val="none" w:sz="0" w:space="0" w:color="auto"/>
        <w:right w:val="none" w:sz="0" w:space="0" w:color="auto"/>
      </w:divBdr>
    </w:div>
    <w:div w:id="1394352537">
      <w:marLeft w:val="640"/>
      <w:marRight w:val="0"/>
      <w:marTop w:val="0"/>
      <w:marBottom w:val="0"/>
      <w:divBdr>
        <w:top w:val="none" w:sz="0" w:space="0" w:color="auto"/>
        <w:left w:val="none" w:sz="0" w:space="0" w:color="auto"/>
        <w:bottom w:val="none" w:sz="0" w:space="0" w:color="auto"/>
        <w:right w:val="none" w:sz="0" w:space="0" w:color="auto"/>
      </w:divBdr>
    </w:div>
    <w:div w:id="1397627830">
      <w:marLeft w:val="640"/>
      <w:marRight w:val="0"/>
      <w:marTop w:val="0"/>
      <w:marBottom w:val="0"/>
      <w:divBdr>
        <w:top w:val="none" w:sz="0" w:space="0" w:color="auto"/>
        <w:left w:val="none" w:sz="0" w:space="0" w:color="auto"/>
        <w:bottom w:val="none" w:sz="0" w:space="0" w:color="auto"/>
        <w:right w:val="none" w:sz="0" w:space="0" w:color="auto"/>
      </w:divBdr>
    </w:div>
    <w:div w:id="1397779393">
      <w:marLeft w:val="640"/>
      <w:marRight w:val="0"/>
      <w:marTop w:val="0"/>
      <w:marBottom w:val="0"/>
      <w:divBdr>
        <w:top w:val="none" w:sz="0" w:space="0" w:color="auto"/>
        <w:left w:val="none" w:sz="0" w:space="0" w:color="auto"/>
        <w:bottom w:val="none" w:sz="0" w:space="0" w:color="auto"/>
        <w:right w:val="none" w:sz="0" w:space="0" w:color="auto"/>
      </w:divBdr>
    </w:div>
    <w:div w:id="1402870990">
      <w:marLeft w:val="640"/>
      <w:marRight w:val="0"/>
      <w:marTop w:val="0"/>
      <w:marBottom w:val="0"/>
      <w:divBdr>
        <w:top w:val="none" w:sz="0" w:space="0" w:color="auto"/>
        <w:left w:val="none" w:sz="0" w:space="0" w:color="auto"/>
        <w:bottom w:val="none" w:sz="0" w:space="0" w:color="auto"/>
        <w:right w:val="none" w:sz="0" w:space="0" w:color="auto"/>
      </w:divBdr>
    </w:div>
    <w:div w:id="1407145034">
      <w:marLeft w:val="640"/>
      <w:marRight w:val="0"/>
      <w:marTop w:val="0"/>
      <w:marBottom w:val="0"/>
      <w:divBdr>
        <w:top w:val="none" w:sz="0" w:space="0" w:color="auto"/>
        <w:left w:val="none" w:sz="0" w:space="0" w:color="auto"/>
        <w:bottom w:val="none" w:sz="0" w:space="0" w:color="auto"/>
        <w:right w:val="none" w:sz="0" w:space="0" w:color="auto"/>
      </w:divBdr>
    </w:div>
    <w:div w:id="1407145317">
      <w:marLeft w:val="640"/>
      <w:marRight w:val="0"/>
      <w:marTop w:val="0"/>
      <w:marBottom w:val="0"/>
      <w:divBdr>
        <w:top w:val="none" w:sz="0" w:space="0" w:color="auto"/>
        <w:left w:val="none" w:sz="0" w:space="0" w:color="auto"/>
        <w:bottom w:val="none" w:sz="0" w:space="0" w:color="auto"/>
        <w:right w:val="none" w:sz="0" w:space="0" w:color="auto"/>
      </w:divBdr>
    </w:div>
    <w:div w:id="1410035269">
      <w:marLeft w:val="640"/>
      <w:marRight w:val="0"/>
      <w:marTop w:val="0"/>
      <w:marBottom w:val="0"/>
      <w:divBdr>
        <w:top w:val="none" w:sz="0" w:space="0" w:color="auto"/>
        <w:left w:val="none" w:sz="0" w:space="0" w:color="auto"/>
        <w:bottom w:val="none" w:sz="0" w:space="0" w:color="auto"/>
        <w:right w:val="none" w:sz="0" w:space="0" w:color="auto"/>
      </w:divBdr>
    </w:div>
    <w:div w:id="1410423645">
      <w:marLeft w:val="640"/>
      <w:marRight w:val="0"/>
      <w:marTop w:val="0"/>
      <w:marBottom w:val="0"/>
      <w:divBdr>
        <w:top w:val="none" w:sz="0" w:space="0" w:color="auto"/>
        <w:left w:val="none" w:sz="0" w:space="0" w:color="auto"/>
        <w:bottom w:val="none" w:sz="0" w:space="0" w:color="auto"/>
        <w:right w:val="none" w:sz="0" w:space="0" w:color="auto"/>
      </w:divBdr>
    </w:div>
    <w:div w:id="1410498458">
      <w:marLeft w:val="640"/>
      <w:marRight w:val="0"/>
      <w:marTop w:val="0"/>
      <w:marBottom w:val="0"/>
      <w:divBdr>
        <w:top w:val="none" w:sz="0" w:space="0" w:color="auto"/>
        <w:left w:val="none" w:sz="0" w:space="0" w:color="auto"/>
        <w:bottom w:val="none" w:sz="0" w:space="0" w:color="auto"/>
        <w:right w:val="none" w:sz="0" w:space="0" w:color="auto"/>
      </w:divBdr>
    </w:div>
    <w:div w:id="1412966802">
      <w:marLeft w:val="640"/>
      <w:marRight w:val="0"/>
      <w:marTop w:val="0"/>
      <w:marBottom w:val="0"/>
      <w:divBdr>
        <w:top w:val="none" w:sz="0" w:space="0" w:color="auto"/>
        <w:left w:val="none" w:sz="0" w:space="0" w:color="auto"/>
        <w:bottom w:val="none" w:sz="0" w:space="0" w:color="auto"/>
        <w:right w:val="none" w:sz="0" w:space="0" w:color="auto"/>
      </w:divBdr>
    </w:div>
    <w:div w:id="1414937533">
      <w:marLeft w:val="640"/>
      <w:marRight w:val="0"/>
      <w:marTop w:val="0"/>
      <w:marBottom w:val="0"/>
      <w:divBdr>
        <w:top w:val="none" w:sz="0" w:space="0" w:color="auto"/>
        <w:left w:val="none" w:sz="0" w:space="0" w:color="auto"/>
        <w:bottom w:val="none" w:sz="0" w:space="0" w:color="auto"/>
        <w:right w:val="none" w:sz="0" w:space="0" w:color="auto"/>
      </w:divBdr>
    </w:div>
    <w:div w:id="1417240958">
      <w:marLeft w:val="640"/>
      <w:marRight w:val="0"/>
      <w:marTop w:val="0"/>
      <w:marBottom w:val="0"/>
      <w:divBdr>
        <w:top w:val="none" w:sz="0" w:space="0" w:color="auto"/>
        <w:left w:val="none" w:sz="0" w:space="0" w:color="auto"/>
        <w:bottom w:val="none" w:sz="0" w:space="0" w:color="auto"/>
        <w:right w:val="none" w:sz="0" w:space="0" w:color="auto"/>
      </w:divBdr>
    </w:div>
    <w:div w:id="1417937310">
      <w:marLeft w:val="640"/>
      <w:marRight w:val="0"/>
      <w:marTop w:val="0"/>
      <w:marBottom w:val="0"/>
      <w:divBdr>
        <w:top w:val="none" w:sz="0" w:space="0" w:color="auto"/>
        <w:left w:val="none" w:sz="0" w:space="0" w:color="auto"/>
        <w:bottom w:val="none" w:sz="0" w:space="0" w:color="auto"/>
        <w:right w:val="none" w:sz="0" w:space="0" w:color="auto"/>
      </w:divBdr>
    </w:div>
    <w:div w:id="1420061919">
      <w:marLeft w:val="640"/>
      <w:marRight w:val="0"/>
      <w:marTop w:val="0"/>
      <w:marBottom w:val="0"/>
      <w:divBdr>
        <w:top w:val="none" w:sz="0" w:space="0" w:color="auto"/>
        <w:left w:val="none" w:sz="0" w:space="0" w:color="auto"/>
        <w:bottom w:val="none" w:sz="0" w:space="0" w:color="auto"/>
        <w:right w:val="none" w:sz="0" w:space="0" w:color="auto"/>
      </w:divBdr>
    </w:div>
    <w:div w:id="1424566847">
      <w:marLeft w:val="640"/>
      <w:marRight w:val="0"/>
      <w:marTop w:val="0"/>
      <w:marBottom w:val="0"/>
      <w:divBdr>
        <w:top w:val="none" w:sz="0" w:space="0" w:color="auto"/>
        <w:left w:val="none" w:sz="0" w:space="0" w:color="auto"/>
        <w:bottom w:val="none" w:sz="0" w:space="0" w:color="auto"/>
        <w:right w:val="none" w:sz="0" w:space="0" w:color="auto"/>
      </w:divBdr>
    </w:div>
    <w:div w:id="1430615284">
      <w:marLeft w:val="640"/>
      <w:marRight w:val="0"/>
      <w:marTop w:val="0"/>
      <w:marBottom w:val="0"/>
      <w:divBdr>
        <w:top w:val="none" w:sz="0" w:space="0" w:color="auto"/>
        <w:left w:val="none" w:sz="0" w:space="0" w:color="auto"/>
        <w:bottom w:val="none" w:sz="0" w:space="0" w:color="auto"/>
        <w:right w:val="none" w:sz="0" w:space="0" w:color="auto"/>
      </w:divBdr>
    </w:div>
    <w:div w:id="1431121142">
      <w:marLeft w:val="640"/>
      <w:marRight w:val="0"/>
      <w:marTop w:val="0"/>
      <w:marBottom w:val="0"/>
      <w:divBdr>
        <w:top w:val="none" w:sz="0" w:space="0" w:color="auto"/>
        <w:left w:val="none" w:sz="0" w:space="0" w:color="auto"/>
        <w:bottom w:val="none" w:sz="0" w:space="0" w:color="auto"/>
        <w:right w:val="none" w:sz="0" w:space="0" w:color="auto"/>
      </w:divBdr>
    </w:div>
    <w:div w:id="1431701463">
      <w:marLeft w:val="640"/>
      <w:marRight w:val="0"/>
      <w:marTop w:val="0"/>
      <w:marBottom w:val="0"/>
      <w:divBdr>
        <w:top w:val="none" w:sz="0" w:space="0" w:color="auto"/>
        <w:left w:val="none" w:sz="0" w:space="0" w:color="auto"/>
        <w:bottom w:val="none" w:sz="0" w:space="0" w:color="auto"/>
        <w:right w:val="none" w:sz="0" w:space="0" w:color="auto"/>
      </w:divBdr>
    </w:div>
    <w:div w:id="1432899879">
      <w:marLeft w:val="640"/>
      <w:marRight w:val="0"/>
      <w:marTop w:val="0"/>
      <w:marBottom w:val="0"/>
      <w:divBdr>
        <w:top w:val="none" w:sz="0" w:space="0" w:color="auto"/>
        <w:left w:val="none" w:sz="0" w:space="0" w:color="auto"/>
        <w:bottom w:val="none" w:sz="0" w:space="0" w:color="auto"/>
        <w:right w:val="none" w:sz="0" w:space="0" w:color="auto"/>
      </w:divBdr>
    </w:div>
    <w:div w:id="1435320522">
      <w:marLeft w:val="640"/>
      <w:marRight w:val="0"/>
      <w:marTop w:val="0"/>
      <w:marBottom w:val="0"/>
      <w:divBdr>
        <w:top w:val="none" w:sz="0" w:space="0" w:color="auto"/>
        <w:left w:val="none" w:sz="0" w:space="0" w:color="auto"/>
        <w:bottom w:val="none" w:sz="0" w:space="0" w:color="auto"/>
        <w:right w:val="none" w:sz="0" w:space="0" w:color="auto"/>
      </w:divBdr>
    </w:div>
    <w:div w:id="1435785567">
      <w:marLeft w:val="640"/>
      <w:marRight w:val="0"/>
      <w:marTop w:val="0"/>
      <w:marBottom w:val="0"/>
      <w:divBdr>
        <w:top w:val="none" w:sz="0" w:space="0" w:color="auto"/>
        <w:left w:val="none" w:sz="0" w:space="0" w:color="auto"/>
        <w:bottom w:val="none" w:sz="0" w:space="0" w:color="auto"/>
        <w:right w:val="none" w:sz="0" w:space="0" w:color="auto"/>
      </w:divBdr>
    </w:div>
    <w:div w:id="1437402862">
      <w:marLeft w:val="640"/>
      <w:marRight w:val="0"/>
      <w:marTop w:val="0"/>
      <w:marBottom w:val="0"/>
      <w:divBdr>
        <w:top w:val="none" w:sz="0" w:space="0" w:color="auto"/>
        <w:left w:val="none" w:sz="0" w:space="0" w:color="auto"/>
        <w:bottom w:val="none" w:sz="0" w:space="0" w:color="auto"/>
        <w:right w:val="none" w:sz="0" w:space="0" w:color="auto"/>
      </w:divBdr>
    </w:div>
    <w:div w:id="1437676678">
      <w:marLeft w:val="640"/>
      <w:marRight w:val="0"/>
      <w:marTop w:val="0"/>
      <w:marBottom w:val="0"/>
      <w:divBdr>
        <w:top w:val="none" w:sz="0" w:space="0" w:color="auto"/>
        <w:left w:val="none" w:sz="0" w:space="0" w:color="auto"/>
        <w:bottom w:val="none" w:sz="0" w:space="0" w:color="auto"/>
        <w:right w:val="none" w:sz="0" w:space="0" w:color="auto"/>
      </w:divBdr>
    </w:div>
    <w:div w:id="1440643347">
      <w:marLeft w:val="640"/>
      <w:marRight w:val="0"/>
      <w:marTop w:val="0"/>
      <w:marBottom w:val="0"/>
      <w:divBdr>
        <w:top w:val="none" w:sz="0" w:space="0" w:color="auto"/>
        <w:left w:val="none" w:sz="0" w:space="0" w:color="auto"/>
        <w:bottom w:val="none" w:sz="0" w:space="0" w:color="auto"/>
        <w:right w:val="none" w:sz="0" w:space="0" w:color="auto"/>
      </w:divBdr>
    </w:div>
    <w:div w:id="1440681474">
      <w:marLeft w:val="640"/>
      <w:marRight w:val="0"/>
      <w:marTop w:val="0"/>
      <w:marBottom w:val="0"/>
      <w:divBdr>
        <w:top w:val="none" w:sz="0" w:space="0" w:color="auto"/>
        <w:left w:val="none" w:sz="0" w:space="0" w:color="auto"/>
        <w:bottom w:val="none" w:sz="0" w:space="0" w:color="auto"/>
        <w:right w:val="none" w:sz="0" w:space="0" w:color="auto"/>
      </w:divBdr>
    </w:div>
    <w:div w:id="1442258439">
      <w:marLeft w:val="640"/>
      <w:marRight w:val="0"/>
      <w:marTop w:val="0"/>
      <w:marBottom w:val="0"/>
      <w:divBdr>
        <w:top w:val="none" w:sz="0" w:space="0" w:color="auto"/>
        <w:left w:val="none" w:sz="0" w:space="0" w:color="auto"/>
        <w:bottom w:val="none" w:sz="0" w:space="0" w:color="auto"/>
        <w:right w:val="none" w:sz="0" w:space="0" w:color="auto"/>
      </w:divBdr>
    </w:div>
    <w:div w:id="1443451637">
      <w:marLeft w:val="640"/>
      <w:marRight w:val="0"/>
      <w:marTop w:val="0"/>
      <w:marBottom w:val="0"/>
      <w:divBdr>
        <w:top w:val="none" w:sz="0" w:space="0" w:color="auto"/>
        <w:left w:val="none" w:sz="0" w:space="0" w:color="auto"/>
        <w:bottom w:val="none" w:sz="0" w:space="0" w:color="auto"/>
        <w:right w:val="none" w:sz="0" w:space="0" w:color="auto"/>
      </w:divBdr>
    </w:div>
    <w:div w:id="1443458308">
      <w:marLeft w:val="640"/>
      <w:marRight w:val="0"/>
      <w:marTop w:val="0"/>
      <w:marBottom w:val="0"/>
      <w:divBdr>
        <w:top w:val="none" w:sz="0" w:space="0" w:color="auto"/>
        <w:left w:val="none" w:sz="0" w:space="0" w:color="auto"/>
        <w:bottom w:val="none" w:sz="0" w:space="0" w:color="auto"/>
        <w:right w:val="none" w:sz="0" w:space="0" w:color="auto"/>
      </w:divBdr>
    </w:div>
    <w:div w:id="1443836717">
      <w:marLeft w:val="640"/>
      <w:marRight w:val="0"/>
      <w:marTop w:val="0"/>
      <w:marBottom w:val="0"/>
      <w:divBdr>
        <w:top w:val="none" w:sz="0" w:space="0" w:color="auto"/>
        <w:left w:val="none" w:sz="0" w:space="0" w:color="auto"/>
        <w:bottom w:val="none" w:sz="0" w:space="0" w:color="auto"/>
        <w:right w:val="none" w:sz="0" w:space="0" w:color="auto"/>
      </w:divBdr>
    </w:div>
    <w:div w:id="1448430770">
      <w:marLeft w:val="640"/>
      <w:marRight w:val="0"/>
      <w:marTop w:val="0"/>
      <w:marBottom w:val="0"/>
      <w:divBdr>
        <w:top w:val="none" w:sz="0" w:space="0" w:color="auto"/>
        <w:left w:val="none" w:sz="0" w:space="0" w:color="auto"/>
        <w:bottom w:val="none" w:sz="0" w:space="0" w:color="auto"/>
        <w:right w:val="none" w:sz="0" w:space="0" w:color="auto"/>
      </w:divBdr>
    </w:div>
    <w:div w:id="1451705637">
      <w:marLeft w:val="640"/>
      <w:marRight w:val="0"/>
      <w:marTop w:val="0"/>
      <w:marBottom w:val="0"/>
      <w:divBdr>
        <w:top w:val="none" w:sz="0" w:space="0" w:color="auto"/>
        <w:left w:val="none" w:sz="0" w:space="0" w:color="auto"/>
        <w:bottom w:val="none" w:sz="0" w:space="0" w:color="auto"/>
        <w:right w:val="none" w:sz="0" w:space="0" w:color="auto"/>
      </w:divBdr>
    </w:div>
    <w:div w:id="1460149596">
      <w:marLeft w:val="640"/>
      <w:marRight w:val="0"/>
      <w:marTop w:val="0"/>
      <w:marBottom w:val="0"/>
      <w:divBdr>
        <w:top w:val="none" w:sz="0" w:space="0" w:color="auto"/>
        <w:left w:val="none" w:sz="0" w:space="0" w:color="auto"/>
        <w:bottom w:val="none" w:sz="0" w:space="0" w:color="auto"/>
        <w:right w:val="none" w:sz="0" w:space="0" w:color="auto"/>
      </w:divBdr>
    </w:div>
    <w:div w:id="1460496472">
      <w:marLeft w:val="640"/>
      <w:marRight w:val="0"/>
      <w:marTop w:val="0"/>
      <w:marBottom w:val="0"/>
      <w:divBdr>
        <w:top w:val="none" w:sz="0" w:space="0" w:color="auto"/>
        <w:left w:val="none" w:sz="0" w:space="0" w:color="auto"/>
        <w:bottom w:val="none" w:sz="0" w:space="0" w:color="auto"/>
        <w:right w:val="none" w:sz="0" w:space="0" w:color="auto"/>
      </w:divBdr>
    </w:div>
    <w:div w:id="1461417978">
      <w:marLeft w:val="640"/>
      <w:marRight w:val="0"/>
      <w:marTop w:val="0"/>
      <w:marBottom w:val="0"/>
      <w:divBdr>
        <w:top w:val="none" w:sz="0" w:space="0" w:color="auto"/>
        <w:left w:val="none" w:sz="0" w:space="0" w:color="auto"/>
        <w:bottom w:val="none" w:sz="0" w:space="0" w:color="auto"/>
        <w:right w:val="none" w:sz="0" w:space="0" w:color="auto"/>
      </w:divBdr>
    </w:div>
    <w:div w:id="1463881762">
      <w:marLeft w:val="640"/>
      <w:marRight w:val="0"/>
      <w:marTop w:val="0"/>
      <w:marBottom w:val="0"/>
      <w:divBdr>
        <w:top w:val="none" w:sz="0" w:space="0" w:color="auto"/>
        <w:left w:val="none" w:sz="0" w:space="0" w:color="auto"/>
        <w:bottom w:val="none" w:sz="0" w:space="0" w:color="auto"/>
        <w:right w:val="none" w:sz="0" w:space="0" w:color="auto"/>
      </w:divBdr>
    </w:div>
    <w:div w:id="1464345088">
      <w:marLeft w:val="640"/>
      <w:marRight w:val="0"/>
      <w:marTop w:val="0"/>
      <w:marBottom w:val="0"/>
      <w:divBdr>
        <w:top w:val="none" w:sz="0" w:space="0" w:color="auto"/>
        <w:left w:val="none" w:sz="0" w:space="0" w:color="auto"/>
        <w:bottom w:val="none" w:sz="0" w:space="0" w:color="auto"/>
        <w:right w:val="none" w:sz="0" w:space="0" w:color="auto"/>
      </w:divBdr>
    </w:div>
    <w:div w:id="1464613402">
      <w:marLeft w:val="640"/>
      <w:marRight w:val="0"/>
      <w:marTop w:val="0"/>
      <w:marBottom w:val="0"/>
      <w:divBdr>
        <w:top w:val="none" w:sz="0" w:space="0" w:color="auto"/>
        <w:left w:val="none" w:sz="0" w:space="0" w:color="auto"/>
        <w:bottom w:val="none" w:sz="0" w:space="0" w:color="auto"/>
        <w:right w:val="none" w:sz="0" w:space="0" w:color="auto"/>
      </w:divBdr>
    </w:div>
    <w:div w:id="1464999713">
      <w:marLeft w:val="640"/>
      <w:marRight w:val="0"/>
      <w:marTop w:val="0"/>
      <w:marBottom w:val="0"/>
      <w:divBdr>
        <w:top w:val="none" w:sz="0" w:space="0" w:color="auto"/>
        <w:left w:val="none" w:sz="0" w:space="0" w:color="auto"/>
        <w:bottom w:val="none" w:sz="0" w:space="0" w:color="auto"/>
        <w:right w:val="none" w:sz="0" w:space="0" w:color="auto"/>
      </w:divBdr>
    </w:div>
    <w:div w:id="1465345686">
      <w:marLeft w:val="640"/>
      <w:marRight w:val="0"/>
      <w:marTop w:val="0"/>
      <w:marBottom w:val="0"/>
      <w:divBdr>
        <w:top w:val="none" w:sz="0" w:space="0" w:color="auto"/>
        <w:left w:val="none" w:sz="0" w:space="0" w:color="auto"/>
        <w:bottom w:val="none" w:sz="0" w:space="0" w:color="auto"/>
        <w:right w:val="none" w:sz="0" w:space="0" w:color="auto"/>
      </w:divBdr>
    </w:div>
    <w:div w:id="1467819974">
      <w:marLeft w:val="640"/>
      <w:marRight w:val="0"/>
      <w:marTop w:val="0"/>
      <w:marBottom w:val="0"/>
      <w:divBdr>
        <w:top w:val="none" w:sz="0" w:space="0" w:color="auto"/>
        <w:left w:val="none" w:sz="0" w:space="0" w:color="auto"/>
        <w:bottom w:val="none" w:sz="0" w:space="0" w:color="auto"/>
        <w:right w:val="none" w:sz="0" w:space="0" w:color="auto"/>
      </w:divBdr>
    </w:div>
    <w:div w:id="1468546595">
      <w:marLeft w:val="640"/>
      <w:marRight w:val="0"/>
      <w:marTop w:val="0"/>
      <w:marBottom w:val="0"/>
      <w:divBdr>
        <w:top w:val="none" w:sz="0" w:space="0" w:color="auto"/>
        <w:left w:val="none" w:sz="0" w:space="0" w:color="auto"/>
        <w:bottom w:val="none" w:sz="0" w:space="0" w:color="auto"/>
        <w:right w:val="none" w:sz="0" w:space="0" w:color="auto"/>
      </w:divBdr>
    </w:div>
    <w:div w:id="1469127540">
      <w:bodyDiv w:val="1"/>
      <w:marLeft w:val="0"/>
      <w:marRight w:val="0"/>
      <w:marTop w:val="0"/>
      <w:marBottom w:val="0"/>
      <w:divBdr>
        <w:top w:val="none" w:sz="0" w:space="0" w:color="auto"/>
        <w:left w:val="none" w:sz="0" w:space="0" w:color="auto"/>
        <w:bottom w:val="none" w:sz="0" w:space="0" w:color="auto"/>
        <w:right w:val="none" w:sz="0" w:space="0" w:color="auto"/>
      </w:divBdr>
    </w:div>
    <w:div w:id="1471022798">
      <w:marLeft w:val="640"/>
      <w:marRight w:val="0"/>
      <w:marTop w:val="0"/>
      <w:marBottom w:val="0"/>
      <w:divBdr>
        <w:top w:val="none" w:sz="0" w:space="0" w:color="auto"/>
        <w:left w:val="none" w:sz="0" w:space="0" w:color="auto"/>
        <w:bottom w:val="none" w:sz="0" w:space="0" w:color="auto"/>
        <w:right w:val="none" w:sz="0" w:space="0" w:color="auto"/>
      </w:divBdr>
    </w:div>
    <w:div w:id="1471745790">
      <w:marLeft w:val="640"/>
      <w:marRight w:val="0"/>
      <w:marTop w:val="0"/>
      <w:marBottom w:val="0"/>
      <w:divBdr>
        <w:top w:val="none" w:sz="0" w:space="0" w:color="auto"/>
        <w:left w:val="none" w:sz="0" w:space="0" w:color="auto"/>
        <w:bottom w:val="none" w:sz="0" w:space="0" w:color="auto"/>
        <w:right w:val="none" w:sz="0" w:space="0" w:color="auto"/>
      </w:divBdr>
    </w:div>
    <w:div w:id="1472751426">
      <w:marLeft w:val="640"/>
      <w:marRight w:val="0"/>
      <w:marTop w:val="0"/>
      <w:marBottom w:val="0"/>
      <w:divBdr>
        <w:top w:val="none" w:sz="0" w:space="0" w:color="auto"/>
        <w:left w:val="none" w:sz="0" w:space="0" w:color="auto"/>
        <w:bottom w:val="none" w:sz="0" w:space="0" w:color="auto"/>
        <w:right w:val="none" w:sz="0" w:space="0" w:color="auto"/>
      </w:divBdr>
    </w:div>
    <w:div w:id="1472940951">
      <w:marLeft w:val="640"/>
      <w:marRight w:val="0"/>
      <w:marTop w:val="0"/>
      <w:marBottom w:val="0"/>
      <w:divBdr>
        <w:top w:val="none" w:sz="0" w:space="0" w:color="auto"/>
        <w:left w:val="none" w:sz="0" w:space="0" w:color="auto"/>
        <w:bottom w:val="none" w:sz="0" w:space="0" w:color="auto"/>
        <w:right w:val="none" w:sz="0" w:space="0" w:color="auto"/>
      </w:divBdr>
    </w:div>
    <w:div w:id="1473710494">
      <w:marLeft w:val="640"/>
      <w:marRight w:val="0"/>
      <w:marTop w:val="0"/>
      <w:marBottom w:val="0"/>
      <w:divBdr>
        <w:top w:val="none" w:sz="0" w:space="0" w:color="auto"/>
        <w:left w:val="none" w:sz="0" w:space="0" w:color="auto"/>
        <w:bottom w:val="none" w:sz="0" w:space="0" w:color="auto"/>
        <w:right w:val="none" w:sz="0" w:space="0" w:color="auto"/>
      </w:divBdr>
    </w:div>
    <w:div w:id="1474911267">
      <w:marLeft w:val="640"/>
      <w:marRight w:val="0"/>
      <w:marTop w:val="0"/>
      <w:marBottom w:val="0"/>
      <w:divBdr>
        <w:top w:val="none" w:sz="0" w:space="0" w:color="auto"/>
        <w:left w:val="none" w:sz="0" w:space="0" w:color="auto"/>
        <w:bottom w:val="none" w:sz="0" w:space="0" w:color="auto"/>
        <w:right w:val="none" w:sz="0" w:space="0" w:color="auto"/>
      </w:divBdr>
    </w:div>
    <w:div w:id="1475412764">
      <w:marLeft w:val="640"/>
      <w:marRight w:val="0"/>
      <w:marTop w:val="0"/>
      <w:marBottom w:val="0"/>
      <w:divBdr>
        <w:top w:val="none" w:sz="0" w:space="0" w:color="auto"/>
        <w:left w:val="none" w:sz="0" w:space="0" w:color="auto"/>
        <w:bottom w:val="none" w:sz="0" w:space="0" w:color="auto"/>
        <w:right w:val="none" w:sz="0" w:space="0" w:color="auto"/>
      </w:divBdr>
    </w:div>
    <w:div w:id="1476950944">
      <w:marLeft w:val="640"/>
      <w:marRight w:val="0"/>
      <w:marTop w:val="0"/>
      <w:marBottom w:val="0"/>
      <w:divBdr>
        <w:top w:val="none" w:sz="0" w:space="0" w:color="auto"/>
        <w:left w:val="none" w:sz="0" w:space="0" w:color="auto"/>
        <w:bottom w:val="none" w:sz="0" w:space="0" w:color="auto"/>
        <w:right w:val="none" w:sz="0" w:space="0" w:color="auto"/>
      </w:divBdr>
    </w:div>
    <w:div w:id="1478568604">
      <w:marLeft w:val="640"/>
      <w:marRight w:val="0"/>
      <w:marTop w:val="0"/>
      <w:marBottom w:val="0"/>
      <w:divBdr>
        <w:top w:val="none" w:sz="0" w:space="0" w:color="auto"/>
        <w:left w:val="none" w:sz="0" w:space="0" w:color="auto"/>
        <w:bottom w:val="none" w:sz="0" w:space="0" w:color="auto"/>
        <w:right w:val="none" w:sz="0" w:space="0" w:color="auto"/>
      </w:divBdr>
    </w:div>
    <w:div w:id="1482307758">
      <w:marLeft w:val="640"/>
      <w:marRight w:val="0"/>
      <w:marTop w:val="0"/>
      <w:marBottom w:val="0"/>
      <w:divBdr>
        <w:top w:val="none" w:sz="0" w:space="0" w:color="auto"/>
        <w:left w:val="none" w:sz="0" w:space="0" w:color="auto"/>
        <w:bottom w:val="none" w:sz="0" w:space="0" w:color="auto"/>
        <w:right w:val="none" w:sz="0" w:space="0" w:color="auto"/>
      </w:divBdr>
    </w:div>
    <w:div w:id="1486311394">
      <w:marLeft w:val="640"/>
      <w:marRight w:val="0"/>
      <w:marTop w:val="0"/>
      <w:marBottom w:val="0"/>
      <w:divBdr>
        <w:top w:val="none" w:sz="0" w:space="0" w:color="auto"/>
        <w:left w:val="none" w:sz="0" w:space="0" w:color="auto"/>
        <w:bottom w:val="none" w:sz="0" w:space="0" w:color="auto"/>
        <w:right w:val="none" w:sz="0" w:space="0" w:color="auto"/>
      </w:divBdr>
    </w:div>
    <w:div w:id="1487090844">
      <w:marLeft w:val="640"/>
      <w:marRight w:val="0"/>
      <w:marTop w:val="0"/>
      <w:marBottom w:val="0"/>
      <w:divBdr>
        <w:top w:val="none" w:sz="0" w:space="0" w:color="auto"/>
        <w:left w:val="none" w:sz="0" w:space="0" w:color="auto"/>
        <w:bottom w:val="none" w:sz="0" w:space="0" w:color="auto"/>
        <w:right w:val="none" w:sz="0" w:space="0" w:color="auto"/>
      </w:divBdr>
    </w:div>
    <w:div w:id="1487744206">
      <w:marLeft w:val="640"/>
      <w:marRight w:val="0"/>
      <w:marTop w:val="0"/>
      <w:marBottom w:val="0"/>
      <w:divBdr>
        <w:top w:val="none" w:sz="0" w:space="0" w:color="auto"/>
        <w:left w:val="none" w:sz="0" w:space="0" w:color="auto"/>
        <w:bottom w:val="none" w:sz="0" w:space="0" w:color="auto"/>
        <w:right w:val="none" w:sz="0" w:space="0" w:color="auto"/>
      </w:divBdr>
    </w:div>
    <w:div w:id="1490288788">
      <w:marLeft w:val="640"/>
      <w:marRight w:val="0"/>
      <w:marTop w:val="0"/>
      <w:marBottom w:val="0"/>
      <w:divBdr>
        <w:top w:val="none" w:sz="0" w:space="0" w:color="auto"/>
        <w:left w:val="none" w:sz="0" w:space="0" w:color="auto"/>
        <w:bottom w:val="none" w:sz="0" w:space="0" w:color="auto"/>
        <w:right w:val="none" w:sz="0" w:space="0" w:color="auto"/>
      </w:divBdr>
    </w:div>
    <w:div w:id="1492866650">
      <w:marLeft w:val="640"/>
      <w:marRight w:val="0"/>
      <w:marTop w:val="0"/>
      <w:marBottom w:val="0"/>
      <w:divBdr>
        <w:top w:val="none" w:sz="0" w:space="0" w:color="auto"/>
        <w:left w:val="none" w:sz="0" w:space="0" w:color="auto"/>
        <w:bottom w:val="none" w:sz="0" w:space="0" w:color="auto"/>
        <w:right w:val="none" w:sz="0" w:space="0" w:color="auto"/>
      </w:divBdr>
    </w:div>
    <w:div w:id="1495991032">
      <w:marLeft w:val="640"/>
      <w:marRight w:val="0"/>
      <w:marTop w:val="0"/>
      <w:marBottom w:val="0"/>
      <w:divBdr>
        <w:top w:val="none" w:sz="0" w:space="0" w:color="auto"/>
        <w:left w:val="none" w:sz="0" w:space="0" w:color="auto"/>
        <w:bottom w:val="none" w:sz="0" w:space="0" w:color="auto"/>
        <w:right w:val="none" w:sz="0" w:space="0" w:color="auto"/>
      </w:divBdr>
    </w:div>
    <w:div w:id="1498422092">
      <w:marLeft w:val="640"/>
      <w:marRight w:val="0"/>
      <w:marTop w:val="0"/>
      <w:marBottom w:val="0"/>
      <w:divBdr>
        <w:top w:val="none" w:sz="0" w:space="0" w:color="auto"/>
        <w:left w:val="none" w:sz="0" w:space="0" w:color="auto"/>
        <w:bottom w:val="none" w:sz="0" w:space="0" w:color="auto"/>
        <w:right w:val="none" w:sz="0" w:space="0" w:color="auto"/>
      </w:divBdr>
    </w:div>
    <w:div w:id="1499610105">
      <w:marLeft w:val="640"/>
      <w:marRight w:val="0"/>
      <w:marTop w:val="0"/>
      <w:marBottom w:val="0"/>
      <w:divBdr>
        <w:top w:val="none" w:sz="0" w:space="0" w:color="auto"/>
        <w:left w:val="none" w:sz="0" w:space="0" w:color="auto"/>
        <w:bottom w:val="none" w:sz="0" w:space="0" w:color="auto"/>
        <w:right w:val="none" w:sz="0" w:space="0" w:color="auto"/>
      </w:divBdr>
    </w:div>
    <w:div w:id="1500805154">
      <w:marLeft w:val="640"/>
      <w:marRight w:val="0"/>
      <w:marTop w:val="0"/>
      <w:marBottom w:val="0"/>
      <w:divBdr>
        <w:top w:val="none" w:sz="0" w:space="0" w:color="auto"/>
        <w:left w:val="none" w:sz="0" w:space="0" w:color="auto"/>
        <w:bottom w:val="none" w:sz="0" w:space="0" w:color="auto"/>
        <w:right w:val="none" w:sz="0" w:space="0" w:color="auto"/>
      </w:divBdr>
    </w:div>
    <w:div w:id="1503005818">
      <w:marLeft w:val="640"/>
      <w:marRight w:val="0"/>
      <w:marTop w:val="0"/>
      <w:marBottom w:val="0"/>
      <w:divBdr>
        <w:top w:val="none" w:sz="0" w:space="0" w:color="auto"/>
        <w:left w:val="none" w:sz="0" w:space="0" w:color="auto"/>
        <w:bottom w:val="none" w:sz="0" w:space="0" w:color="auto"/>
        <w:right w:val="none" w:sz="0" w:space="0" w:color="auto"/>
      </w:divBdr>
    </w:div>
    <w:div w:id="1505051415">
      <w:marLeft w:val="640"/>
      <w:marRight w:val="0"/>
      <w:marTop w:val="0"/>
      <w:marBottom w:val="0"/>
      <w:divBdr>
        <w:top w:val="none" w:sz="0" w:space="0" w:color="auto"/>
        <w:left w:val="none" w:sz="0" w:space="0" w:color="auto"/>
        <w:bottom w:val="none" w:sz="0" w:space="0" w:color="auto"/>
        <w:right w:val="none" w:sz="0" w:space="0" w:color="auto"/>
      </w:divBdr>
    </w:div>
    <w:div w:id="1507013357">
      <w:marLeft w:val="640"/>
      <w:marRight w:val="0"/>
      <w:marTop w:val="0"/>
      <w:marBottom w:val="0"/>
      <w:divBdr>
        <w:top w:val="none" w:sz="0" w:space="0" w:color="auto"/>
        <w:left w:val="none" w:sz="0" w:space="0" w:color="auto"/>
        <w:bottom w:val="none" w:sz="0" w:space="0" w:color="auto"/>
        <w:right w:val="none" w:sz="0" w:space="0" w:color="auto"/>
      </w:divBdr>
    </w:div>
    <w:div w:id="1507213103">
      <w:marLeft w:val="640"/>
      <w:marRight w:val="0"/>
      <w:marTop w:val="0"/>
      <w:marBottom w:val="0"/>
      <w:divBdr>
        <w:top w:val="none" w:sz="0" w:space="0" w:color="auto"/>
        <w:left w:val="none" w:sz="0" w:space="0" w:color="auto"/>
        <w:bottom w:val="none" w:sz="0" w:space="0" w:color="auto"/>
        <w:right w:val="none" w:sz="0" w:space="0" w:color="auto"/>
      </w:divBdr>
    </w:div>
    <w:div w:id="1508592927">
      <w:marLeft w:val="640"/>
      <w:marRight w:val="0"/>
      <w:marTop w:val="0"/>
      <w:marBottom w:val="0"/>
      <w:divBdr>
        <w:top w:val="none" w:sz="0" w:space="0" w:color="auto"/>
        <w:left w:val="none" w:sz="0" w:space="0" w:color="auto"/>
        <w:bottom w:val="none" w:sz="0" w:space="0" w:color="auto"/>
        <w:right w:val="none" w:sz="0" w:space="0" w:color="auto"/>
      </w:divBdr>
    </w:div>
    <w:div w:id="1508984096">
      <w:marLeft w:val="640"/>
      <w:marRight w:val="0"/>
      <w:marTop w:val="0"/>
      <w:marBottom w:val="0"/>
      <w:divBdr>
        <w:top w:val="none" w:sz="0" w:space="0" w:color="auto"/>
        <w:left w:val="none" w:sz="0" w:space="0" w:color="auto"/>
        <w:bottom w:val="none" w:sz="0" w:space="0" w:color="auto"/>
        <w:right w:val="none" w:sz="0" w:space="0" w:color="auto"/>
      </w:divBdr>
    </w:div>
    <w:div w:id="1509709623">
      <w:marLeft w:val="640"/>
      <w:marRight w:val="0"/>
      <w:marTop w:val="0"/>
      <w:marBottom w:val="0"/>
      <w:divBdr>
        <w:top w:val="none" w:sz="0" w:space="0" w:color="auto"/>
        <w:left w:val="none" w:sz="0" w:space="0" w:color="auto"/>
        <w:bottom w:val="none" w:sz="0" w:space="0" w:color="auto"/>
        <w:right w:val="none" w:sz="0" w:space="0" w:color="auto"/>
      </w:divBdr>
    </w:div>
    <w:div w:id="1517160535">
      <w:marLeft w:val="640"/>
      <w:marRight w:val="0"/>
      <w:marTop w:val="0"/>
      <w:marBottom w:val="0"/>
      <w:divBdr>
        <w:top w:val="none" w:sz="0" w:space="0" w:color="auto"/>
        <w:left w:val="none" w:sz="0" w:space="0" w:color="auto"/>
        <w:bottom w:val="none" w:sz="0" w:space="0" w:color="auto"/>
        <w:right w:val="none" w:sz="0" w:space="0" w:color="auto"/>
      </w:divBdr>
    </w:div>
    <w:div w:id="1518883368">
      <w:marLeft w:val="640"/>
      <w:marRight w:val="0"/>
      <w:marTop w:val="0"/>
      <w:marBottom w:val="0"/>
      <w:divBdr>
        <w:top w:val="none" w:sz="0" w:space="0" w:color="auto"/>
        <w:left w:val="none" w:sz="0" w:space="0" w:color="auto"/>
        <w:bottom w:val="none" w:sz="0" w:space="0" w:color="auto"/>
        <w:right w:val="none" w:sz="0" w:space="0" w:color="auto"/>
      </w:divBdr>
    </w:div>
    <w:div w:id="1518889161">
      <w:marLeft w:val="640"/>
      <w:marRight w:val="0"/>
      <w:marTop w:val="0"/>
      <w:marBottom w:val="0"/>
      <w:divBdr>
        <w:top w:val="none" w:sz="0" w:space="0" w:color="auto"/>
        <w:left w:val="none" w:sz="0" w:space="0" w:color="auto"/>
        <w:bottom w:val="none" w:sz="0" w:space="0" w:color="auto"/>
        <w:right w:val="none" w:sz="0" w:space="0" w:color="auto"/>
      </w:divBdr>
    </w:div>
    <w:div w:id="1520200103">
      <w:marLeft w:val="640"/>
      <w:marRight w:val="0"/>
      <w:marTop w:val="0"/>
      <w:marBottom w:val="0"/>
      <w:divBdr>
        <w:top w:val="none" w:sz="0" w:space="0" w:color="auto"/>
        <w:left w:val="none" w:sz="0" w:space="0" w:color="auto"/>
        <w:bottom w:val="none" w:sz="0" w:space="0" w:color="auto"/>
        <w:right w:val="none" w:sz="0" w:space="0" w:color="auto"/>
      </w:divBdr>
    </w:div>
    <w:div w:id="1523202397">
      <w:marLeft w:val="640"/>
      <w:marRight w:val="0"/>
      <w:marTop w:val="0"/>
      <w:marBottom w:val="0"/>
      <w:divBdr>
        <w:top w:val="none" w:sz="0" w:space="0" w:color="auto"/>
        <w:left w:val="none" w:sz="0" w:space="0" w:color="auto"/>
        <w:bottom w:val="none" w:sz="0" w:space="0" w:color="auto"/>
        <w:right w:val="none" w:sz="0" w:space="0" w:color="auto"/>
      </w:divBdr>
    </w:div>
    <w:div w:id="1524592783">
      <w:marLeft w:val="640"/>
      <w:marRight w:val="0"/>
      <w:marTop w:val="0"/>
      <w:marBottom w:val="0"/>
      <w:divBdr>
        <w:top w:val="none" w:sz="0" w:space="0" w:color="auto"/>
        <w:left w:val="none" w:sz="0" w:space="0" w:color="auto"/>
        <w:bottom w:val="none" w:sz="0" w:space="0" w:color="auto"/>
        <w:right w:val="none" w:sz="0" w:space="0" w:color="auto"/>
      </w:divBdr>
    </w:div>
    <w:div w:id="1525168468">
      <w:marLeft w:val="640"/>
      <w:marRight w:val="0"/>
      <w:marTop w:val="0"/>
      <w:marBottom w:val="0"/>
      <w:divBdr>
        <w:top w:val="none" w:sz="0" w:space="0" w:color="auto"/>
        <w:left w:val="none" w:sz="0" w:space="0" w:color="auto"/>
        <w:bottom w:val="none" w:sz="0" w:space="0" w:color="auto"/>
        <w:right w:val="none" w:sz="0" w:space="0" w:color="auto"/>
      </w:divBdr>
    </w:div>
    <w:div w:id="1525482207">
      <w:marLeft w:val="640"/>
      <w:marRight w:val="0"/>
      <w:marTop w:val="0"/>
      <w:marBottom w:val="0"/>
      <w:divBdr>
        <w:top w:val="none" w:sz="0" w:space="0" w:color="auto"/>
        <w:left w:val="none" w:sz="0" w:space="0" w:color="auto"/>
        <w:bottom w:val="none" w:sz="0" w:space="0" w:color="auto"/>
        <w:right w:val="none" w:sz="0" w:space="0" w:color="auto"/>
      </w:divBdr>
    </w:div>
    <w:div w:id="1527060601">
      <w:marLeft w:val="640"/>
      <w:marRight w:val="0"/>
      <w:marTop w:val="0"/>
      <w:marBottom w:val="0"/>
      <w:divBdr>
        <w:top w:val="none" w:sz="0" w:space="0" w:color="auto"/>
        <w:left w:val="none" w:sz="0" w:space="0" w:color="auto"/>
        <w:bottom w:val="none" w:sz="0" w:space="0" w:color="auto"/>
        <w:right w:val="none" w:sz="0" w:space="0" w:color="auto"/>
      </w:divBdr>
    </w:div>
    <w:div w:id="1532066122">
      <w:marLeft w:val="640"/>
      <w:marRight w:val="0"/>
      <w:marTop w:val="0"/>
      <w:marBottom w:val="0"/>
      <w:divBdr>
        <w:top w:val="none" w:sz="0" w:space="0" w:color="auto"/>
        <w:left w:val="none" w:sz="0" w:space="0" w:color="auto"/>
        <w:bottom w:val="none" w:sz="0" w:space="0" w:color="auto"/>
        <w:right w:val="none" w:sz="0" w:space="0" w:color="auto"/>
      </w:divBdr>
    </w:div>
    <w:div w:id="1533500177">
      <w:marLeft w:val="640"/>
      <w:marRight w:val="0"/>
      <w:marTop w:val="0"/>
      <w:marBottom w:val="0"/>
      <w:divBdr>
        <w:top w:val="none" w:sz="0" w:space="0" w:color="auto"/>
        <w:left w:val="none" w:sz="0" w:space="0" w:color="auto"/>
        <w:bottom w:val="none" w:sz="0" w:space="0" w:color="auto"/>
        <w:right w:val="none" w:sz="0" w:space="0" w:color="auto"/>
      </w:divBdr>
    </w:div>
    <w:div w:id="1536189769">
      <w:marLeft w:val="640"/>
      <w:marRight w:val="0"/>
      <w:marTop w:val="0"/>
      <w:marBottom w:val="0"/>
      <w:divBdr>
        <w:top w:val="none" w:sz="0" w:space="0" w:color="auto"/>
        <w:left w:val="none" w:sz="0" w:space="0" w:color="auto"/>
        <w:bottom w:val="none" w:sz="0" w:space="0" w:color="auto"/>
        <w:right w:val="none" w:sz="0" w:space="0" w:color="auto"/>
      </w:divBdr>
    </w:div>
    <w:div w:id="1536195695">
      <w:marLeft w:val="640"/>
      <w:marRight w:val="0"/>
      <w:marTop w:val="0"/>
      <w:marBottom w:val="0"/>
      <w:divBdr>
        <w:top w:val="none" w:sz="0" w:space="0" w:color="auto"/>
        <w:left w:val="none" w:sz="0" w:space="0" w:color="auto"/>
        <w:bottom w:val="none" w:sz="0" w:space="0" w:color="auto"/>
        <w:right w:val="none" w:sz="0" w:space="0" w:color="auto"/>
      </w:divBdr>
    </w:div>
    <w:div w:id="1538276597">
      <w:marLeft w:val="640"/>
      <w:marRight w:val="0"/>
      <w:marTop w:val="0"/>
      <w:marBottom w:val="0"/>
      <w:divBdr>
        <w:top w:val="none" w:sz="0" w:space="0" w:color="auto"/>
        <w:left w:val="none" w:sz="0" w:space="0" w:color="auto"/>
        <w:bottom w:val="none" w:sz="0" w:space="0" w:color="auto"/>
        <w:right w:val="none" w:sz="0" w:space="0" w:color="auto"/>
      </w:divBdr>
    </w:div>
    <w:div w:id="1539051958">
      <w:marLeft w:val="640"/>
      <w:marRight w:val="0"/>
      <w:marTop w:val="0"/>
      <w:marBottom w:val="0"/>
      <w:divBdr>
        <w:top w:val="none" w:sz="0" w:space="0" w:color="auto"/>
        <w:left w:val="none" w:sz="0" w:space="0" w:color="auto"/>
        <w:bottom w:val="none" w:sz="0" w:space="0" w:color="auto"/>
        <w:right w:val="none" w:sz="0" w:space="0" w:color="auto"/>
      </w:divBdr>
    </w:div>
    <w:div w:id="1540628983">
      <w:marLeft w:val="640"/>
      <w:marRight w:val="0"/>
      <w:marTop w:val="0"/>
      <w:marBottom w:val="0"/>
      <w:divBdr>
        <w:top w:val="none" w:sz="0" w:space="0" w:color="auto"/>
        <w:left w:val="none" w:sz="0" w:space="0" w:color="auto"/>
        <w:bottom w:val="none" w:sz="0" w:space="0" w:color="auto"/>
        <w:right w:val="none" w:sz="0" w:space="0" w:color="auto"/>
      </w:divBdr>
    </w:div>
    <w:div w:id="1553686707">
      <w:marLeft w:val="640"/>
      <w:marRight w:val="0"/>
      <w:marTop w:val="0"/>
      <w:marBottom w:val="0"/>
      <w:divBdr>
        <w:top w:val="none" w:sz="0" w:space="0" w:color="auto"/>
        <w:left w:val="none" w:sz="0" w:space="0" w:color="auto"/>
        <w:bottom w:val="none" w:sz="0" w:space="0" w:color="auto"/>
        <w:right w:val="none" w:sz="0" w:space="0" w:color="auto"/>
      </w:divBdr>
    </w:div>
    <w:div w:id="1554080451">
      <w:marLeft w:val="640"/>
      <w:marRight w:val="0"/>
      <w:marTop w:val="0"/>
      <w:marBottom w:val="0"/>
      <w:divBdr>
        <w:top w:val="none" w:sz="0" w:space="0" w:color="auto"/>
        <w:left w:val="none" w:sz="0" w:space="0" w:color="auto"/>
        <w:bottom w:val="none" w:sz="0" w:space="0" w:color="auto"/>
        <w:right w:val="none" w:sz="0" w:space="0" w:color="auto"/>
      </w:divBdr>
    </w:div>
    <w:div w:id="1555389950">
      <w:marLeft w:val="640"/>
      <w:marRight w:val="0"/>
      <w:marTop w:val="0"/>
      <w:marBottom w:val="0"/>
      <w:divBdr>
        <w:top w:val="none" w:sz="0" w:space="0" w:color="auto"/>
        <w:left w:val="none" w:sz="0" w:space="0" w:color="auto"/>
        <w:bottom w:val="none" w:sz="0" w:space="0" w:color="auto"/>
        <w:right w:val="none" w:sz="0" w:space="0" w:color="auto"/>
      </w:divBdr>
    </w:div>
    <w:div w:id="1556626666">
      <w:marLeft w:val="640"/>
      <w:marRight w:val="0"/>
      <w:marTop w:val="0"/>
      <w:marBottom w:val="0"/>
      <w:divBdr>
        <w:top w:val="none" w:sz="0" w:space="0" w:color="auto"/>
        <w:left w:val="none" w:sz="0" w:space="0" w:color="auto"/>
        <w:bottom w:val="none" w:sz="0" w:space="0" w:color="auto"/>
        <w:right w:val="none" w:sz="0" w:space="0" w:color="auto"/>
      </w:divBdr>
    </w:div>
    <w:div w:id="1561289675">
      <w:marLeft w:val="640"/>
      <w:marRight w:val="0"/>
      <w:marTop w:val="0"/>
      <w:marBottom w:val="0"/>
      <w:divBdr>
        <w:top w:val="none" w:sz="0" w:space="0" w:color="auto"/>
        <w:left w:val="none" w:sz="0" w:space="0" w:color="auto"/>
        <w:bottom w:val="none" w:sz="0" w:space="0" w:color="auto"/>
        <w:right w:val="none" w:sz="0" w:space="0" w:color="auto"/>
      </w:divBdr>
    </w:div>
    <w:div w:id="1561331966">
      <w:marLeft w:val="640"/>
      <w:marRight w:val="0"/>
      <w:marTop w:val="0"/>
      <w:marBottom w:val="0"/>
      <w:divBdr>
        <w:top w:val="none" w:sz="0" w:space="0" w:color="auto"/>
        <w:left w:val="none" w:sz="0" w:space="0" w:color="auto"/>
        <w:bottom w:val="none" w:sz="0" w:space="0" w:color="auto"/>
        <w:right w:val="none" w:sz="0" w:space="0" w:color="auto"/>
      </w:divBdr>
    </w:div>
    <w:div w:id="1562979061">
      <w:marLeft w:val="640"/>
      <w:marRight w:val="0"/>
      <w:marTop w:val="0"/>
      <w:marBottom w:val="0"/>
      <w:divBdr>
        <w:top w:val="none" w:sz="0" w:space="0" w:color="auto"/>
        <w:left w:val="none" w:sz="0" w:space="0" w:color="auto"/>
        <w:bottom w:val="none" w:sz="0" w:space="0" w:color="auto"/>
        <w:right w:val="none" w:sz="0" w:space="0" w:color="auto"/>
      </w:divBdr>
    </w:div>
    <w:div w:id="1566259697">
      <w:marLeft w:val="640"/>
      <w:marRight w:val="0"/>
      <w:marTop w:val="0"/>
      <w:marBottom w:val="0"/>
      <w:divBdr>
        <w:top w:val="none" w:sz="0" w:space="0" w:color="auto"/>
        <w:left w:val="none" w:sz="0" w:space="0" w:color="auto"/>
        <w:bottom w:val="none" w:sz="0" w:space="0" w:color="auto"/>
        <w:right w:val="none" w:sz="0" w:space="0" w:color="auto"/>
      </w:divBdr>
    </w:div>
    <w:div w:id="1571037499">
      <w:marLeft w:val="640"/>
      <w:marRight w:val="0"/>
      <w:marTop w:val="0"/>
      <w:marBottom w:val="0"/>
      <w:divBdr>
        <w:top w:val="none" w:sz="0" w:space="0" w:color="auto"/>
        <w:left w:val="none" w:sz="0" w:space="0" w:color="auto"/>
        <w:bottom w:val="none" w:sz="0" w:space="0" w:color="auto"/>
        <w:right w:val="none" w:sz="0" w:space="0" w:color="auto"/>
      </w:divBdr>
    </w:div>
    <w:div w:id="1572109845">
      <w:marLeft w:val="640"/>
      <w:marRight w:val="0"/>
      <w:marTop w:val="0"/>
      <w:marBottom w:val="0"/>
      <w:divBdr>
        <w:top w:val="none" w:sz="0" w:space="0" w:color="auto"/>
        <w:left w:val="none" w:sz="0" w:space="0" w:color="auto"/>
        <w:bottom w:val="none" w:sz="0" w:space="0" w:color="auto"/>
        <w:right w:val="none" w:sz="0" w:space="0" w:color="auto"/>
      </w:divBdr>
    </w:div>
    <w:div w:id="1573465826">
      <w:marLeft w:val="640"/>
      <w:marRight w:val="0"/>
      <w:marTop w:val="0"/>
      <w:marBottom w:val="0"/>
      <w:divBdr>
        <w:top w:val="none" w:sz="0" w:space="0" w:color="auto"/>
        <w:left w:val="none" w:sz="0" w:space="0" w:color="auto"/>
        <w:bottom w:val="none" w:sz="0" w:space="0" w:color="auto"/>
        <w:right w:val="none" w:sz="0" w:space="0" w:color="auto"/>
      </w:divBdr>
    </w:div>
    <w:div w:id="1574658020">
      <w:marLeft w:val="640"/>
      <w:marRight w:val="0"/>
      <w:marTop w:val="0"/>
      <w:marBottom w:val="0"/>
      <w:divBdr>
        <w:top w:val="none" w:sz="0" w:space="0" w:color="auto"/>
        <w:left w:val="none" w:sz="0" w:space="0" w:color="auto"/>
        <w:bottom w:val="none" w:sz="0" w:space="0" w:color="auto"/>
        <w:right w:val="none" w:sz="0" w:space="0" w:color="auto"/>
      </w:divBdr>
    </w:div>
    <w:div w:id="1574896427">
      <w:marLeft w:val="640"/>
      <w:marRight w:val="0"/>
      <w:marTop w:val="0"/>
      <w:marBottom w:val="0"/>
      <w:divBdr>
        <w:top w:val="none" w:sz="0" w:space="0" w:color="auto"/>
        <w:left w:val="none" w:sz="0" w:space="0" w:color="auto"/>
        <w:bottom w:val="none" w:sz="0" w:space="0" w:color="auto"/>
        <w:right w:val="none" w:sz="0" w:space="0" w:color="auto"/>
      </w:divBdr>
    </w:div>
    <w:div w:id="1577324537">
      <w:marLeft w:val="640"/>
      <w:marRight w:val="0"/>
      <w:marTop w:val="0"/>
      <w:marBottom w:val="0"/>
      <w:divBdr>
        <w:top w:val="none" w:sz="0" w:space="0" w:color="auto"/>
        <w:left w:val="none" w:sz="0" w:space="0" w:color="auto"/>
        <w:bottom w:val="none" w:sz="0" w:space="0" w:color="auto"/>
        <w:right w:val="none" w:sz="0" w:space="0" w:color="auto"/>
      </w:divBdr>
    </w:div>
    <w:div w:id="1579906362">
      <w:marLeft w:val="640"/>
      <w:marRight w:val="0"/>
      <w:marTop w:val="0"/>
      <w:marBottom w:val="0"/>
      <w:divBdr>
        <w:top w:val="none" w:sz="0" w:space="0" w:color="auto"/>
        <w:left w:val="none" w:sz="0" w:space="0" w:color="auto"/>
        <w:bottom w:val="none" w:sz="0" w:space="0" w:color="auto"/>
        <w:right w:val="none" w:sz="0" w:space="0" w:color="auto"/>
      </w:divBdr>
    </w:div>
    <w:div w:id="1580018419">
      <w:marLeft w:val="640"/>
      <w:marRight w:val="0"/>
      <w:marTop w:val="0"/>
      <w:marBottom w:val="0"/>
      <w:divBdr>
        <w:top w:val="none" w:sz="0" w:space="0" w:color="auto"/>
        <w:left w:val="none" w:sz="0" w:space="0" w:color="auto"/>
        <w:bottom w:val="none" w:sz="0" w:space="0" w:color="auto"/>
        <w:right w:val="none" w:sz="0" w:space="0" w:color="auto"/>
      </w:divBdr>
    </w:div>
    <w:div w:id="1581211216">
      <w:marLeft w:val="640"/>
      <w:marRight w:val="0"/>
      <w:marTop w:val="0"/>
      <w:marBottom w:val="0"/>
      <w:divBdr>
        <w:top w:val="none" w:sz="0" w:space="0" w:color="auto"/>
        <w:left w:val="none" w:sz="0" w:space="0" w:color="auto"/>
        <w:bottom w:val="none" w:sz="0" w:space="0" w:color="auto"/>
        <w:right w:val="none" w:sz="0" w:space="0" w:color="auto"/>
      </w:divBdr>
    </w:div>
    <w:div w:id="1584027497">
      <w:marLeft w:val="640"/>
      <w:marRight w:val="0"/>
      <w:marTop w:val="0"/>
      <w:marBottom w:val="0"/>
      <w:divBdr>
        <w:top w:val="none" w:sz="0" w:space="0" w:color="auto"/>
        <w:left w:val="none" w:sz="0" w:space="0" w:color="auto"/>
        <w:bottom w:val="none" w:sz="0" w:space="0" w:color="auto"/>
        <w:right w:val="none" w:sz="0" w:space="0" w:color="auto"/>
      </w:divBdr>
    </w:div>
    <w:div w:id="1584802307">
      <w:marLeft w:val="640"/>
      <w:marRight w:val="0"/>
      <w:marTop w:val="0"/>
      <w:marBottom w:val="0"/>
      <w:divBdr>
        <w:top w:val="none" w:sz="0" w:space="0" w:color="auto"/>
        <w:left w:val="none" w:sz="0" w:space="0" w:color="auto"/>
        <w:bottom w:val="none" w:sz="0" w:space="0" w:color="auto"/>
        <w:right w:val="none" w:sz="0" w:space="0" w:color="auto"/>
      </w:divBdr>
    </w:div>
    <w:div w:id="1589146924">
      <w:marLeft w:val="640"/>
      <w:marRight w:val="0"/>
      <w:marTop w:val="0"/>
      <w:marBottom w:val="0"/>
      <w:divBdr>
        <w:top w:val="none" w:sz="0" w:space="0" w:color="auto"/>
        <w:left w:val="none" w:sz="0" w:space="0" w:color="auto"/>
        <w:bottom w:val="none" w:sz="0" w:space="0" w:color="auto"/>
        <w:right w:val="none" w:sz="0" w:space="0" w:color="auto"/>
      </w:divBdr>
    </w:div>
    <w:div w:id="1589803994">
      <w:marLeft w:val="640"/>
      <w:marRight w:val="0"/>
      <w:marTop w:val="0"/>
      <w:marBottom w:val="0"/>
      <w:divBdr>
        <w:top w:val="none" w:sz="0" w:space="0" w:color="auto"/>
        <w:left w:val="none" w:sz="0" w:space="0" w:color="auto"/>
        <w:bottom w:val="none" w:sz="0" w:space="0" w:color="auto"/>
        <w:right w:val="none" w:sz="0" w:space="0" w:color="auto"/>
      </w:divBdr>
    </w:div>
    <w:div w:id="1590430373">
      <w:marLeft w:val="640"/>
      <w:marRight w:val="0"/>
      <w:marTop w:val="0"/>
      <w:marBottom w:val="0"/>
      <w:divBdr>
        <w:top w:val="none" w:sz="0" w:space="0" w:color="auto"/>
        <w:left w:val="none" w:sz="0" w:space="0" w:color="auto"/>
        <w:bottom w:val="none" w:sz="0" w:space="0" w:color="auto"/>
        <w:right w:val="none" w:sz="0" w:space="0" w:color="auto"/>
      </w:divBdr>
    </w:div>
    <w:div w:id="1594972099">
      <w:marLeft w:val="640"/>
      <w:marRight w:val="0"/>
      <w:marTop w:val="0"/>
      <w:marBottom w:val="0"/>
      <w:divBdr>
        <w:top w:val="none" w:sz="0" w:space="0" w:color="auto"/>
        <w:left w:val="none" w:sz="0" w:space="0" w:color="auto"/>
        <w:bottom w:val="none" w:sz="0" w:space="0" w:color="auto"/>
        <w:right w:val="none" w:sz="0" w:space="0" w:color="auto"/>
      </w:divBdr>
    </w:div>
    <w:div w:id="1594974811">
      <w:marLeft w:val="640"/>
      <w:marRight w:val="0"/>
      <w:marTop w:val="0"/>
      <w:marBottom w:val="0"/>
      <w:divBdr>
        <w:top w:val="none" w:sz="0" w:space="0" w:color="auto"/>
        <w:left w:val="none" w:sz="0" w:space="0" w:color="auto"/>
        <w:bottom w:val="none" w:sz="0" w:space="0" w:color="auto"/>
        <w:right w:val="none" w:sz="0" w:space="0" w:color="auto"/>
      </w:divBdr>
    </w:div>
    <w:div w:id="1596984418">
      <w:marLeft w:val="640"/>
      <w:marRight w:val="0"/>
      <w:marTop w:val="0"/>
      <w:marBottom w:val="0"/>
      <w:divBdr>
        <w:top w:val="none" w:sz="0" w:space="0" w:color="auto"/>
        <w:left w:val="none" w:sz="0" w:space="0" w:color="auto"/>
        <w:bottom w:val="none" w:sz="0" w:space="0" w:color="auto"/>
        <w:right w:val="none" w:sz="0" w:space="0" w:color="auto"/>
      </w:divBdr>
    </w:div>
    <w:div w:id="1597245779">
      <w:marLeft w:val="640"/>
      <w:marRight w:val="0"/>
      <w:marTop w:val="0"/>
      <w:marBottom w:val="0"/>
      <w:divBdr>
        <w:top w:val="none" w:sz="0" w:space="0" w:color="auto"/>
        <w:left w:val="none" w:sz="0" w:space="0" w:color="auto"/>
        <w:bottom w:val="none" w:sz="0" w:space="0" w:color="auto"/>
        <w:right w:val="none" w:sz="0" w:space="0" w:color="auto"/>
      </w:divBdr>
    </w:div>
    <w:div w:id="1599170209">
      <w:marLeft w:val="640"/>
      <w:marRight w:val="0"/>
      <w:marTop w:val="0"/>
      <w:marBottom w:val="0"/>
      <w:divBdr>
        <w:top w:val="none" w:sz="0" w:space="0" w:color="auto"/>
        <w:left w:val="none" w:sz="0" w:space="0" w:color="auto"/>
        <w:bottom w:val="none" w:sz="0" w:space="0" w:color="auto"/>
        <w:right w:val="none" w:sz="0" w:space="0" w:color="auto"/>
      </w:divBdr>
    </w:div>
    <w:div w:id="1601638504">
      <w:marLeft w:val="640"/>
      <w:marRight w:val="0"/>
      <w:marTop w:val="0"/>
      <w:marBottom w:val="0"/>
      <w:divBdr>
        <w:top w:val="none" w:sz="0" w:space="0" w:color="auto"/>
        <w:left w:val="none" w:sz="0" w:space="0" w:color="auto"/>
        <w:bottom w:val="none" w:sz="0" w:space="0" w:color="auto"/>
        <w:right w:val="none" w:sz="0" w:space="0" w:color="auto"/>
      </w:divBdr>
    </w:div>
    <w:div w:id="1602646729">
      <w:marLeft w:val="640"/>
      <w:marRight w:val="0"/>
      <w:marTop w:val="0"/>
      <w:marBottom w:val="0"/>
      <w:divBdr>
        <w:top w:val="none" w:sz="0" w:space="0" w:color="auto"/>
        <w:left w:val="none" w:sz="0" w:space="0" w:color="auto"/>
        <w:bottom w:val="none" w:sz="0" w:space="0" w:color="auto"/>
        <w:right w:val="none" w:sz="0" w:space="0" w:color="auto"/>
      </w:divBdr>
    </w:div>
    <w:div w:id="1604872876">
      <w:marLeft w:val="640"/>
      <w:marRight w:val="0"/>
      <w:marTop w:val="0"/>
      <w:marBottom w:val="0"/>
      <w:divBdr>
        <w:top w:val="none" w:sz="0" w:space="0" w:color="auto"/>
        <w:left w:val="none" w:sz="0" w:space="0" w:color="auto"/>
        <w:bottom w:val="none" w:sz="0" w:space="0" w:color="auto"/>
        <w:right w:val="none" w:sz="0" w:space="0" w:color="auto"/>
      </w:divBdr>
    </w:div>
    <w:div w:id="1604921753">
      <w:marLeft w:val="640"/>
      <w:marRight w:val="0"/>
      <w:marTop w:val="0"/>
      <w:marBottom w:val="0"/>
      <w:divBdr>
        <w:top w:val="none" w:sz="0" w:space="0" w:color="auto"/>
        <w:left w:val="none" w:sz="0" w:space="0" w:color="auto"/>
        <w:bottom w:val="none" w:sz="0" w:space="0" w:color="auto"/>
        <w:right w:val="none" w:sz="0" w:space="0" w:color="auto"/>
      </w:divBdr>
    </w:div>
    <w:div w:id="1606377239">
      <w:marLeft w:val="640"/>
      <w:marRight w:val="0"/>
      <w:marTop w:val="0"/>
      <w:marBottom w:val="0"/>
      <w:divBdr>
        <w:top w:val="none" w:sz="0" w:space="0" w:color="auto"/>
        <w:left w:val="none" w:sz="0" w:space="0" w:color="auto"/>
        <w:bottom w:val="none" w:sz="0" w:space="0" w:color="auto"/>
        <w:right w:val="none" w:sz="0" w:space="0" w:color="auto"/>
      </w:divBdr>
    </w:div>
    <w:div w:id="1606382949">
      <w:marLeft w:val="640"/>
      <w:marRight w:val="0"/>
      <w:marTop w:val="0"/>
      <w:marBottom w:val="0"/>
      <w:divBdr>
        <w:top w:val="none" w:sz="0" w:space="0" w:color="auto"/>
        <w:left w:val="none" w:sz="0" w:space="0" w:color="auto"/>
        <w:bottom w:val="none" w:sz="0" w:space="0" w:color="auto"/>
        <w:right w:val="none" w:sz="0" w:space="0" w:color="auto"/>
      </w:divBdr>
    </w:div>
    <w:div w:id="1606887796">
      <w:marLeft w:val="640"/>
      <w:marRight w:val="0"/>
      <w:marTop w:val="0"/>
      <w:marBottom w:val="0"/>
      <w:divBdr>
        <w:top w:val="none" w:sz="0" w:space="0" w:color="auto"/>
        <w:left w:val="none" w:sz="0" w:space="0" w:color="auto"/>
        <w:bottom w:val="none" w:sz="0" w:space="0" w:color="auto"/>
        <w:right w:val="none" w:sz="0" w:space="0" w:color="auto"/>
      </w:divBdr>
    </w:div>
    <w:div w:id="1610353053">
      <w:marLeft w:val="640"/>
      <w:marRight w:val="0"/>
      <w:marTop w:val="0"/>
      <w:marBottom w:val="0"/>
      <w:divBdr>
        <w:top w:val="none" w:sz="0" w:space="0" w:color="auto"/>
        <w:left w:val="none" w:sz="0" w:space="0" w:color="auto"/>
        <w:bottom w:val="none" w:sz="0" w:space="0" w:color="auto"/>
        <w:right w:val="none" w:sz="0" w:space="0" w:color="auto"/>
      </w:divBdr>
    </w:div>
    <w:div w:id="1610551364">
      <w:marLeft w:val="640"/>
      <w:marRight w:val="0"/>
      <w:marTop w:val="0"/>
      <w:marBottom w:val="0"/>
      <w:divBdr>
        <w:top w:val="none" w:sz="0" w:space="0" w:color="auto"/>
        <w:left w:val="none" w:sz="0" w:space="0" w:color="auto"/>
        <w:bottom w:val="none" w:sz="0" w:space="0" w:color="auto"/>
        <w:right w:val="none" w:sz="0" w:space="0" w:color="auto"/>
      </w:divBdr>
    </w:div>
    <w:div w:id="1610700688">
      <w:marLeft w:val="640"/>
      <w:marRight w:val="0"/>
      <w:marTop w:val="0"/>
      <w:marBottom w:val="0"/>
      <w:divBdr>
        <w:top w:val="none" w:sz="0" w:space="0" w:color="auto"/>
        <w:left w:val="none" w:sz="0" w:space="0" w:color="auto"/>
        <w:bottom w:val="none" w:sz="0" w:space="0" w:color="auto"/>
        <w:right w:val="none" w:sz="0" w:space="0" w:color="auto"/>
      </w:divBdr>
    </w:div>
    <w:div w:id="1611937930">
      <w:marLeft w:val="640"/>
      <w:marRight w:val="0"/>
      <w:marTop w:val="0"/>
      <w:marBottom w:val="0"/>
      <w:divBdr>
        <w:top w:val="none" w:sz="0" w:space="0" w:color="auto"/>
        <w:left w:val="none" w:sz="0" w:space="0" w:color="auto"/>
        <w:bottom w:val="none" w:sz="0" w:space="0" w:color="auto"/>
        <w:right w:val="none" w:sz="0" w:space="0" w:color="auto"/>
      </w:divBdr>
    </w:div>
    <w:div w:id="1615137686">
      <w:marLeft w:val="640"/>
      <w:marRight w:val="0"/>
      <w:marTop w:val="0"/>
      <w:marBottom w:val="0"/>
      <w:divBdr>
        <w:top w:val="none" w:sz="0" w:space="0" w:color="auto"/>
        <w:left w:val="none" w:sz="0" w:space="0" w:color="auto"/>
        <w:bottom w:val="none" w:sz="0" w:space="0" w:color="auto"/>
        <w:right w:val="none" w:sz="0" w:space="0" w:color="auto"/>
      </w:divBdr>
    </w:div>
    <w:div w:id="1619028515">
      <w:marLeft w:val="640"/>
      <w:marRight w:val="0"/>
      <w:marTop w:val="0"/>
      <w:marBottom w:val="0"/>
      <w:divBdr>
        <w:top w:val="none" w:sz="0" w:space="0" w:color="auto"/>
        <w:left w:val="none" w:sz="0" w:space="0" w:color="auto"/>
        <w:bottom w:val="none" w:sz="0" w:space="0" w:color="auto"/>
        <w:right w:val="none" w:sz="0" w:space="0" w:color="auto"/>
      </w:divBdr>
    </w:div>
    <w:div w:id="1619724410">
      <w:marLeft w:val="640"/>
      <w:marRight w:val="0"/>
      <w:marTop w:val="0"/>
      <w:marBottom w:val="0"/>
      <w:divBdr>
        <w:top w:val="none" w:sz="0" w:space="0" w:color="auto"/>
        <w:left w:val="none" w:sz="0" w:space="0" w:color="auto"/>
        <w:bottom w:val="none" w:sz="0" w:space="0" w:color="auto"/>
        <w:right w:val="none" w:sz="0" w:space="0" w:color="auto"/>
      </w:divBdr>
    </w:div>
    <w:div w:id="1624262259">
      <w:marLeft w:val="640"/>
      <w:marRight w:val="0"/>
      <w:marTop w:val="0"/>
      <w:marBottom w:val="0"/>
      <w:divBdr>
        <w:top w:val="none" w:sz="0" w:space="0" w:color="auto"/>
        <w:left w:val="none" w:sz="0" w:space="0" w:color="auto"/>
        <w:bottom w:val="none" w:sz="0" w:space="0" w:color="auto"/>
        <w:right w:val="none" w:sz="0" w:space="0" w:color="auto"/>
      </w:divBdr>
    </w:div>
    <w:div w:id="1625237559">
      <w:marLeft w:val="640"/>
      <w:marRight w:val="0"/>
      <w:marTop w:val="0"/>
      <w:marBottom w:val="0"/>
      <w:divBdr>
        <w:top w:val="none" w:sz="0" w:space="0" w:color="auto"/>
        <w:left w:val="none" w:sz="0" w:space="0" w:color="auto"/>
        <w:bottom w:val="none" w:sz="0" w:space="0" w:color="auto"/>
        <w:right w:val="none" w:sz="0" w:space="0" w:color="auto"/>
      </w:divBdr>
    </w:div>
    <w:div w:id="1625455452">
      <w:marLeft w:val="640"/>
      <w:marRight w:val="0"/>
      <w:marTop w:val="0"/>
      <w:marBottom w:val="0"/>
      <w:divBdr>
        <w:top w:val="none" w:sz="0" w:space="0" w:color="auto"/>
        <w:left w:val="none" w:sz="0" w:space="0" w:color="auto"/>
        <w:bottom w:val="none" w:sz="0" w:space="0" w:color="auto"/>
        <w:right w:val="none" w:sz="0" w:space="0" w:color="auto"/>
      </w:divBdr>
    </w:div>
    <w:div w:id="1628701841">
      <w:marLeft w:val="640"/>
      <w:marRight w:val="0"/>
      <w:marTop w:val="0"/>
      <w:marBottom w:val="0"/>
      <w:divBdr>
        <w:top w:val="none" w:sz="0" w:space="0" w:color="auto"/>
        <w:left w:val="none" w:sz="0" w:space="0" w:color="auto"/>
        <w:bottom w:val="none" w:sz="0" w:space="0" w:color="auto"/>
        <w:right w:val="none" w:sz="0" w:space="0" w:color="auto"/>
      </w:divBdr>
    </w:div>
    <w:div w:id="1634285070">
      <w:marLeft w:val="640"/>
      <w:marRight w:val="0"/>
      <w:marTop w:val="0"/>
      <w:marBottom w:val="0"/>
      <w:divBdr>
        <w:top w:val="none" w:sz="0" w:space="0" w:color="auto"/>
        <w:left w:val="none" w:sz="0" w:space="0" w:color="auto"/>
        <w:bottom w:val="none" w:sz="0" w:space="0" w:color="auto"/>
        <w:right w:val="none" w:sz="0" w:space="0" w:color="auto"/>
      </w:divBdr>
    </w:div>
    <w:div w:id="1636714355">
      <w:marLeft w:val="640"/>
      <w:marRight w:val="0"/>
      <w:marTop w:val="0"/>
      <w:marBottom w:val="0"/>
      <w:divBdr>
        <w:top w:val="none" w:sz="0" w:space="0" w:color="auto"/>
        <w:left w:val="none" w:sz="0" w:space="0" w:color="auto"/>
        <w:bottom w:val="none" w:sz="0" w:space="0" w:color="auto"/>
        <w:right w:val="none" w:sz="0" w:space="0" w:color="auto"/>
      </w:divBdr>
    </w:div>
    <w:div w:id="1648238305">
      <w:marLeft w:val="640"/>
      <w:marRight w:val="0"/>
      <w:marTop w:val="0"/>
      <w:marBottom w:val="0"/>
      <w:divBdr>
        <w:top w:val="none" w:sz="0" w:space="0" w:color="auto"/>
        <w:left w:val="none" w:sz="0" w:space="0" w:color="auto"/>
        <w:bottom w:val="none" w:sz="0" w:space="0" w:color="auto"/>
        <w:right w:val="none" w:sz="0" w:space="0" w:color="auto"/>
      </w:divBdr>
    </w:div>
    <w:div w:id="1650089734">
      <w:marLeft w:val="640"/>
      <w:marRight w:val="0"/>
      <w:marTop w:val="0"/>
      <w:marBottom w:val="0"/>
      <w:divBdr>
        <w:top w:val="none" w:sz="0" w:space="0" w:color="auto"/>
        <w:left w:val="none" w:sz="0" w:space="0" w:color="auto"/>
        <w:bottom w:val="none" w:sz="0" w:space="0" w:color="auto"/>
        <w:right w:val="none" w:sz="0" w:space="0" w:color="auto"/>
      </w:divBdr>
    </w:div>
    <w:div w:id="1653367581">
      <w:marLeft w:val="640"/>
      <w:marRight w:val="0"/>
      <w:marTop w:val="0"/>
      <w:marBottom w:val="0"/>
      <w:divBdr>
        <w:top w:val="none" w:sz="0" w:space="0" w:color="auto"/>
        <w:left w:val="none" w:sz="0" w:space="0" w:color="auto"/>
        <w:bottom w:val="none" w:sz="0" w:space="0" w:color="auto"/>
        <w:right w:val="none" w:sz="0" w:space="0" w:color="auto"/>
      </w:divBdr>
    </w:div>
    <w:div w:id="1654334813">
      <w:marLeft w:val="640"/>
      <w:marRight w:val="0"/>
      <w:marTop w:val="0"/>
      <w:marBottom w:val="0"/>
      <w:divBdr>
        <w:top w:val="none" w:sz="0" w:space="0" w:color="auto"/>
        <w:left w:val="none" w:sz="0" w:space="0" w:color="auto"/>
        <w:bottom w:val="none" w:sz="0" w:space="0" w:color="auto"/>
        <w:right w:val="none" w:sz="0" w:space="0" w:color="auto"/>
      </w:divBdr>
    </w:div>
    <w:div w:id="1655452201">
      <w:marLeft w:val="640"/>
      <w:marRight w:val="0"/>
      <w:marTop w:val="0"/>
      <w:marBottom w:val="0"/>
      <w:divBdr>
        <w:top w:val="none" w:sz="0" w:space="0" w:color="auto"/>
        <w:left w:val="none" w:sz="0" w:space="0" w:color="auto"/>
        <w:bottom w:val="none" w:sz="0" w:space="0" w:color="auto"/>
        <w:right w:val="none" w:sz="0" w:space="0" w:color="auto"/>
      </w:divBdr>
    </w:div>
    <w:div w:id="1657610549">
      <w:marLeft w:val="640"/>
      <w:marRight w:val="0"/>
      <w:marTop w:val="0"/>
      <w:marBottom w:val="0"/>
      <w:divBdr>
        <w:top w:val="none" w:sz="0" w:space="0" w:color="auto"/>
        <w:left w:val="none" w:sz="0" w:space="0" w:color="auto"/>
        <w:bottom w:val="none" w:sz="0" w:space="0" w:color="auto"/>
        <w:right w:val="none" w:sz="0" w:space="0" w:color="auto"/>
      </w:divBdr>
    </w:div>
    <w:div w:id="1657804335">
      <w:marLeft w:val="640"/>
      <w:marRight w:val="0"/>
      <w:marTop w:val="0"/>
      <w:marBottom w:val="0"/>
      <w:divBdr>
        <w:top w:val="none" w:sz="0" w:space="0" w:color="auto"/>
        <w:left w:val="none" w:sz="0" w:space="0" w:color="auto"/>
        <w:bottom w:val="none" w:sz="0" w:space="0" w:color="auto"/>
        <w:right w:val="none" w:sz="0" w:space="0" w:color="auto"/>
      </w:divBdr>
    </w:div>
    <w:div w:id="1658458984">
      <w:marLeft w:val="640"/>
      <w:marRight w:val="0"/>
      <w:marTop w:val="0"/>
      <w:marBottom w:val="0"/>
      <w:divBdr>
        <w:top w:val="none" w:sz="0" w:space="0" w:color="auto"/>
        <w:left w:val="none" w:sz="0" w:space="0" w:color="auto"/>
        <w:bottom w:val="none" w:sz="0" w:space="0" w:color="auto"/>
        <w:right w:val="none" w:sz="0" w:space="0" w:color="auto"/>
      </w:divBdr>
    </w:div>
    <w:div w:id="1659728708">
      <w:marLeft w:val="640"/>
      <w:marRight w:val="0"/>
      <w:marTop w:val="0"/>
      <w:marBottom w:val="0"/>
      <w:divBdr>
        <w:top w:val="none" w:sz="0" w:space="0" w:color="auto"/>
        <w:left w:val="none" w:sz="0" w:space="0" w:color="auto"/>
        <w:bottom w:val="none" w:sz="0" w:space="0" w:color="auto"/>
        <w:right w:val="none" w:sz="0" w:space="0" w:color="auto"/>
      </w:divBdr>
    </w:div>
    <w:div w:id="1660113460">
      <w:marLeft w:val="640"/>
      <w:marRight w:val="0"/>
      <w:marTop w:val="0"/>
      <w:marBottom w:val="0"/>
      <w:divBdr>
        <w:top w:val="none" w:sz="0" w:space="0" w:color="auto"/>
        <w:left w:val="none" w:sz="0" w:space="0" w:color="auto"/>
        <w:bottom w:val="none" w:sz="0" w:space="0" w:color="auto"/>
        <w:right w:val="none" w:sz="0" w:space="0" w:color="auto"/>
      </w:divBdr>
    </w:div>
    <w:div w:id="1660386031">
      <w:marLeft w:val="640"/>
      <w:marRight w:val="0"/>
      <w:marTop w:val="0"/>
      <w:marBottom w:val="0"/>
      <w:divBdr>
        <w:top w:val="none" w:sz="0" w:space="0" w:color="auto"/>
        <w:left w:val="none" w:sz="0" w:space="0" w:color="auto"/>
        <w:bottom w:val="none" w:sz="0" w:space="0" w:color="auto"/>
        <w:right w:val="none" w:sz="0" w:space="0" w:color="auto"/>
      </w:divBdr>
    </w:div>
    <w:div w:id="1662586407">
      <w:marLeft w:val="640"/>
      <w:marRight w:val="0"/>
      <w:marTop w:val="0"/>
      <w:marBottom w:val="0"/>
      <w:divBdr>
        <w:top w:val="none" w:sz="0" w:space="0" w:color="auto"/>
        <w:left w:val="none" w:sz="0" w:space="0" w:color="auto"/>
        <w:bottom w:val="none" w:sz="0" w:space="0" w:color="auto"/>
        <w:right w:val="none" w:sz="0" w:space="0" w:color="auto"/>
      </w:divBdr>
    </w:div>
    <w:div w:id="1662614036">
      <w:marLeft w:val="640"/>
      <w:marRight w:val="0"/>
      <w:marTop w:val="0"/>
      <w:marBottom w:val="0"/>
      <w:divBdr>
        <w:top w:val="none" w:sz="0" w:space="0" w:color="auto"/>
        <w:left w:val="none" w:sz="0" w:space="0" w:color="auto"/>
        <w:bottom w:val="none" w:sz="0" w:space="0" w:color="auto"/>
        <w:right w:val="none" w:sz="0" w:space="0" w:color="auto"/>
      </w:divBdr>
    </w:div>
    <w:div w:id="1662614042">
      <w:marLeft w:val="640"/>
      <w:marRight w:val="0"/>
      <w:marTop w:val="0"/>
      <w:marBottom w:val="0"/>
      <w:divBdr>
        <w:top w:val="none" w:sz="0" w:space="0" w:color="auto"/>
        <w:left w:val="none" w:sz="0" w:space="0" w:color="auto"/>
        <w:bottom w:val="none" w:sz="0" w:space="0" w:color="auto"/>
        <w:right w:val="none" w:sz="0" w:space="0" w:color="auto"/>
      </w:divBdr>
    </w:div>
    <w:div w:id="1668170684">
      <w:marLeft w:val="640"/>
      <w:marRight w:val="0"/>
      <w:marTop w:val="0"/>
      <w:marBottom w:val="0"/>
      <w:divBdr>
        <w:top w:val="none" w:sz="0" w:space="0" w:color="auto"/>
        <w:left w:val="none" w:sz="0" w:space="0" w:color="auto"/>
        <w:bottom w:val="none" w:sz="0" w:space="0" w:color="auto"/>
        <w:right w:val="none" w:sz="0" w:space="0" w:color="auto"/>
      </w:divBdr>
    </w:div>
    <w:div w:id="1668171070">
      <w:marLeft w:val="640"/>
      <w:marRight w:val="0"/>
      <w:marTop w:val="0"/>
      <w:marBottom w:val="0"/>
      <w:divBdr>
        <w:top w:val="none" w:sz="0" w:space="0" w:color="auto"/>
        <w:left w:val="none" w:sz="0" w:space="0" w:color="auto"/>
        <w:bottom w:val="none" w:sz="0" w:space="0" w:color="auto"/>
        <w:right w:val="none" w:sz="0" w:space="0" w:color="auto"/>
      </w:divBdr>
    </w:div>
    <w:div w:id="1669674470">
      <w:marLeft w:val="640"/>
      <w:marRight w:val="0"/>
      <w:marTop w:val="0"/>
      <w:marBottom w:val="0"/>
      <w:divBdr>
        <w:top w:val="none" w:sz="0" w:space="0" w:color="auto"/>
        <w:left w:val="none" w:sz="0" w:space="0" w:color="auto"/>
        <w:bottom w:val="none" w:sz="0" w:space="0" w:color="auto"/>
        <w:right w:val="none" w:sz="0" w:space="0" w:color="auto"/>
      </w:divBdr>
    </w:div>
    <w:div w:id="1671789566">
      <w:marLeft w:val="640"/>
      <w:marRight w:val="0"/>
      <w:marTop w:val="0"/>
      <w:marBottom w:val="0"/>
      <w:divBdr>
        <w:top w:val="none" w:sz="0" w:space="0" w:color="auto"/>
        <w:left w:val="none" w:sz="0" w:space="0" w:color="auto"/>
        <w:bottom w:val="none" w:sz="0" w:space="0" w:color="auto"/>
        <w:right w:val="none" w:sz="0" w:space="0" w:color="auto"/>
      </w:divBdr>
    </w:div>
    <w:div w:id="1672677730">
      <w:marLeft w:val="640"/>
      <w:marRight w:val="0"/>
      <w:marTop w:val="0"/>
      <w:marBottom w:val="0"/>
      <w:divBdr>
        <w:top w:val="none" w:sz="0" w:space="0" w:color="auto"/>
        <w:left w:val="none" w:sz="0" w:space="0" w:color="auto"/>
        <w:bottom w:val="none" w:sz="0" w:space="0" w:color="auto"/>
        <w:right w:val="none" w:sz="0" w:space="0" w:color="auto"/>
      </w:divBdr>
    </w:div>
    <w:div w:id="1673990345">
      <w:marLeft w:val="640"/>
      <w:marRight w:val="0"/>
      <w:marTop w:val="0"/>
      <w:marBottom w:val="0"/>
      <w:divBdr>
        <w:top w:val="none" w:sz="0" w:space="0" w:color="auto"/>
        <w:left w:val="none" w:sz="0" w:space="0" w:color="auto"/>
        <w:bottom w:val="none" w:sz="0" w:space="0" w:color="auto"/>
        <w:right w:val="none" w:sz="0" w:space="0" w:color="auto"/>
      </w:divBdr>
    </w:div>
    <w:div w:id="1675448757">
      <w:marLeft w:val="640"/>
      <w:marRight w:val="0"/>
      <w:marTop w:val="0"/>
      <w:marBottom w:val="0"/>
      <w:divBdr>
        <w:top w:val="none" w:sz="0" w:space="0" w:color="auto"/>
        <w:left w:val="none" w:sz="0" w:space="0" w:color="auto"/>
        <w:bottom w:val="none" w:sz="0" w:space="0" w:color="auto"/>
        <w:right w:val="none" w:sz="0" w:space="0" w:color="auto"/>
      </w:divBdr>
    </w:div>
    <w:div w:id="1676372309">
      <w:marLeft w:val="640"/>
      <w:marRight w:val="0"/>
      <w:marTop w:val="0"/>
      <w:marBottom w:val="0"/>
      <w:divBdr>
        <w:top w:val="none" w:sz="0" w:space="0" w:color="auto"/>
        <w:left w:val="none" w:sz="0" w:space="0" w:color="auto"/>
        <w:bottom w:val="none" w:sz="0" w:space="0" w:color="auto"/>
        <w:right w:val="none" w:sz="0" w:space="0" w:color="auto"/>
      </w:divBdr>
    </w:div>
    <w:div w:id="1685277623">
      <w:marLeft w:val="640"/>
      <w:marRight w:val="0"/>
      <w:marTop w:val="0"/>
      <w:marBottom w:val="0"/>
      <w:divBdr>
        <w:top w:val="none" w:sz="0" w:space="0" w:color="auto"/>
        <w:left w:val="none" w:sz="0" w:space="0" w:color="auto"/>
        <w:bottom w:val="none" w:sz="0" w:space="0" w:color="auto"/>
        <w:right w:val="none" w:sz="0" w:space="0" w:color="auto"/>
      </w:divBdr>
    </w:div>
    <w:div w:id="1685401326">
      <w:marLeft w:val="640"/>
      <w:marRight w:val="0"/>
      <w:marTop w:val="0"/>
      <w:marBottom w:val="0"/>
      <w:divBdr>
        <w:top w:val="none" w:sz="0" w:space="0" w:color="auto"/>
        <w:left w:val="none" w:sz="0" w:space="0" w:color="auto"/>
        <w:bottom w:val="none" w:sz="0" w:space="0" w:color="auto"/>
        <w:right w:val="none" w:sz="0" w:space="0" w:color="auto"/>
      </w:divBdr>
    </w:div>
    <w:div w:id="1685938611">
      <w:marLeft w:val="640"/>
      <w:marRight w:val="0"/>
      <w:marTop w:val="0"/>
      <w:marBottom w:val="0"/>
      <w:divBdr>
        <w:top w:val="none" w:sz="0" w:space="0" w:color="auto"/>
        <w:left w:val="none" w:sz="0" w:space="0" w:color="auto"/>
        <w:bottom w:val="none" w:sz="0" w:space="0" w:color="auto"/>
        <w:right w:val="none" w:sz="0" w:space="0" w:color="auto"/>
      </w:divBdr>
    </w:div>
    <w:div w:id="1687634490">
      <w:marLeft w:val="640"/>
      <w:marRight w:val="0"/>
      <w:marTop w:val="0"/>
      <w:marBottom w:val="0"/>
      <w:divBdr>
        <w:top w:val="none" w:sz="0" w:space="0" w:color="auto"/>
        <w:left w:val="none" w:sz="0" w:space="0" w:color="auto"/>
        <w:bottom w:val="none" w:sz="0" w:space="0" w:color="auto"/>
        <w:right w:val="none" w:sz="0" w:space="0" w:color="auto"/>
      </w:divBdr>
    </w:div>
    <w:div w:id="1690451088">
      <w:marLeft w:val="640"/>
      <w:marRight w:val="0"/>
      <w:marTop w:val="0"/>
      <w:marBottom w:val="0"/>
      <w:divBdr>
        <w:top w:val="none" w:sz="0" w:space="0" w:color="auto"/>
        <w:left w:val="none" w:sz="0" w:space="0" w:color="auto"/>
        <w:bottom w:val="none" w:sz="0" w:space="0" w:color="auto"/>
        <w:right w:val="none" w:sz="0" w:space="0" w:color="auto"/>
      </w:divBdr>
    </w:div>
    <w:div w:id="1691565286">
      <w:marLeft w:val="640"/>
      <w:marRight w:val="0"/>
      <w:marTop w:val="0"/>
      <w:marBottom w:val="0"/>
      <w:divBdr>
        <w:top w:val="none" w:sz="0" w:space="0" w:color="auto"/>
        <w:left w:val="none" w:sz="0" w:space="0" w:color="auto"/>
        <w:bottom w:val="none" w:sz="0" w:space="0" w:color="auto"/>
        <w:right w:val="none" w:sz="0" w:space="0" w:color="auto"/>
      </w:divBdr>
    </w:div>
    <w:div w:id="1701320980">
      <w:marLeft w:val="640"/>
      <w:marRight w:val="0"/>
      <w:marTop w:val="0"/>
      <w:marBottom w:val="0"/>
      <w:divBdr>
        <w:top w:val="none" w:sz="0" w:space="0" w:color="auto"/>
        <w:left w:val="none" w:sz="0" w:space="0" w:color="auto"/>
        <w:bottom w:val="none" w:sz="0" w:space="0" w:color="auto"/>
        <w:right w:val="none" w:sz="0" w:space="0" w:color="auto"/>
      </w:divBdr>
    </w:div>
    <w:div w:id="1702825229">
      <w:marLeft w:val="640"/>
      <w:marRight w:val="0"/>
      <w:marTop w:val="0"/>
      <w:marBottom w:val="0"/>
      <w:divBdr>
        <w:top w:val="none" w:sz="0" w:space="0" w:color="auto"/>
        <w:left w:val="none" w:sz="0" w:space="0" w:color="auto"/>
        <w:bottom w:val="none" w:sz="0" w:space="0" w:color="auto"/>
        <w:right w:val="none" w:sz="0" w:space="0" w:color="auto"/>
      </w:divBdr>
    </w:div>
    <w:div w:id="1704088797">
      <w:marLeft w:val="640"/>
      <w:marRight w:val="0"/>
      <w:marTop w:val="0"/>
      <w:marBottom w:val="0"/>
      <w:divBdr>
        <w:top w:val="none" w:sz="0" w:space="0" w:color="auto"/>
        <w:left w:val="none" w:sz="0" w:space="0" w:color="auto"/>
        <w:bottom w:val="none" w:sz="0" w:space="0" w:color="auto"/>
        <w:right w:val="none" w:sz="0" w:space="0" w:color="auto"/>
      </w:divBdr>
    </w:div>
    <w:div w:id="1704214061">
      <w:marLeft w:val="640"/>
      <w:marRight w:val="0"/>
      <w:marTop w:val="0"/>
      <w:marBottom w:val="0"/>
      <w:divBdr>
        <w:top w:val="none" w:sz="0" w:space="0" w:color="auto"/>
        <w:left w:val="none" w:sz="0" w:space="0" w:color="auto"/>
        <w:bottom w:val="none" w:sz="0" w:space="0" w:color="auto"/>
        <w:right w:val="none" w:sz="0" w:space="0" w:color="auto"/>
      </w:divBdr>
    </w:div>
    <w:div w:id="1705255541">
      <w:marLeft w:val="640"/>
      <w:marRight w:val="0"/>
      <w:marTop w:val="0"/>
      <w:marBottom w:val="0"/>
      <w:divBdr>
        <w:top w:val="none" w:sz="0" w:space="0" w:color="auto"/>
        <w:left w:val="none" w:sz="0" w:space="0" w:color="auto"/>
        <w:bottom w:val="none" w:sz="0" w:space="0" w:color="auto"/>
        <w:right w:val="none" w:sz="0" w:space="0" w:color="auto"/>
      </w:divBdr>
    </w:div>
    <w:div w:id="1710835263">
      <w:marLeft w:val="640"/>
      <w:marRight w:val="0"/>
      <w:marTop w:val="0"/>
      <w:marBottom w:val="0"/>
      <w:divBdr>
        <w:top w:val="none" w:sz="0" w:space="0" w:color="auto"/>
        <w:left w:val="none" w:sz="0" w:space="0" w:color="auto"/>
        <w:bottom w:val="none" w:sz="0" w:space="0" w:color="auto"/>
        <w:right w:val="none" w:sz="0" w:space="0" w:color="auto"/>
      </w:divBdr>
    </w:div>
    <w:div w:id="1711490113">
      <w:marLeft w:val="640"/>
      <w:marRight w:val="0"/>
      <w:marTop w:val="0"/>
      <w:marBottom w:val="0"/>
      <w:divBdr>
        <w:top w:val="none" w:sz="0" w:space="0" w:color="auto"/>
        <w:left w:val="none" w:sz="0" w:space="0" w:color="auto"/>
        <w:bottom w:val="none" w:sz="0" w:space="0" w:color="auto"/>
        <w:right w:val="none" w:sz="0" w:space="0" w:color="auto"/>
      </w:divBdr>
    </w:div>
    <w:div w:id="1712730375">
      <w:marLeft w:val="640"/>
      <w:marRight w:val="0"/>
      <w:marTop w:val="0"/>
      <w:marBottom w:val="0"/>
      <w:divBdr>
        <w:top w:val="none" w:sz="0" w:space="0" w:color="auto"/>
        <w:left w:val="none" w:sz="0" w:space="0" w:color="auto"/>
        <w:bottom w:val="none" w:sz="0" w:space="0" w:color="auto"/>
        <w:right w:val="none" w:sz="0" w:space="0" w:color="auto"/>
      </w:divBdr>
    </w:div>
    <w:div w:id="1717587445">
      <w:marLeft w:val="640"/>
      <w:marRight w:val="0"/>
      <w:marTop w:val="0"/>
      <w:marBottom w:val="0"/>
      <w:divBdr>
        <w:top w:val="none" w:sz="0" w:space="0" w:color="auto"/>
        <w:left w:val="none" w:sz="0" w:space="0" w:color="auto"/>
        <w:bottom w:val="none" w:sz="0" w:space="0" w:color="auto"/>
        <w:right w:val="none" w:sz="0" w:space="0" w:color="auto"/>
      </w:divBdr>
    </w:div>
    <w:div w:id="1719164251">
      <w:marLeft w:val="640"/>
      <w:marRight w:val="0"/>
      <w:marTop w:val="0"/>
      <w:marBottom w:val="0"/>
      <w:divBdr>
        <w:top w:val="none" w:sz="0" w:space="0" w:color="auto"/>
        <w:left w:val="none" w:sz="0" w:space="0" w:color="auto"/>
        <w:bottom w:val="none" w:sz="0" w:space="0" w:color="auto"/>
        <w:right w:val="none" w:sz="0" w:space="0" w:color="auto"/>
      </w:divBdr>
    </w:div>
    <w:div w:id="1720009389">
      <w:marLeft w:val="640"/>
      <w:marRight w:val="0"/>
      <w:marTop w:val="0"/>
      <w:marBottom w:val="0"/>
      <w:divBdr>
        <w:top w:val="none" w:sz="0" w:space="0" w:color="auto"/>
        <w:left w:val="none" w:sz="0" w:space="0" w:color="auto"/>
        <w:bottom w:val="none" w:sz="0" w:space="0" w:color="auto"/>
        <w:right w:val="none" w:sz="0" w:space="0" w:color="auto"/>
      </w:divBdr>
    </w:div>
    <w:div w:id="1720546984">
      <w:marLeft w:val="640"/>
      <w:marRight w:val="0"/>
      <w:marTop w:val="0"/>
      <w:marBottom w:val="0"/>
      <w:divBdr>
        <w:top w:val="none" w:sz="0" w:space="0" w:color="auto"/>
        <w:left w:val="none" w:sz="0" w:space="0" w:color="auto"/>
        <w:bottom w:val="none" w:sz="0" w:space="0" w:color="auto"/>
        <w:right w:val="none" w:sz="0" w:space="0" w:color="auto"/>
      </w:divBdr>
    </w:div>
    <w:div w:id="1721442731">
      <w:marLeft w:val="640"/>
      <w:marRight w:val="0"/>
      <w:marTop w:val="0"/>
      <w:marBottom w:val="0"/>
      <w:divBdr>
        <w:top w:val="none" w:sz="0" w:space="0" w:color="auto"/>
        <w:left w:val="none" w:sz="0" w:space="0" w:color="auto"/>
        <w:bottom w:val="none" w:sz="0" w:space="0" w:color="auto"/>
        <w:right w:val="none" w:sz="0" w:space="0" w:color="auto"/>
      </w:divBdr>
    </w:div>
    <w:div w:id="1723021539">
      <w:marLeft w:val="640"/>
      <w:marRight w:val="0"/>
      <w:marTop w:val="0"/>
      <w:marBottom w:val="0"/>
      <w:divBdr>
        <w:top w:val="none" w:sz="0" w:space="0" w:color="auto"/>
        <w:left w:val="none" w:sz="0" w:space="0" w:color="auto"/>
        <w:bottom w:val="none" w:sz="0" w:space="0" w:color="auto"/>
        <w:right w:val="none" w:sz="0" w:space="0" w:color="auto"/>
      </w:divBdr>
    </w:div>
    <w:div w:id="1723286049">
      <w:marLeft w:val="640"/>
      <w:marRight w:val="0"/>
      <w:marTop w:val="0"/>
      <w:marBottom w:val="0"/>
      <w:divBdr>
        <w:top w:val="none" w:sz="0" w:space="0" w:color="auto"/>
        <w:left w:val="none" w:sz="0" w:space="0" w:color="auto"/>
        <w:bottom w:val="none" w:sz="0" w:space="0" w:color="auto"/>
        <w:right w:val="none" w:sz="0" w:space="0" w:color="auto"/>
      </w:divBdr>
    </w:div>
    <w:div w:id="1725984354">
      <w:marLeft w:val="640"/>
      <w:marRight w:val="0"/>
      <w:marTop w:val="0"/>
      <w:marBottom w:val="0"/>
      <w:divBdr>
        <w:top w:val="none" w:sz="0" w:space="0" w:color="auto"/>
        <w:left w:val="none" w:sz="0" w:space="0" w:color="auto"/>
        <w:bottom w:val="none" w:sz="0" w:space="0" w:color="auto"/>
        <w:right w:val="none" w:sz="0" w:space="0" w:color="auto"/>
      </w:divBdr>
    </w:div>
    <w:div w:id="1726028732">
      <w:marLeft w:val="640"/>
      <w:marRight w:val="0"/>
      <w:marTop w:val="0"/>
      <w:marBottom w:val="0"/>
      <w:divBdr>
        <w:top w:val="none" w:sz="0" w:space="0" w:color="auto"/>
        <w:left w:val="none" w:sz="0" w:space="0" w:color="auto"/>
        <w:bottom w:val="none" w:sz="0" w:space="0" w:color="auto"/>
        <w:right w:val="none" w:sz="0" w:space="0" w:color="auto"/>
      </w:divBdr>
    </w:div>
    <w:div w:id="1726443537">
      <w:marLeft w:val="640"/>
      <w:marRight w:val="0"/>
      <w:marTop w:val="0"/>
      <w:marBottom w:val="0"/>
      <w:divBdr>
        <w:top w:val="none" w:sz="0" w:space="0" w:color="auto"/>
        <w:left w:val="none" w:sz="0" w:space="0" w:color="auto"/>
        <w:bottom w:val="none" w:sz="0" w:space="0" w:color="auto"/>
        <w:right w:val="none" w:sz="0" w:space="0" w:color="auto"/>
      </w:divBdr>
    </w:div>
    <w:div w:id="1728802202">
      <w:marLeft w:val="640"/>
      <w:marRight w:val="0"/>
      <w:marTop w:val="0"/>
      <w:marBottom w:val="0"/>
      <w:divBdr>
        <w:top w:val="none" w:sz="0" w:space="0" w:color="auto"/>
        <w:left w:val="none" w:sz="0" w:space="0" w:color="auto"/>
        <w:bottom w:val="none" w:sz="0" w:space="0" w:color="auto"/>
        <w:right w:val="none" w:sz="0" w:space="0" w:color="auto"/>
      </w:divBdr>
    </w:div>
    <w:div w:id="1729915963">
      <w:marLeft w:val="640"/>
      <w:marRight w:val="0"/>
      <w:marTop w:val="0"/>
      <w:marBottom w:val="0"/>
      <w:divBdr>
        <w:top w:val="none" w:sz="0" w:space="0" w:color="auto"/>
        <w:left w:val="none" w:sz="0" w:space="0" w:color="auto"/>
        <w:bottom w:val="none" w:sz="0" w:space="0" w:color="auto"/>
        <w:right w:val="none" w:sz="0" w:space="0" w:color="auto"/>
      </w:divBdr>
    </w:div>
    <w:div w:id="1733505102">
      <w:marLeft w:val="640"/>
      <w:marRight w:val="0"/>
      <w:marTop w:val="0"/>
      <w:marBottom w:val="0"/>
      <w:divBdr>
        <w:top w:val="none" w:sz="0" w:space="0" w:color="auto"/>
        <w:left w:val="none" w:sz="0" w:space="0" w:color="auto"/>
        <w:bottom w:val="none" w:sz="0" w:space="0" w:color="auto"/>
        <w:right w:val="none" w:sz="0" w:space="0" w:color="auto"/>
      </w:divBdr>
    </w:div>
    <w:div w:id="1736270245">
      <w:marLeft w:val="640"/>
      <w:marRight w:val="0"/>
      <w:marTop w:val="0"/>
      <w:marBottom w:val="0"/>
      <w:divBdr>
        <w:top w:val="none" w:sz="0" w:space="0" w:color="auto"/>
        <w:left w:val="none" w:sz="0" w:space="0" w:color="auto"/>
        <w:bottom w:val="none" w:sz="0" w:space="0" w:color="auto"/>
        <w:right w:val="none" w:sz="0" w:space="0" w:color="auto"/>
      </w:divBdr>
    </w:div>
    <w:div w:id="1737587536">
      <w:marLeft w:val="640"/>
      <w:marRight w:val="0"/>
      <w:marTop w:val="0"/>
      <w:marBottom w:val="0"/>
      <w:divBdr>
        <w:top w:val="none" w:sz="0" w:space="0" w:color="auto"/>
        <w:left w:val="none" w:sz="0" w:space="0" w:color="auto"/>
        <w:bottom w:val="none" w:sz="0" w:space="0" w:color="auto"/>
        <w:right w:val="none" w:sz="0" w:space="0" w:color="auto"/>
      </w:divBdr>
    </w:div>
    <w:div w:id="1738632161">
      <w:marLeft w:val="640"/>
      <w:marRight w:val="0"/>
      <w:marTop w:val="0"/>
      <w:marBottom w:val="0"/>
      <w:divBdr>
        <w:top w:val="none" w:sz="0" w:space="0" w:color="auto"/>
        <w:left w:val="none" w:sz="0" w:space="0" w:color="auto"/>
        <w:bottom w:val="none" w:sz="0" w:space="0" w:color="auto"/>
        <w:right w:val="none" w:sz="0" w:space="0" w:color="auto"/>
      </w:divBdr>
    </w:div>
    <w:div w:id="1744378424">
      <w:marLeft w:val="640"/>
      <w:marRight w:val="0"/>
      <w:marTop w:val="0"/>
      <w:marBottom w:val="0"/>
      <w:divBdr>
        <w:top w:val="none" w:sz="0" w:space="0" w:color="auto"/>
        <w:left w:val="none" w:sz="0" w:space="0" w:color="auto"/>
        <w:bottom w:val="none" w:sz="0" w:space="0" w:color="auto"/>
        <w:right w:val="none" w:sz="0" w:space="0" w:color="auto"/>
      </w:divBdr>
    </w:div>
    <w:div w:id="1744444762">
      <w:marLeft w:val="640"/>
      <w:marRight w:val="0"/>
      <w:marTop w:val="0"/>
      <w:marBottom w:val="0"/>
      <w:divBdr>
        <w:top w:val="none" w:sz="0" w:space="0" w:color="auto"/>
        <w:left w:val="none" w:sz="0" w:space="0" w:color="auto"/>
        <w:bottom w:val="none" w:sz="0" w:space="0" w:color="auto"/>
        <w:right w:val="none" w:sz="0" w:space="0" w:color="auto"/>
      </w:divBdr>
    </w:div>
    <w:div w:id="1745954794">
      <w:marLeft w:val="640"/>
      <w:marRight w:val="0"/>
      <w:marTop w:val="0"/>
      <w:marBottom w:val="0"/>
      <w:divBdr>
        <w:top w:val="none" w:sz="0" w:space="0" w:color="auto"/>
        <w:left w:val="none" w:sz="0" w:space="0" w:color="auto"/>
        <w:bottom w:val="none" w:sz="0" w:space="0" w:color="auto"/>
        <w:right w:val="none" w:sz="0" w:space="0" w:color="auto"/>
      </w:divBdr>
    </w:div>
    <w:div w:id="1746293103">
      <w:marLeft w:val="640"/>
      <w:marRight w:val="0"/>
      <w:marTop w:val="0"/>
      <w:marBottom w:val="0"/>
      <w:divBdr>
        <w:top w:val="none" w:sz="0" w:space="0" w:color="auto"/>
        <w:left w:val="none" w:sz="0" w:space="0" w:color="auto"/>
        <w:bottom w:val="none" w:sz="0" w:space="0" w:color="auto"/>
        <w:right w:val="none" w:sz="0" w:space="0" w:color="auto"/>
      </w:divBdr>
    </w:div>
    <w:div w:id="1747606285">
      <w:marLeft w:val="640"/>
      <w:marRight w:val="0"/>
      <w:marTop w:val="0"/>
      <w:marBottom w:val="0"/>
      <w:divBdr>
        <w:top w:val="none" w:sz="0" w:space="0" w:color="auto"/>
        <w:left w:val="none" w:sz="0" w:space="0" w:color="auto"/>
        <w:bottom w:val="none" w:sz="0" w:space="0" w:color="auto"/>
        <w:right w:val="none" w:sz="0" w:space="0" w:color="auto"/>
      </w:divBdr>
    </w:div>
    <w:div w:id="1753503522">
      <w:marLeft w:val="640"/>
      <w:marRight w:val="0"/>
      <w:marTop w:val="0"/>
      <w:marBottom w:val="0"/>
      <w:divBdr>
        <w:top w:val="none" w:sz="0" w:space="0" w:color="auto"/>
        <w:left w:val="none" w:sz="0" w:space="0" w:color="auto"/>
        <w:bottom w:val="none" w:sz="0" w:space="0" w:color="auto"/>
        <w:right w:val="none" w:sz="0" w:space="0" w:color="auto"/>
      </w:divBdr>
    </w:div>
    <w:div w:id="1755204503">
      <w:marLeft w:val="640"/>
      <w:marRight w:val="0"/>
      <w:marTop w:val="0"/>
      <w:marBottom w:val="0"/>
      <w:divBdr>
        <w:top w:val="none" w:sz="0" w:space="0" w:color="auto"/>
        <w:left w:val="none" w:sz="0" w:space="0" w:color="auto"/>
        <w:bottom w:val="none" w:sz="0" w:space="0" w:color="auto"/>
        <w:right w:val="none" w:sz="0" w:space="0" w:color="auto"/>
      </w:divBdr>
    </w:div>
    <w:div w:id="1759131569">
      <w:marLeft w:val="640"/>
      <w:marRight w:val="0"/>
      <w:marTop w:val="0"/>
      <w:marBottom w:val="0"/>
      <w:divBdr>
        <w:top w:val="none" w:sz="0" w:space="0" w:color="auto"/>
        <w:left w:val="none" w:sz="0" w:space="0" w:color="auto"/>
        <w:bottom w:val="none" w:sz="0" w:space="0" w:color="auto"/>
        <w:right w:val="none" w:sz="0" w:space="0" w:color="auto"/>
      </w:divBdr>
    </w:div>
    <w:div w:id="1760909030">
      <w:marLeft w:val="640"/>
      <w:marRight w:val="0"/>
      <w:marTop w:val="0"/>
      <w:marBottom w:val="0"/>
      <w:divBdr>
        <w:top w:val="none" w:sz="0" w:space="0" w:color="auto"/>
        <w:left w:val="none" w:sz="0" w:space="0" w:color="auto"/>
        <w:bottom w:val="none" w:sz="0" w:space="0" w:color="auto"/>
        <w:right w:val="none" w:sz="0" w:space="0" w:color="auto"/>
      </w:divBdr>
    </w:div>
    <w:div w:id="1763338467">
      <w:marLeft w:val="640"/>
      <w:marRight w:val="0"/>
      <w:marTop w:val="0"/>
      <w:marBottom w:val="0"/>
      <w:divBdr>
        <w:top w:val="none" w:sz="0" w:space="0" w:color="auto"/>
        <w:left w:val="none" w:sz="0" w:space="0" w:color="auto"/>
        <w:bottom w:val="none" w:sz="0" w:space="0" w:color="auto"/>
        <w:right w:val="none" w:sz="0" w:space="0" w:color="auto"/>
      </w:divBdr>
    </w:div>
    <w:div w:id="1765151684">
      <w:marLeft w:val="640"/>
      <w:marRight w:val="0"/>
      <w:marTop w:val="0"/>
      <w:marBottom w:val="0"/>
      <w:divBdr>
        <w:top w:val="none" w:sz="0" w:space="0" w:color="auto"/>
        <w:left w:val="none" w:sz="0" w:space="0" w:color="auto"/>
        <w:bottom w:val="none" w:sz="0" w:space="0" w:color="auto"/>
        <w:right w:val="none" w:sz="0" w:space="0" w:color="auto"/>
      </w:divBdr>
    </w:div>
    <w:div w:id="1765564264">
      <w:marLeft w:val="640"/>
      <w:marRight w:val="0"/>
      <w:marTop w:val="0"/>
      <w:marBottom w:val="0"/>
      <w:divBdr>
        <w:top w:val="none" w:sz="0" w:space="0" w:color="auto"/>
        <w:left w:val="none" w:sz="0" w:space="0" w:color="auto"/>
        <w:bottom w:val="none" w:sz="0" w:space="0" w:color="auto"/>
        <w:right w:val="none" w:sz="0" w:space="0" w:color="auto"/>
      </w:divBdr>
    </w:div>
    <w:div w:id="1766925483">
      <w:marLeft w:val="640"/>
      <w:marRight w:val="0"/>
      <w:marTop w:val="0"/>
      <w:marBottom w:val="0"/>
      <w:divBdr>
        <w:top w:val="none" w:sz="0" w:space="0" w:color="auto"/>
        <w:left w:val="none" w:sz="0" w:space="0" w:color="auto"/>
        <w:bottom w:val="none" w:sz="0" w:space="0" w:color="auto"/>
        <w:right w:val="none" w:sz="0" w:space="0" w:color="auto"/>
      </w:divBdr>
    </w:div>
    <w:div w:id="1770731597">
      <w:marLeft w:val="640"/>
      <w:marRight w:val="0"/>
      <w:marTop w:val="0"/>
      <w:marBottom w:val="0"/>
      <w:divBdr>
        <w:top w:val="none" w:sz="0" w:space="0" w:color="auto"/>
        <w:left w:val="none" w:sz="0" w:space="0" w:color="auto"/>
        <w:bottom w:val="none" w:sz="0" w:space="0" w:color="auto"/>
        <w:right w:val="none" w:sz="0" w:space="0" w:color="auto"/>
      </w:divBdr>
    </w:div>
    <w:div w:id="1771196340">
      <w:marLeft w:val="640"/>
      <w:marRight w:val="0"/>
      <w:marTop w:val="0"/>
      <w:marBottom w:val="0"/>
      <w:divBdr>
        <w:top w:val="none" w:sz="0" w:space="0" w:color="auto"/>
        <w:left w:val="none" w:sz="0" w:space="0" w:color="auto"/>
        <w:bottom w:val="none" w:sz="0" w:space="0" w:color="auto"/>
        <w:right w:val="none" w:sz="0" w:space="0" w:color="auto"/>
      </w:divBdr>
    </w:div>
    <w:div w:id="1771391246">
      <w:marLeft w:val="640"/>
      <w:marRight w:val="0"/>
      <w:marTop w:val="0"/>
      <w:marBottom w:val="0"/>
      <w:divBdr>
        <w:top w:val="none" w:sz="0" w:space="0" w:color="auto"/>
        <w:left w:val="none" w:sz="0" w:space="0" w:color="auto"/>
        <w:bottom w:val="none" w:sz="0" w:space="0" w:color="auto"/>
        <w:right w:val="none" w:sz="0" w:space="0" w:color="auto"/>
      </w:divBdr>
    </w:div>
    <w:div w:id="1775709662">
      <w:marLeft w:val="640"/>
      <w:marRight w:val="0"/>
      <w:marTop w:val="0"/>
      <w:marBottom w:val="0"/>
      <w:divBdr>
        <w:top w:val="none" w:sz="0" w:space="0" w:color="auto"/>
        <w:left w:val="none" w:sz="0" w:space="0" w:color="auto"/>
        <w:bottom w:val="none" w:sz="0" w:space="0" w:color="auto"/>
        <w:right w:val="none" w:sz="0" w:space="0" w:color="auto"/>
      </w:divBdr>
    </w:div>
    <w:div w:id="1782216785">
      <w:marLeft w:val="640"/>
      <w:marRight w:val="0"/>
      <w:marTop w:val="0"/>
      <w:marBottom w:val="0"/>
      <w:divBdr>
        <w:top w:val="none" w:sz="0" w:space="0" w:color="auto"/>
        <w:left w:val="none" w:sz="0" w:space="0" w:color="auto"/>
        <w:bottom w:val="none" w:sz="0" w:space="0" w:color="auto"/>
        <w:right w:val="none" w:sz="0" w:space="0" w:color="auto"/>
      </w:divBdr>
    </w:div>
    <w:div w:id="1789860808">
      <w:marLeft w:val="640"/>
      <w:marRight w:val="0"/>
      <w:marTop w:val="0"/>
      <w:marBottom w:val="0"/>
      <w:divBdr>
        <w:top w:val="none" w:sz="0" w:space="0" w:color="auto"/>
        <w:left w:val="none" w:sz="0" w:space="0" w:color="auto"/>
        <w:bottom w:val="none" w:sz="0" w:space="0" w:color="auto"/>
        <w:right w:val="none" w:sz="0" w:space="0" w:color="auto"/>
      </w:divBdr>
    </w:div>
    <w:div w:id="1790973247">
      <w:marLeft w:val="640"/>
      <w:marRight w:val="0"/>
      <w:marTop w:val="0"/>
      <w:marBottom w:val="0"/>
      <w:divBdr>
        <w:top w:val="none" w:sz="0" w:space="0" w:color="auto"/>
        <w:left w:val="none" w:sz="0" w:space="0" w:color="auto"/>
        <w:bottom w:val="none" w:sz="0" w:space="0" w:color="auto"/>
        <w:right w:val="none" w:sz="0" w:space="0" w:color="auto"/>
      </w:divBdr>
    </w:div>
    <w:div w:id="1793013544">
      <w:marLeft w:val="640"/>
      <w:marRight w:val="0"/>
      <w:marTop w:val="0"/>
      <w:marBottom w:val="0"/>
      <w:divBdr>
        <w:top w:val="none" w:sz="0" w:space="0" w:color="auto"/>
        <w:left w:val="none" w:sz="0" w:space="0" w:color="auto"/>
        <w:bottom w:val="none" w:sz="0" w:space="0" w:color="auto"/>
        <w:right w:val="none" w:sz="0" w:space="0" w:color="auto"/>
      </w:divBdr>
    </w:div>
    <w:div w:id="1798717089">
      <w:marLeft w:val="640"/>
      <w:marRight w:val="0"/>
      <w:marTop w:val="0"/>
      <w:marBottom w:val="0"/>
      <w:divBdr>
        <w:top w:val="none" w:sz="0" w:space="0" w:color="auto"/>
        <w:left w:val="none" w:sz="0" w:space="0" w:color="auto"/>
        <w:bottom w:val="none" w:sz="0" w:space="0" w:color="auto"/>
        <w:right w:val="none" w:sz="0" w:space="0" w:color="auto"/>
      </w:divBdr>
    </w:div>
    <w:div w:id="1798719988">
      <w:marLeft w:val="640"/>
      <w:marRight w:val="0"/>
      <w:marTop w:val="0"/>
      <w:marBottom w:val="0"/>
      <w:divBdr>
        <w:top w:val="none" w:sz="0" w:space="0" w:color="auto"/>
        <w:left w:val="none" w:sz="0" w:space="0" w:color="auto"/>
        <w:bottom w:val="none" w:sz="0" w:space="0" w:color="auto"/>
        <w:right w:val="none" w:sz="0" w:space="0" w:color="auto"/>
      </w:divBdr>
    </w:div>
    <w:div w:id="1799496308">
      <w:marLeft w:val="640"/>
      <w:marRight w:val="0"/>
      <w:marTop w:val="0"/>
      <w:marBottom w:val="0"/>
      <w:divBdr>
        <w:top w:val="none" w:sz="0" w:space="0" w:color="auto"/>
        <w:left w:val="none" w:sz="0" w:space="0" w:color="auto"/>
        <w:bottom w:val="none" w:sz="0" w:space="0" w:color="auto"/>
        <w:right w:val="none" w:sz="0" w:space="0" w:color="auto"/>
      </w:divBdr>
    </w:div>
    <w:div w:id="1802846132">
      <w:marLeft w:val="640"/>
      <w:marRight w:val="0"/>
      <w:marTop w:val="0"/>
      <w:marBottom w:val="0"/>
      <w:divBdr>
        <w:top w:val="none" w:sz="0" w:space="0" w:color="auto"/>
        <w:left w:val="none" w:sz="0" w:space="0" w:color="auto"/>
        <w:bottom w:val="none" w:sz="0" w:space="0" w:color="auto"/>
        <w:right w:val="none" w:sz="0" w:space="0" w:color="auto"/>
      </w:divBdr>
    </w:div>
    <w:div w:id="1803159333">
      <w:marLeft w:val="640"/>
      <w:marRight w:val="0"/>
      <w:marTop w:val="0"/>
      <w:marBottom w:val="0"/>
      <w:divBdr>
        <w:top w:val="none" w:sz="0" w:space="0" w:color="auto"/>
        <w:left w:val="none" w:sz="0" w:space="0" w:color="auto"/>
        <w:bottom w:val="none" w:sz="0" w:space="0" w:color="auto"/>
        <w:right w:val="none" w:sz="0" w:space="0" w:color="auto"/>
      </w:divBdr>
    </w:div>
    <w:div w:id="1805342341">
      <w:marLeft w:val="640"/>
      <w:marRight w:val="0"/>
      <w:marTop w:val="0"/>
      <w:marBottom w:val="0"/>
      <w:divBdr>
        <w:top w:val="none" w:sz="0" w:space="0" w:color="auto"/>
        <w:left w:val="none" w:sz="0" w:space="0" w:color="auto"/>
        <w:bottom w:val="none" w:sz="0" w:space="0" w:color="auto"/>
        <w:right w:val="none" w:sz="0" w:space="0" w:color="auto"/>
      </w:divBdr>
    </w:div>
    <w:div w:id="1805999322">
      <w:marLeft w:val="640"/>
      <w:marRight w:val="0"/>
      <w:marTop w:val="0"/>
      <w:marBottom w:val="0"/>
      <w:divBdr>
        <w:top w:val="none" w:sz="0" w:space="0" w:color="auto"/>
        <w:left w:val="none" w:sz="0" w:space="0" w:color="auto"/>
        <w:bottom w:val="none" w:sz="0" w:space="0" w:color="auto"/>
        <w:right w:val="none" w:sz="0" w:space="0" w:color="auto"/>
      </w:divBdr>
    </w:div>
    <w:div w:id="1809281389">
      <w:marLeft w:val="640"/>
      <w:marRight w:val="0"/>
      <w:marTop w:val="0"/>
      <w:marBottom w:val="0"/>
      <w:divBdr>
        <w:top w:val="none" w:sz="0" w:space="0" w:color="auto"/>
        <w:left w:val="none" w:sz="0" w:space="0" w:color="auto"/>
        <w:bottom w:val="none" w:sz="0" w:space="0" w:color="auto"/>
        <w:right w:val="none" w:sz="0" w:space="0" w:color="auto"/>
      </w:divBdr>
    </w:div>
    <w:div w:id="1809470349">
      <w:marLeft w:val="640"/>
      <w:marRight w:val="0"/>
      <w:marTop w:val="0"/>
      <w:marBottom w:val="0"/>
      <w:divBdr>
        <w:top w:val="none" w:sz="0" w:space="0" w:color="auto"/>
        <w:left w:val="none" w:sz="0" w:space="0" w:color="auto"/>
        <w:bottom w:val="none" w:sz="0" w:space="0" w:color="auto"/>
        <w:right w:val="none" w:sz="0" w:space="0" w:color="auto"/>
      </w:divBdr>
    </w:div>
    <w:div w:id="1810046914">
      <w:marLeft w:val="640"/>
      <w:marRight w:val="0"/>
      <w:marTop w:val="0"/>
      <w:marBottom w:val="0"/>
      <w:divBdr>
        <w:top w:val="none" w:sz="0" w:space="0" w:color="auto"/>
        <w:left w:val="none" w:sz="0" w:space="0" w:color="auto"/>
        <w:bottom w:val="none" w:sz="0" w:space="0" w:color="auto"/>
        <w:right w:val="none" w:sz="0" w:space="0" w:color="auto"/>
      </w:divBdr>
    </w:div>
    <w:div w:id="1810660506">
      <w:marLeft w:val="640"/>
      <w:marRight w:val="0"/>
      <w:marTop w:val="0"/>
      <w:marBottom w:val="0"/>
      <w:divBdr>
        <w:top w:val="none" w:sz="0" w:space="0" w:color="auto"/>
        <w:left w:val="none" w:sz="0" w:space="0" w:color="auto"/>
        <w:bottom w:val="none" w:sz="0" w:space="0" w:color="auto"/>
        <w:right w:val="none" w:sz="0" w:space="0" w:color="auto"/>
      </w:divBdr>
    </w:div>
    <w:div w:id="1811286873">
      <w:marLeft w:val="640"/>
      <w:marRight w:val="0"/>
      <w:marTop w:val="0"/>
      <w:marBottom w:val="0"/>
      <w:divBdr>
        <w:top w:val="none" w:sz="0" w:space="0" w:color="auto"/>
        <w:left w:val="none" w:sz="0" w:space="0" w:color="auto"/>
        <w:bottom w:val="none" w:sz="0" w:space="0" w:color="auto"/>
        <w:right w:val="none" w:sz="0" w:space="0" w:color="auto"/>
      </w:divBdr>
    </w:div>
    <w:div w:id="1812401139">
      <w:marLeft w:val="640"/>
      <w:marRight w:val="0"/>
      <w:marTop w:val="0"/>
      <w:marBottom w:val="0"/>
      <w:divBdr>
        <w:top w:val="none" w:sz="0" w:space="0" w:color="auto"/>
        <w:left w:val="none" w:sz="0" w:space="0" w:color="auto"/>
        <w:bottom w:val="none" w:sz="0" w:space="0" w:color="auto"/>
        <w:right w:val="none" w:sz="0" w:space="0" w:color="auto"/>
      </w:divBdr>
    </w:div>
    <w:div w:id="1815680106">
      <w:marLeft w:val="640"/>
      <w:marRight w:val="0"/>
      <w:marTop w:val="0"/>
      <w:marBottom w:val="0"/>
      <w:divBdr>
        <w:top w:val="none" w:sz="0" w:space="0" w:color="auto"/>
        <w:left w:val="none" w:sz="0" w:space="0" w:color="auto"/>
        <w:bottom w:val="none" w:sz="0" w:space="0" w:color="auto"/>
        <w:right w:val="none" w:sz="0" w:space="0" w:color="auto"/>
      </w:divBdr>
    </w:div>
    <w:div w:id="1818957188">
      <w:marLeft w:val="640"/>
      <w:marRight w:val="0"/>
      <w:marTop w:val="0"/>
      <w:marBottom w:val="0"/>
      <w:divBdr>
        <w:top w:val="none" w:sz="0" w:space="0" w:color="auto"/>
        <w:left w:val="none" w:sz="0" w:space="0" w:color="auto"/>
        <w:bottom w:val="none" w:sz="0" w:space="0" w:color="auto"/>
        <w:right w:val="none" w:sz="0" w:space="0" w:color="auto"/>
      </w:divBdr>
    </w:div>
    <w:div w:id="1822573278">
      <w:marLeft w:val="640"/>
      <w:marRight w:val="0"/>
      <w:marTop w:val="0"/>
      <w:marBottom w:val="0"/>
      <w:divBdr>
        <w:top w:val="none" w:sz="0" w:space="0" w:color="auto"/>
        <w:left w:val="none" w:sz="0" w:space="0" w:color="auto"/>
        <w:bottom w:val="none" w:sz="0" w:space="0" w:color="auto"/>
        <w:right w:val="none" w:sz="0" w:space="0" w:color="auto"/>
      </w:divBdr>
    </w:div>
    <w:div w:id="1823161392">
      <w:marLeft w:val="640"/>
      <w:marRight w:val="0"/>
      <w:marTop w:val="0"/>
      <w:marBottom w:val="0"/>
      <w:divBdr>
        <w:top w:val="none" w:sz="0" w:space="0" w:color="auto"/>
        <w:left w:val="none" w:sz="0" w:space="0" w:color="auto"/>
        <w:bottom w:val="none" w:sz="0" w:space="0" w:color="auto"/>
        <w:right w:val="none" w:sz="0" w:space="0" w:color="auto"/>
      </w:divBdr>
    </w:div>
    <w:div w:id="1823235320">
      <w:marLeft w:val="640"/>
      <w:marRight w:val="0"/>
      <w:marTop w:val="0"/>
      <w:marBottom w:val="0"/>
      <w:divBdr>
        <w:top w:val="none" w:sz="0" w:space="0" w:color="auto"/>
        <w:left w:val="none" w:sz="0" w:space="0" w:color="auto"/>
        <w:bottom w:val="none" w:sz="0" w:space="0" w:color="auto"/>
        <w:right w:val="none" w:sz="0" w:space="0" w:color="auto"/>
      </w:divBdr>
    </w:div>
    <w:div w:id="1825468628">
      <w:marLeft w:val="640"/>
      <w:marRight w:val="0"/>
      <w:marTop w:val="0"/>
      <w:marBottom w:val="0"/>
      <w:divBdr>
        <w:top w:val="none" w:sz="0" w:space="0" w:color="auto"/>
        <w:left w:val="none" w:sz="0" w:space="0" w:color="auto"/>
        <w:bottom w:val="none" w:sz="0" w:space="0" w:color="auto"/>
        <w:right w:val="none" w:sz="0" w:space="0" w:color="auto"/>
      </w:divBdr>
    </w:div>
    <w:div w:id="1828551609">
      <w:marLeft w:val="640"/>
      <w:marRight w:val="0"/>
      <w:marTop w:val="0"/>
      <w:marBottom w:val="0"/>
      <w:divBdr>
        <w:top w:val="none" w:sz="0" w:space="0" w:color="auto"/>
        <w:left w:val="none" w:sz="0" w:space="0" w:color="auto"/>
        <w:bottom w:val="none" w:sz="0" w:space="0" w:color="auto"/>
        <w:right w:val="none" w:sz="0" w:space="0" w:color="auto"/>
      </w:divBdr>
    </w:div>
    <w:div w:id="1833837284">
      <w:marLeft w:val="640"/>
      <w:marRight w:val="0"/>
      <w:marTop w:val="0"/>
      <w:marBottom w:val="0"/>
      <w:divBdr>
        <w:top w:val="none" w:sz="0" w:space="0" w:color="auto"/>
        <w:left w:val="none" w:sz="0" w:space="0" w:color="auto"/>
        <w:bottom w:val="none" w:sz="0" w:space="0" w:color="auto"/>
        <w:right w:val="none" w:sz="0" w:space="0" w:color="auto"/>
      </w:divBdr>
    </w:div>
    <w:div w:id="1834174703">
      <w:marLeft w:val="640"/>
      <w:marRight w:val="0"/>
      <w:marTop w:val="0"/>
      <w:marBottom w:val="0"/>
      <w:divBdr>
        <w:top w:val="none" w:sz="0" w:space="0" w:color="auto"/>
        <w:left w:val="none" w:sz="0" w:space="0" w:color="auto"/>
        <w:bottom w:val="none" w:sz="0" w:space="0" w:color="auto"/>
        <w:right w:val="none" w:sz="0" w:space="0" w:color="auto"/>
      </w:divBdr>
    </w:div>
    <w:div w:id="1835140932">
      <w:marLeft w:val="640"/>
      <w:marRight w:val="0"/>
      <w:marTop w:val="0"/>
      <w:marBottom w:val="0"/>
      <w:divBdr>
        <w:top w:val="none" w:sz="0" w:space="0" w:color="auto"/>
        <w:left w:val="none" w:sz="0" w:space="0" w:color="auto"/>
        <w:bottom w:val="none" w:sz="0" w:space="0" w:color="auto"/>
        <w:right w:val="none" w:sz="0" w:space="0" w:color="auto"/>
      </w:divBdr>
    </w:div>
    <w:div w:id="1836609671">
      <w:marLeft w:val="640"/>
      <w:marRight w:val="0"/>
      <w:marTop w:val="0"/>
      <w:marBottom w:val="0"/>
      <w:divBdr>
        <w:top w:val="none" w:sz="0" w:space="0" w:color="auto"/>
        <w:left w:val="none" w:sz="0" w:space="0" w:color="auto"/>
        <w:bottom w:val="none" w:sz="0" w:space="0" w:color="auto"/>
        <w:right w:val="none" w:sz="0" w:space="0" w:color="auto"/>
      </w:divBdr>
    </w:div>
    <w:div w:id="1838034363">
      <w:marLeft w:val="640"/>
      <w:marRight w:val="0"/>
      <w:marTop w:val="0"/>
      <w:marBottom w:val="0"/>
      <w:divBdr>
        <w:top w:val="none" w:sz="0" w:space="0" w:color="auto"/>
        <w:left w:val="none" w:sz="0" w:space="0" w:color="auto"/>
        <w:bottom w:val="none" w:sz="0" w:space="0" w:color="auto"/>
        <w:right w:val="none" w:sz="0" w:space="0" w:color="auto"/>
      </w:divBdr>
    </w:div>
    <w:div w:id="1841771082">
      <w:marLeft w:val="640"/>
      <w:marRight w:val="0"/>
      <w:marTop w:val="0"/>
      <w:marBottom w:val="0"/>
      <w:divBdr>
        <w:top w:val="none" w:sz="0" w:space="0" w:color="auto"/>
        <w:left w:val="none" w:sz="0" w:space="0" w:color="auto"/>
        <w:bottom w:val="none" w:sz="0" w:space="0" w:color="auto"/>
        <w:right w:val="none" w:sz="0" w:space="0" w:color="auto"/>
      </w:divBdr>
    </w:div>
    <w:div w:id="1842770215">
      <w:marLeft w:val="640"/>
      <w:marRight w:val="0"/>
      <w:marTop w:val="0"/>
      <w:marBottom w:val="0"/>
      <w:divBdr>
        <w:top w:val="none" w:sz="0" w:space="0" w:color="auto"/>
        <w:left w:val="none" w:sz="0" w:space="0" w:color="auto"/>
        <w:bottom w:val="none" w:sz="0" w:space="0" w:color="auto"/>
        <w:right w:val="none" w:sz="0" w:space="0" w:color="auto"/>
      </w:divBdr>
    </w:div>
    <w:div w:id="1845590179">
      <w:marLeft w:val="640"/>
      <w:marRight w:val="0"/>
      <w:marTop w:val="0"/>
      <w:marBottom w:val="0"/>
      <w:divBdr>
        <w:top w:val="none" w:sz="0" w:space="0" w:color="auto"/>
        <w:left w:val="none" w:sz="0" w:space="0" w:color="auto"/>
        <w:bottom w:val="none" w:sz="0" w:space="0" w:color="auto"/>
        <w:right w:val="none" w:sz="0" w:space="0" w:color="auto"/>
      </w:divBdr>
    </w:div>
    <w:div w:id="1847018453">
      <w:marLeft w:val="640"/>
      <w:marRight w:val="0"/>
      <w:marTop w:val="0"/>
      <w:marBottom w:val="0"/>
      <w:divBdr>
        <w:top w:val="none" w:sz="0" w:space="0" w:color="auto"/>
        <w:left w:val="none" w:sz="0" w:space="0" w:color="auto"/>
        <w:bottom w:val="none" w:sz="0" w:space="0" w:color="auto"/>
        <w:right w:val="none" w:sz="0" w:space="0" w:color="auto"/>
      </w:divBdr>
    </w:div>
    <w:div w:id="1849178869">
      <w:marLeft w:val="640"/>
      <w:marRight w:val="0"/>
      <w:marTop w:val="0"/>
      <w:marBottom w:val="0"/>
      <w:divBdr>
        <w:top w:val="none" w:sz="0" w:space="0" w:color="auto"/>
        <w:left w:val="none" w:sz="0" w:space="0" w:color="auto"/>
        <w:bottom w:val="none" w:sz="0" w:space="0" w:color="auto"/>
        <w:right w:val="none" w:sz="0" w:space="0" w:color="auto"/>
      </w:divBdr>
    </w:div>
    <w:div w:id="1849832542">
      <w:marLeft w:val="640"/>
      <w:marRight w:val="0"/>
      <w:marTop w:val="0"/>
      <w:marBottom w:val="0"/>
      <w:divBdr>
        <w:top w:val="none" w:sz="0" w:space="0" w:color="auto"/>
        <w:left w:val="none" w:sz="0" w:space="0" w:color="auto"/>
        <w:bottom w:val="none" w:sz="0" w:space="0" w:color="auto"/>
        <w:right w:val="none" w:sz="0" w:space="0" w:color="auto"/>
      </w:divBdr>
    </w:div>
    <w:div w:id="1850950141">
      <w:marLeft w:val="640"/>
      <w:marRight w:val="0"/>
      <w:marTop w:val="0"/>
      <w:marBottom w:val="0"/>
      <w:divBdr>
        <w:top w:val="none" w:sz="0" w:space="0" w:color="auto"/>
        <w:left w:val="none" w:sz="0" w:space="0" w:color="auto"/>
        <w:bottom w:val="none" w:sz="0" w:space="0" w:color="auto"/>
        <w:right w:val="none" w:sz="0" w:space="0" w:color="auto"/>
      </w:divBdr>
    </w:div>
    <w:div w:id="1853521070">
      <w:marLeft w:val="640"/>
      <w:marRight w:val="0"/>
      <w:marTop w:val="0"/>
      <w:marBottom w:val="0"/>
      <w:divBdr>
        <w:top w:val="none" w:sz="0" w:space="0" w:color="auto"/>
        <w:left w:val="none" w:sz="0" w:space="0" w:color="auto"/>
        <w:bottom w:val="none" w:sz="0" w:space="0" w:color="auto"/>
        <w:right w:val="none" w:sz="0" w:space="0" w:color="auto"/>
      </w:divBdr>
    </w:div>
    <w:div w:id="1856190498">
      <w:marLeft w:val="640"/>
      <w:marRight w:val="0"/>
      <w:marTop w:val="0"/>
      <w:marBottom w:val="0"/>
      <w:divBdr>
        <w:top w:val="none" w:sz="0" w:space="0" w:color="auto"/>
        <w:left w:val="none" w:sz="0" w:space="0" w:color="auto"/>
        <w:bottom w:val="none" w:sz="0" w:space="0" w:color="auto"/>
        <w:right w:val="none" w:sz="0" w:space="0" w:color="auto"/>
      </w:divBdr>
    </w:div>
    <w:div w:id="1857189402">
      <w:marLeft w:val="640"/>
      <w:marRight w:val="0"/>
      <w:marTop w:val="0"/>
      <w:marBottom w:val="0"/>
      <w:divBdr>
        <w:top w:val="none" w:sz="0" w:space="0" w:color="auto"/>
        <w:left w:val="none" w:sz="0" w:space="0" w:color="auto"/>
        <w:bottom w:val="none" w:sz="0" w:space="0" w:color="auto"/>
        <w:right w:val="none" w:sz="0" w:space="0" w:color="auto"/>
      </w:divBdr>
    </w:div>
    <w:div w:id="1858301367">
      <w:marLeft w:val="640"/>
      <w:marRight w:val="0"/>
      <w:marTop w:val="0"/>
      <w:marBottom w:val="0"/>
      <w:divBdr>
        <w:top w:val="none" w:sz="0" w:space="0" w:color="auto"/>
        <w:left w:val="none" w:sz="0" w:space="0" w:color="auto"/>
        <w:bottom w:val="none" w:sz="0" w:space="0" w:color="auto"/>
        <w:right w:val="none" w:sz="0" w:space="0" w:color="auto"/>
      </w:divBdr>
    </w:div>
    <w:div w:id="1858536897">
      <w:marLeft w:val="640"/>
      <w:marRight w:val="0"/>
      <w:marTop w:val="0"/>
      <w:marBottom w:val="0"/>
      <w:divBdr>
        <w:top w:val="none" w:sz="0" w:space="0" w:color="auto"/>
        <w:left w:val="none" w:sz="0" w:space="0" w:color="auto"/>
        <w:bottom w:val="none" w:sz="0" w:space="0" w:color="auto"/>
        <w:right w:val="none" w:sz="0" w:space="0" w:color="auto"/>
      </w:divBdr>
    </w:div>
    <w:div w:id="1863475875">
      <w:marLeft w:val="640"/>
      <w:marRight w:val="0"/>
      <w:marTop w:val="0"/>
      <w:marBottom w:val="0"/>
      <w:divBdr>
        <w:top w:val="none" w:sz="0" w:space="0" w:color="auto"/>
        <w:left w:val="none" w:sz="0" w:space="0" w:color="auto"/>
        <w:bottom w:val="none" w:sz="0" w:space="0" w:color="auto"/>
        <w:right w:val="none" w:sz="0" w:space="0" w:color="auto"/>
      </w:divBdr>
    </w:div>
    <w:div w:id="1863744508">
      <w:marLeft w:val="640"/>
      <w:marRight w:val="0"/>
      <w:marTop w:val="0"/>
      <w:marBottom w:val="0"/>
      <w:divBdr>
        <w:top w:val="none" w:sz="0" w:space="0" w:color="auto"/>
        <w:left w:val="none" w:sz="0" w:space="0" w:color="auto"/>
        <w:bottom w:val="none" w:sz="0" w:space="0" w:color="auto"/>
        <w:right w:val="none" w:sz="0" w:space="0" w:color="auto"/>
      </w:divBdr>
    </w:div>
    <w:div w:id="1867014494">
      <w:marLeft w:val="640"/>
      <w:marRight w:val="0"/>
      <w:marTop w:val="0"/>
      <w:marBottom w:val="0"/>
      <w:divBdr>
        <w:top w:val="none" w:sz="0" w:space="0" w:color="auto"/>
        <w:left w:val="none" w:sz="0" w:space="0" w:color="auto"/>
        <w:bottom w:val="none" w:sz="0" w:space="0" w:color="auto"/>
        <w:right w:val="none" w:sz="0" w:space="0" w:color="auto"/>
      </w:divBdr>
    </w:div>
    <w:div w:id="1867327316">
      <w:marLeft w:val="640"/>
      <w:marRight w:val="0"/>
      <w:marTop w:val="0"/>
      <w:marBottom w:val="0"/>
      <w:divBdr>
        <w:top w:val="none" w:sz="0" w:space="0" w:color="auto"/>
        <w:left w:val="none" w:sz="0" w:space="0" w:color="auto"/>
        <w:bottom w:val="none" w:sz="0" w:space="0" w:color="auto"/>
        <w:right w:val="none" w:sz="0" w:space="0" w:color="auto"/>
      </w:divBdr>
    </w:div>
    <w:div w:id="1867526302">
      <w:marLeft w:val="640"/>
      <w:marRight w:val="0"/>
      <w:marTop w:val="0"/>
      <w:marBottom w:val="0"/>
      <w:divBdr>
        <w:top w:val="none" w:sz="0" w:space="0" w:color="auto"/>
        <w:left w:val="none" w:sz="0" w:space="0" w:color="auto"/>
        <w:bottom w:val="none" w:sz="0" w:space="0" w:color="auto"/>
        <w:right w:val="none" w:sz="0" w:space="0" w:color="auto"/>
      </w:divBdr>
    </w:div>
    <w:div w:id="1875842250">
      <w:marLeft w:val="640"/>
      <w:marRight w:val="0"/>
      <w:marTop w:val="0"/>
      <w:marBottom w:val="0"/>
      <w:divBdr>
        <w:top w:val="none" w:sz="0" w:space="0" w:color="auto"/>
        <w:left w:val="none" w:sz="0" w:space="0" w:color="auto"/>
        <w:bottom w:val="none" w:sz="0" w:space="0" w:color="auto"/>
        <w:right w:val="none" w:sz="0" w:space="0" w:color="auto"/>
      </w:divBdr>
    </w:div>
    <w:div w:id="1877889681">
      <w:marLeft w:val="640"/>
      <w:marRight w:val="0"/>
      <w:marTop w:val="0"/>
      <w:marBottom w:val="0"/>
      <w:divBdr>
        <w:top w:val="none" w:sz="0" w:space="0" w:color="auto"/>
        <w:left w:val="none" w:sz="0" w:space="0" w:color="auto"/>
        <w:bottom w:val="none" w:sz="0" w:space="0" w:color="auto"/>
        <w:right w:val="none" w:sz="0" w:space="0" w:color="auto"/>
      </w:divBdr>
    </w:div>
    <w:div w:id="1880360589">
      <w:marLeft w:val="640"/>
      <w:marRight w:val="0"/>
      <w:marTop w:val="0"/>
      <w:marBottom w:val="0"/>
      <w:divBdr>
        <w:top w:val="none" w:sz="0" w:space="0" w:color="auto"/>
        <w:left w:val="none" w:sz="0" w:space="0" w:color="auto"/>
        <w:bottom w:val="none" w:sz="0" w:space="0" w:color="auto"/>
        <w:right w:val="none" w:sz="0" w:space="0" w:color="auto"/>
      </w:divBdr>
    </w:div>
    <w:div w:id="1881898734">
      <w:marLeft w:val="640"/>
      <w:marRight w:val="0"/>
      <w:marTop w:val="0"/>
      <w:marBottom w:val="0"/>
      <w:divBdr>
        <w:top w:val="none" w:sz="0" w:space="0" w:color="auto"/>
        <w:left w:val="none" w:sz="0" w:space="0" w:color="auto"/>
        <w:bottom w:val="none" w:sz="0" w:space="0" w:color="auto"/>
        <w:right w:val="none" w:sz="0" w:space="0" w:color="auto"/>
      </w:divBdr>
    </w:div>
    <w:div w:id="1883705518">
      <w:marLeft w:val="640"/>
      <w:marRight w:val="0"/>
      <w:marTop w:val="0"/>
      <w:marBottom w:val="0"/>
      <w:divBdr>
        <w:top w:val="none" w:sz="0" w:space="0" w:color="auto"/>
        <w:left w:val="none" w:sz="0" w:space="0" w:color="auto"/>
        <w:bottom w:val="none" w:sz="0" w:space="0" w:color="auto"/>
        <w:right w:val="none" w:sz="0" w:space="0" w:color="auto"/>
      </w:divBdr>
    </w:div>
    <w:div w:id="1883908209">
      <w:marLeft w:val="640"/>
      <w:marRight w:val="0"/>
      <w:marTop w:val="0"/>
      <w:marBottom w:val="0"/>
      <w:divBdr>
        <w:top w:val="none" w:sz="0" w:space="0" w:color="auto"/>
        <w:left w:val="none" w:sz="0" w:space="0" w:color="auto"/>
        <w:bottom w:val="none" w:sz="0" w:space="0" w:color="auto"/>
        <w:right w:val="none" w:sz="0" w:space="0" w:color="auto"/>
      </w:divBdr>
    </w:div>
    <w:div w:id="1884714510">
      <w:marLeft w:val="640"/>
      <w:marRight w:val="0"/>
      <w:marTop w:val="0"/>
      <w:marBottom w:val="0"/>
      <w:divBdr>
        <w:top w:val="none" w:sz="0" w:space="0" w:color="auto"/>
        <w:left w:val="none" w:sz="0" w:space="0" w:color="auto"/>
        <w:bottom w:val="none" w:sz="0" w:space="0" w:color="auto"/>
        <w:right w:val="none" w:sz="0" w:space="0" w:color="auto"/>
      </w:divBdr>
    </w:div>
    <w:div w:id="1891306667">
      <w:marLeft w:val="640"/>
      <w:marRight w:val="0"/>
      <w:marTop w:val="0"/>
      <w:marBottom w:val="0"/>
      <w:divBdr>
        <w:top w:val="none" w:sz="0" w:space="0" w:color="auto"/>
        <w:left w:val="none" w:sz="0" w:space="0" w:color="auto"/>
        <w:bottom w:val="none" w:sz="0" w:space="0" w:color="auto"/>
        <w:right w:val="none" w:sz="0" w:space="0" w:color="auto"/>
      </w:divBdr>
    </w:div>
    <w:div w:id="1891651069">
      <w:marLeft w:val="640"/>
      <w:marRight w:val="0"/>
      <w:marTop w:val="0"/>
      <w:marBottom w:val="0"/>
      <w:divBdr>
        <w:top w:val="none" w:sz="0" w:space="0" w:color="auto"/>
        <w:left w:val="none" w:sz="0" w:space="0" w:color="auto"/>
        <w:bottom w:val="none" w:sz="0" w:space="0" w:color="auto"/>
        <w:right w:val="none" w:sz="0" w:space="0" w:color="auto"/>
      </w:divBdr>
    </w:div>
    <w:div w:id="1892031358">
      <w:marLeft w:val="640"/>
      <w:marRight w:val="0"/>
      <w:marTop w:val="0"/>
      <w:marBottom w:val="0"/>
      <w:divBdr>
        <w:top w:val="none" w:sz="0" w:space="0" w:color="auto"/>
        <w:left w:val="none" w:sz="0" w:space="0" w:color="auto"/>
        <w:bottom w:val="none" w:sz="0" w:space="0" w:color="auto"/>
        <w:right w:val="none" w:sz="0" w:space="0" w:color="auto"/>
      </w:divBdr>
    </w:div>
    <w:div w:id="1893615210">
      <w:marLeft w:val="640"/>
      <w:marRight w:val="0"/>
      <w:marTop w:val="0"/>
      <w:marBottom w:val="0"/>
      <w:divBdr>
        <w:top w:val="none" w:sz="0" w:space="0" w:color="auto"/>
        <w:left w:val="none" w:sz="0" w:space="0" w:color="auto"/>
        <w:bottom w:val="none" w:sz="0" w:space="0" w:color="auto"/>
        <w:right w:val="none" w:sz="0" w:space="0" w:color="auto"/>
      </w:divBdr>
    </w:div>
    <w:div w:id="1897626455">
      <w:bodyDiv w:val="1"/>
      <w:marLeft w:val="0"/>
      <w:marRight w:val="0"/>
      <w:marTop w:val="0"/>
      <w:marBottom w:val="0"/>
      <w:divBdr>
        <w:top w:val="none" w:sz="0" w:space="0" w:color="auto"/>
        <w:left w:val="none" w:sz="0" w:space="0" w:color="auto"/>
        <w:bottom w:val="none" w:sz="0" w:space="0" w:color="auto"/>
        <w:right w:val="none" w:sz="0" w:space="0" w:color="auto"/>
      </w:divBdr>
      <w:divsChild>
        <w:div w:id="1375155452">
          <w:marLeft w:val="640"/>
          <w:marRight w:val="0"/>
          <w:marTop w:val="0"/>
          <w:marBottom w:val="0"/>
          <w:divBdr>
            <w:top w:val="none" w:sz="0" w:space="0" w:color="auto"/>
            <w:left w:val="none" w:sz="0" w:space="0" w:color="auto"/>
            <w:bottom w:val="none" w:sz="0" w:space="0" w:color="auto"/>
            <w:right w:val="none" w:sz="0" w:space="0" w:color="auto"/>
          </w:divBdr>
        </w:div>
        <w:div w:id="1119378693">
          <w:marLeft w:val="640"/>
          <w:marRight w:val="0"/>
          <w:marTop w:val="0"/>
          <w:marBottom w:val="0"/>
          <w:divBdr>
            <w:top w:val="none" w:sz="0" w:space="0" w:color="auto"/>
            <w:left w:val="none" w:sz="0" w:space="0" w:color="auto"/>
            <w:bottom w:val="none" w:sz="0" w:space="0" w:color="auto"/>
            <w:right w:val="none" w:sz="0" w:space="0" w:color="auto"/>
          </w:divBdr>
        </w:div>
        <w:div w:id="475150400">
          <w:marLeft w:val="640"/>
          <w:marRight w:val="0"/>
          <w:marTop w:val="0"/>
          <w:marBottom w:val="0"/>
          <w:divBdr>
            <w:top w:val="none" w:sz="0" w:space="0" w:color="auto"/>
            <w:left w:val="none" w:sz="0" w:space="0" w:color="auto"/>
            <w:bottom w:val="none" w:sz="0" w:space="0" w:color="auto"/>
            <w:right w:val="none" w:sz="0" w:space="0" w:color="auto"/>
          </w:divBdr>
        </w:div>
        <w:div w:id="1145200631">
          <w:marLeft w:val="640"/>
          <w:marRight w:val="0"/>
          <w:marTop w:val="0"/>
          <w:marBottom w:val="0"/>
          <w:divBdr>
            <w:top w:val="none" w:sz="0" w:space="0" w:color="auto"/>
            <w:left w:val="none" w:sz="0" w:space="0" w:color="auto"/>
            <w:bottom w:val="none" w:sz="0" w:space="0" w:color="auto"/>
            <w:right w:val="none" w:sz="0" w:space="0" w:color="auto"/>
          </w:divBdr>
        </w:div>
        <w:div w:id="1041248809">
          <w:marLeft w:val="640"/>
          <w:marRight w:val="0"/>
          <w:marTop w:val="0"/>
          <w:marBottom w:val="0"/>
          <w:divBdr>
            <w:top w:val="none" w:sz="0" w:space="0" w:color="auto"/>
            <w:left w:val="none" w:sz="0" w:space="0" w:color="auto"/>
            <w:bottom w:val="none" w:sz="0" w:space="0" w:color="auto"/>
            <w:right w:val="none" w:sz="0" w:space="0" w:color="auto"/>
          </w:divBdr>
        </w:div>
        <w:div w:id="1760177160">
          <w:marLeft w:val="640"/>
          <w:marRight w:val="0"/>
          <w:marTop w:val="0"/>
          <w:marBottom w:val="0"/>
          <w:divBdr>
            <w:top w:val="none" w:sz="0" w:space="0" w:color="auto"/>
            <w:left w:val="none" w:sz="0" w:space="0" w:color="auto"/>
            <w:bottom w:val="none" w:sz="0" w:space="0" w:color="auto"/>
            <w:right w:val="none" w:sz="0" w:space="0" w:color="auto"/>
          </w:divBdr>
        </w:div>
        <w:div w:id="241569613">
          <w:marLeft w:val="640"/>
          <w:marRight w:val="0"/>
          <w:marTop w:val="0"/>
          <w:marBottom w:val="0"/>
          <w:divBdr>
            <w:top w:val="none" w:sz="0" w:space="0" w:color="auto"/>
            <w:left w:val="none" w:sz="0" w:space="0" w:color="auto"/>
            <w:bottom w:val="none" w:sz="0" w:space="0" w:color="auto"/>
            <w:right w:val="none" w:sz="0" w:space="0" w:color="auto"/>
          </w:divBdr>
        </w:div>
        <w:div w:id="1559433908">
          <w:marLeft w:val="640"/>
          <w:marRight w:val="0"/>
          <w:marTop w:val="0"/>
          <w:marBottom w:val="0"/>
          <w:divBdr>
            <w:top w:val="none" w:sz="0" w:space="0" w:color="auto"/>
            <w:left w:val="none" w:sz="0" w:space="0" w:color="auto"/>
            <w:bottom w:val="none" w:sz="0" w:space="0" w:color="auto"/>
            <w:right w:val="none" w:sz="0" w:space="0" w:color="auto"/>
          </w:divBdr>
        </w:div>
        <w:div w:id="514458647">
          <w:marLeft w:val="640"/>
          <w:marRight w:val="0"/>
          <w:marTop w:val="0"/>
          <w:marBottom w:val="0"/>
          <w:divBdr>
            <w:top w:val="none" w:sz="0" w:space="0" w:color="auto"/>
            <w:left w:val="none" w:sz="0" w:space="0" w:color="auto"/>
            <w:bottom w:val="none" w:sz="0" w:space="0" w:color="auto"/>
            <w:right w:val="none" w:sz="0" w:space="0" w:color="auto"/>
          </w:divBdr>
        </w:div>
        <w:div w:id="410542167">
          <w:marLeft w:val="640"/>
          <w:marRight w:val="0"/>
          <w:marTop w:val="0"/>
          <w:marBottom w:val="0"/>
          <w:divBdr>
            <w:top w:val="none" w:sz="0" w:space="0" w:color="auto"/>
            <w:left w:val="none" w:sz="0" w:space="0" w:color="auto"/>
            <w:bottom w:val="none" w:sz="0" w:space="0" w:color="auto"/>
            <w:right w:val="none" w:sz="0" w:space="0" w:color="auto"/>
          </w:divBdr>
        </w:div>
        <w:div w:id="1694068708">
          <w:marLeft w:val="640"/>
          <w:marRight w:val="0"/>
          <w:marTop w:val="0"/>
          <w:marBottom w:val="0"/>
          <w:divBdr>
            <w:top w:val="none" w:sz="0" w:space="0" w:color="auto"/>
            <w:left w:val="none" w:sz="0" w:space="0" w:color="auto"/>
            <w:bottom w:val="none" w:sz="0" w:space="0" w:color="auto"/>
            <w:right w:val="none" w:sz="0" w:space="0" w:color="auto"/>
          </w:divBdr>
        </w:div>
        <w:div w:id="753165241">
          <w:marLeft w:val="640"/>
          <w:marRight w:val="0"/>
          <w:marTop w:val="0"/>
          <w:marBottom w:val="0"/>
          <w:divBdr>
            <w:top w:val="none" w:sz="0" w:space="0" w:color="auto"/>
            <w:left w:val="none" w:sz="0" w:space="0" w:color="auto"/>
            <w:bottom w:val="none" w:sz="0" w:space="0" w:color="auto"/>
            <w:right w:val="none" w:sz="0" w:space="0" w:color="auto"/>
          </w:divBdr>
        </w:div>
        <w:div w:id="1652783125">
          <w:marLeft w:val="640"/>
          <w:marRight w:val="0"/>
          <w:marTop w:val="0"/>
          <w:marBottom w:val="0"/>
          <w:divBdr>
            <w:top w:val="none" w:sz="0" w:space="0" w:color="auto"/>
            <w:left w:val="none" w:sz="0" w:space="0" w:color="auto"/>
            <w:bottom w:val="none" w:sz="0" w:space="0" w:color="auto"/>
            <w:right w:val="none" w:sz="0" w:space="0" w:color="auto"/>
          </w:divBdr>
        </w:div>
        <w:div w:id="595016045">
          <w:marLeft w:val="640"/>
          <w:marRight w:val="0"/>
          <w:marTop w:val="0"/>
          <w:marBottom w:val="0"/>
          <w:divBdr>
            <w:top w:val="none" w:sz="0" w:space="0" w:color="auto"/>
            <w:left w:val="none" w:sz="0" w:space="0" w:color="auto"/>
            <w:bottom w:val="none" w:sz="0" w:space="0" w:color="auto"/>
            <w:right w:val="none" w:sz="0" w:space="0" w:color="auto"/>
          </w:divBdr>
        </w:div>
        <w:div w:id="1698503333">
          <w:marLeft w:val="640"/>
          <w:marRight w:val="0"/>
          <w:marTop w:val="0"/>
          <w:marBottom w:val="0"/>
          <w:divBdr>
            <w:top w:val="none" w:sz="0" w:space="0" w:color="auto"/>
            <w:left w:val="none" w:sz="0" w:space="0" w:color="auto"/>
            <w:bottom w:val="none" w:sz="0" w:space="0" w:color="auto"/>
            <w:right w:val="none" w:sz="0" w:space="0" w:color="auto"/>
          </w:divBdr>
        </w:div>
        <w:div w:id="791554187">
          <w:marLeft w:val="640"/>
          <w:marRight w:val="0"/>
          <w:marTop w:val="0"/>
          <w:marBottom w:val="0"/>
          <w:divBdr>
            <w:top w:val="none" w:sz="0" w:space="0" w:color="auto"/>
            <w:left w:val="none" w:sz="0" w:space="0" w:color="auto"/>
            <w:bottom w:val="none" w:sz="0" w:space="0" w:color="auto"/>
            <w:right w:val="none" w:sz="0" w:space="0" w:color="auto"/>
          </w:divBdr>
        </w:div>
        <w:div w:id="820658291">
          <w:marLeft w:val="640"/>
          <w:marRight w:val="0"/>
          <w:marTop w:val="0"/>
          <w:marBottom w:val="0"/>
          <w:divBdr>
            <w:top w:val="none" w:sz="0" w:space="0" w:color="auto"/>
            <w:left w:val="none" w:sz="0" w:space="0" w:color="auto"/>
            <w:bottom w:val="none" w:sz="0" w:space="0" w:color="auto"/>
            <w:right w:val="none" w:sz="0" w:space="0" w:color="auto"/>
          </w:divBdr>
        </w:div>
      </w:divsChild>
    </w:div>
    <w:div w:id="1897811460">
      <w:marLeft w:val="640"/>
      <w:marRight w:val="0"/>
      <w:marTop w:val="0"/>
      <w:marBottom w:val="0"/>
      <w:divBdr>
        <w:top w:val="none" w:sz="0" w:space="0" w:color="auto"/>
        <w:left w:val="none" w:sz="0" w:space="0" w:color="auto"/>
        <w:bottom w:val="none" w:sz="0" w:space="0" w:color="auto"/>
        <w:right w:val="none" w:sz="0" w:space="0" w:color="auto"/>
      </w:divBdr>
    </w:div>
    <w:div w:id="1898276490">
      <w:bodyDiv w:val="1"/>
      <w:marLeft w:val="0"/>
      <w:marRight w:val="0"/>
      <w:marTop w:val="0"/>
      <w:marBottom w:val="0"/>
      <w:divBdr>
        <w:top w:val="none" w:sz="0" w:space="0" w:color="auto"/>
        <w:left w:val="none" w:sz="0" w:space="0" w:color="auto"/>
        <w:bottom w:val="none" w:sz="0" w:space="0" w:color="auto"/>
        <w:right w:val="none" w:sz="0" w:space="0" w:color="auto"/>
      </w:divBdr>
    </w:div>
    <w:div w:id="1899124810">
      <w:marLeft w:val="640"/>
      <w:marRight w:val="0"/>
      <w:marTop w:val="0"/>
      <w:marBottom w:val="0"/>
      <w:divBdr>
        <w:top w:val="none" w:sz="0" w:space="0" w:color="auto"/>
        <w:left w:val="none" w:sz="0" w:space="0" w:color="auto"/>
        <w:bottom w:val="none" w:sz="0" w:space="0" w:color="auto"/>
        <w:right w:val="none" w:sz="0" w:space="0" w:color="auto"/>
      </w:divBdr>
    </w:div>
    <w:div w:id="1899590702">
      <w:marLeft w:val="640"/>
      <w:marRight w:val="0"/>
      <w:marTop w:val="0"/>
      <w:marBottom w:val="0"/>
      <w:divBdr>
        <w:top w:val="none" w:sz="0" w:space="0" w:color="auto"/>
        <w:left w:val="none" w:sz="0" w:space="0" w:color="auto"/>
        <w:bottom w:val="none" w:sz="0" w:space="0" w:color="auto"/>
        <w:right w:val="none" w:sz="0" w:space="0" w:color="auto"/>
      </w:divBdr>
    </w:div>
    <w:div w:id="1901667243">
      <w:marLeft w:val="640"/>
      <w:marRight w:val="0"/>
      <w:marTop w:val="0"/>
      <w:marBottom w:val="0"/>
      <w:divBdr>
        <w:top w:val="none" w:sz="0" w:space="0" w:color="auto"/>
        <w:left w:val="none" w:sz="0" w:space="0" w:color="auto"/>
        <w:bottom w:val="none" w:sz="0" w:space="0" w:color="auto"/>
        <w:right w:val="none" w:sz="0" w:space="0" w:color="auto"/>
      </w:divBdr>
    </w:div>
    <w:div w:id="1902250374">
      <w:marLeft w:val="640"/>
      <w:marRight w:val="0"/>
      <w:marTop w:val="0"/>
      <w:marBottom w:val="0"/>
      <w:divBdr>
        <w:top w:val="none" w:sz="0" w:space="0" w:color="auto"/>
        <w:left w:val="none" w:sz="0" w:space="0" w:color="auto"/>
        <w:bottom w:val="none" w:sz="0" w:space="0" w:color="auto"/>
        <w:right w:val="none" w:sz="0" w:space="0" w:color="auto"/>
      </w:divBdr>
    </w:div>
    <w:div w:id="1903323084">
      <w:marLeft w:val="640"/>
      <w:marRight w:val="0"/>
      <w:marTop w:val="0"/>
      <w:marBottom w:val="0"/>
      <w:divBdr>
        <w:top w:val="none" w:sz="0" w:space="0" w:color="auto"/>
        <w:left w:val="none" w:sz="0" w:space="0" w:color="auto"/>
        <w:bottom w:val="none" w:sz="0" w:space="0" w:color="auto"/>
        <w:right w:val="none" w:sz="0" w:space="0" w:color="auto"/>
      </w:divBdr>
    </w:div>
    <w:div w:id="1906799469">
      <w:marLeft w:val="640"/>
      <w:marRight w:val="0"/>
      <w:marTop w:val="0"/>
      <w:marBottom w:val="0"/>
      <w:divBdr>
        <w:top w:val="none" w:sz="0" w:space="0" w:color="auto"/>
        <w:left w:val="none" w:sz="0" w:space="0" w:color="auto"/>
        <w:bottom w:val="none" w:sz="0" w:space="0" w:color="auto"/>
        <w:right w:val="none" w:sz="0" w:space="0" w:color="auto"/>
      </w:divBdr>
    </w:div>
    <w:div w:id="1908880820">
      <w:marLeft w:val="640"/>
      <w:marRight w:val="0"/>
      <w:marTop w:val="0"/>
      <w:marBottom w:val="0"/>
      <w:divBdr>
        <w:top w:val="none" w:sz="0" w:space="0" w:color="auto"/>
        <w:left w:val="none" w:sz="0" w:space="0" w:color="auto"/>
        <w:bottom w:val="none" w:sz="0" w:space="0" w:color="auto"/>
        <w:right w:val="none" w:sz="0" w:space="0" w:color="auto"/>
      </w:divBdr>
    </w:div>
    <w:div w:id="1912688302">
      <w:marLeft w:val="640"/>
      <w:marRight w:val="0"/>
      <w:marTop w:val="0"/>
      <w:marBottom w:val="0"/>
      <w:divBdr>
        <w:top w:val="none" w:sz="0" w:space="0" w:color="auto"/>
        <w:left w:val="none" w:sz="0" w:space="0" w:color="auto"/>
        <w:bottom w:val="none" w:sz="0" w:space="0" w:color="auto"/>
        <w:right w:val="none" w:sz="0" w:space="0" w:color="auto"/>
      </w:divBdr>
    </w:div>
    <w:div w:id="1917208564">
      <w:marLeft w:val="640"/>
      <w:marRight w:val="0"/>
      <w:marTop w:val="0"/>
      <w:marBottom w:val="0"/>
      <w:divBdr>
        <w:top w:val="none" w:sz="0" w:space="0" w:color="auto"/>
        <w:left w:val="none" w:sz="0" w:space="0" w:color="auto"/>
        <w:bottom w:val="none" w:sz="0" w:space="0" w:color="auto"/>
        <w:right w:val="none" w:sz="0" w:space="0" w:color="auto"/>
      </w:divBdr>
    </w:div>
    <w:div w:id="1918830545">
      <w:marLeft w:val="640"/>
      <w:marRight w:val="0"/>
      <w:marTop w:val="0"/>
      <w:marBottom w:val="0"/>
      <w:divBdr>
        <w:top w:val="none" w:sz="0" w:space="0" w:color="auto"/>
        <w:left w:val="none" w:sz="0" w:space="0" w:color="auto"/>
        <w:bottom w:val="none" w:sz="0" w:space="0" w:color="auto"/>
        <w:right w:val="none" w:sz="0" w:space="0" w:color="auto"/>
      </w:divBdr>
    </w:div>
    <w:div w:id="1921865403">
      <w:marLeft w:val="640"/>
      <w:marRight w:val="0"/>
      <w:marTop w:val="0"/>
      <w:marBottom w:val="0"/>
      <w:divBdr>
        <w:top w:val="none" w:sz="0" w:space="0" w:color="auto"/>
        <w:left w:val="none" w:sz="0" w:space="0" w:color="auto"/>
        <w:bottom w:val="none" w:sz="0" w:space="0" w:color="auto"/>
        <w:right w:val="none" w:sz="0" w:space="0" w:color="auto"/>
      </w:divBdr>
    </w:div>
    <w:div w:id="1921941436">
      <w:marLeft w:val="640"/>
      <w:marRight w:val="0"/>
      <w:marTop w:val="0"/>
      <w:marBottom w:val="0"/>
      <w:divBdr>
        <w:top w:val="none" w:sz="0" w:space="0" w:color="auto"/>
        <w:left w:val="none" w:sz="0" w:space="0" w:color="auto"/>
        <w:bottom w:val="none" w:sz="0" w:space="0" w:color="auto"/>
        <w:right w:val="none" w:sz="0" w:space="0" w:color="auto"/>
      </w:divBdr>
    </w:div>
    <w:div w:id="1922447853">
      <w:marLeft w:val="640"/>
      <w:marRight w:val="0"/>
      <w:marTop w:val="0"/>
      <w:marBottom w:val="0"/>
      <w:divBdr>
        <w:top w:val="none" w:sz="0" w:space="0" w:color="auto"/>
        <w:left w:val="none" w:sz="0" w:space="0" w:color="auto"/>
        <w:bottom w:val="none" w:sz="0" w:space="0" w:color="auto"/>
        <w:right w:val="none" w:sz="0" w:space="0" w:color="auto"/>
      </w:divBdr>
    </w:div>
    <w:div w:id="1927490737">
      <w:marLeft w:val="640"/>
      <w:marRight w:val="0"/>
      <w:marTop w:val="0"/>
      <w:marBottom w:val="0"/>
      <w:divBdr>
        <w:top w:val="none" w:sz="0" w:space="0" w:color="auto"/>
        <w:left w:val="none" w:sz="0" w:space="0" w:color="auto"/>
        <w:bottom w:val="none" w:sz="0" w:space="0" w:color="auto"/>
        <w:right w:val="none" w:sz="0" w:space="0" w:color="auto"/>
      </w:divBdr>
    </w:div>
    <w:div w:id="1929196786">
      <w:marLeft w:val="640"/>
      <w:marRight w:val="0"/>
      <w:marTop w:val="0"/>
      <w:marBottom w:val="0"/>
      <w:divBdr>
        <w:top w:val="none" w:sz="0" w:space="0" w:color="auto"/>
        <w:left w:val="none" w:sz="0" w:space="0" w:color="auto"/>
        <w:bottom w:val="none" w:sz="0" w:space="0" w:color="auto"/>
        <w:right w:val="none" w:sz="0" w:space="0" w:color="auto"/>
      </w:divBdr>
    </w:div>
    <w:div w:id="1929461470">
      <w:marLeft w:val="640"/>
      <w:marRight w:val="0"/>
      <w:marTop w:val="0"/>
      <w:marBottom w:val="0"/>
      <w:divBdr>
        <w:top w:val="none" w:sz="0" w:space="0" w:color="auto"/>
        <w:left w:val="none" w:sz="0" w:space="0" w:color="auto"/>
        <w:bottom w:val="none" w:sz="0" w:space="0" w:color="auto"/>
        <w:right w:val="none" w:sz="0" w:space="0" w:color="auto"/>
      </w:divBdr>
    </w:div>
    <w:div w:id="1932737757">
      <w:marLeft w:val="640"/>
      <w:marRight w:val="0"/>
      <w:marTop w:val="0"/>
      <w:marBottom w:val="0"/>
      <w:divBdr>
        <w:top w:val="none" w:sz="0" w:space="0" w:color="auto"/>
        <w:left w:val="none" w:sz="0" w:space="0" w:color="auto"/>
        <w:bottom w:val="none" w:sz="0" w:space="0" w:color="auto"/>
        <w:right w:val="none" w:sz="0" w:space="0" w:color="auto"/>
      </w:divBdr>
    </w:div>
    <w:div w:id="1934893519">
      <w:marLeft w:val="640"/>
      <w:marRight w:val="0"/>
      <w:marTop w:val="0"/>
      <w:marBottom w:val="0"/>
      <w:divBdr>
        <w:top w:val="none" w:sz="0" w:space="0" w:color="auto"/>
        <w:left w:val="none" w:sz="0" w:space="0" w:color="auto"/>
        <w:bottom w:val="none" w:sz="0" w:space="0" w:color="auto"/>
        <w:right w:val="none" w:sz="0" w:space="0" w:color="auto"/>
      </w:divBdr>
    </w:div>
    <w:div w:id="1938323939">
      <w:marLeft w:val="640"/>
      <w:marRight w:val="0"/>
      <w:marTop w:val="0"/>
      <w:marBottom w:val="0"/>
      <w:divBdr>
        <w:top w:val="none" w:sz="0" w:space="0" w:color="auto"/>
        <w:left w:val="none" w:sz="0" w:space="0" w:color="auto"/>
        <w:bottom w:val="none" w:sz="0" w:space="0" w:color="auto"/>
        <w:right w:val="none" w:sz="0" w:space="0" w:color="auto"/>
      </w:divBdr>
    </w:div>
    <w:div w:id="1938555128">
      <w:marLeft w:val="640"/>
      <w:marRight w:val="0"/>
      <w:marTop w:val="0"/>
      <w:marBottom w:val="0"/>
      <w:divBdr>
        <w:top w:val="none" w:sz="0" w:space="0" w:color="auto"/>
        <w:left w:val="none" w:sz="0" w:space="0" w:color="auto"/>
        <w:bottom w:val="none" w:sz="0" w:space="0" w:color="auto"/>
        <w:right w:val="none" w:sz="0" w:space="0" w:color="auto"/>
      </w:divBdr>
    </w:div>
    <w:div w:id="1939870961">
      <w:marLeft w:val="640"/>
      <w:marRight w:val="0"/>
      <w:marTop w:val="0"/>
      <w:marBottom w:val="0"/>
      <w:divBdr>
        <w:top w:val="none" w:sz="0" w:space="0" w:color="auto"/>
        <w:left w:val="none" w:sz="0" w:space="0" w:color="auto"/>
        <w:bottom w:val="none" w:sz="0" w:space="0" w:color="auto"/>
        <w:right w:val="none" w:sz="0" w:space="0" w:color="auto"/>
      </w:divBdr>
    </w:div>
    <w:div w:id="1945530376">
      <w:marLeft w:val="640"/>
      <w:marRight w:val="0"/>
      <w:marTop w:val="0"/>
      <w:marBottom w:val="0"/>
      <w:divBdr>
        <w:top w:val="none" w:sz="0" w:space="0" w:color="auto"/>
        <w:left w:val="none" w:sz="0" w:space="0" w:color="auto"/>
        <w:bottom w:val="none" w:sz="0" w:space="0" w:color="auto"/>
        <w:right w:val="none" w:sz="0" w:space="0" w:color="auto"/>
      </w:divBdr>
    </w:div>
    <w:div w:id="1946427511">
      <w:marLeft w:val="640"/>
      <w:marRight w:val="0"/>
      <w:marTop w:val="0"/>
      <w:marBottom w:val="0"/>
      <w:divBdr>
        <w:top w:val="none" w:sz="0" w:space="0" w:color="auto"/>
        <w:left w:val="none" w:sz="0" w:space="0" w:color="auto"/>
        <w:bottom w:val="none" w:sz="0" w:space="0" w:color="auto"/>
        <w:right w:val="none" w:sz="0" w:space="0" w:color="auto"/>
      </w:divBdr>
    </w:div>
    <w:div w:id="1951622646">
      <w:marLeft w:val="640"/>
      <w:marRight w:val="0"/>
      <w:marTop w:val="0"/>
      <w:marBottom w:val="0"/>
      <w:divBdr>
        <w:top w:val="none" w:sz="0" w:space="0" w:color="auto"/>
        <w:left w:val="none" w:sz="0" w:space="0" w:color="auto"/>
        <w:bottom w:val="none" w:sz="0" w:space="0" w:color="auto"/>
        <w:right w:val="none" w:sz="0" w:space="0" w:color="auto"/>
      </w:divBdr>
    </w:div>
    <w:div w:id="1953397493">
      <w:marLeft w:val="640"/>
      <w:marRight w:val="0"/>
      <w:marTop w:val="0"/>
      <w:marBottom w:val="0"/>
      <w:divBdr>
        <w:top w:val="none" w:sz="0" w:space="0" w:color="auto"/>
        <w:left w:val="none" w:sz="0" w:space="0" w:color="auto"/>
        <w:bottom w:val="none" w:sz="0" w:space="0" w:color="auto"/>
        <w:right w:val="none" w:sz="0" w:space="0" w:color="auto"/>
      </w:divBdr>
    </w:div>
    <w:div w:id="1955096029">
      <w:marLeft w:val="640"/>
      <w:marRight w:val="0"/>
      <w:marTop w:val="0"/>
      <w:marBottom w:val="0"/>
      <w:divBdr>
        <w:top w:val="none" w:sz="0" w:space="0" w:color="auto"/>
        <w:left w:val="none" w:sz="0" w:space="0" w:color="auto"/>
        <w:bottom w:val="none" w:sz="0" w:space="0" w:color="auto"/>
        <w:right w:val="none" w:sz="0" w:space="0" w:color="auto"/>
      </w:divBdr>
    </w:div>
    <w:div w:id="1955943187">
      <w:marLeft w:val="640"/>
      <w:marRight w:val="0"/>
      <w:marTop w:val="0"/>
      <w:marBottom w:val="0"/>
      <w:divBdr>
        <w:top w:val="none" w:sz="0" w:space="0" w:color="auto"/>
        <w:left w:val="none" w:sz="0" w:space="0" w:color="auto"/>
        <w:bottom w:val="none" w:sz="0" w:space="0" w:color="auto"/>
        <w:right w:val="none" w:sz="0" w:space="0" w:color="auto"/>
      </w:divBdr>
    </w:div>
    <w:div w:id="1959483558">
      <w:marLeft w:val="640"/>
      <w:marRight w:val="0"/>
      <w:marTop w:val="0"/>
      <w:marBottom w:val="0"/>
      <w:divBdr>
        <w:top w:val="none" w:sz="0" w:space="0" w:color="auto"/>
        <w:left w:val="none" w:sz="0" w:space="0" w:color="auto"/>
        <w:bottom w:val="none" w:sz="0" w:space="0" w:color="auto"/>
        <w:right w:val="none" w:sz="0" w:space="0" w:color="auto"/>
      </w:divBdr>
    </w:div>
    <w:div w:id="1961371852">
      <w:bodyDiv w:val="1"/>
      <w:marLeft w:val="0"/>
      <w:marRight w:val="0"/>
      <w:marTop w:val="0"/>
      <w:marBottom w:val="0"/>
      <w:divBdr>
        <w:top w:val="none" w:sz="0" w:space="0" w:color="auto"/>
        <w:left w:val="none" w:sz="0" w:space="0" w:color="auto"/>
        <w:bottom w:val="none" w:sz="0" w:space="0" w:color="auto"/>
        <w:right w:val="none" w:sz="0" w:space="0" w:color="auto"/>
      </w:divBdr>
      <w:divsChild>
        <w:div w:id="542835827">
          <w:marLeft w:val="640"/>
          <w:marRight w:val="0"/>
          <w:marTop w:val="0"/>
          <w:marBottom w:val="0"/>
          <w:divBdr>
            <w:top w:val="none" w:sz="0" w:space="0" w:color="auto"/>
            <w:left w:val="none" w:sz="0" w:space="0" w:color="auto"/>
            <w:bottom w:val="none" w:sz="0" w:space="0" w:color="auto"/>
            <w:right w:val="none" w:sz="0" w:space="0" w:color="auto"/>
          </w:divBdr>
        </w:div>
        <w:div w:id="1809743714">
          <w:marLeft w:val="640"/>
          <w:marRight w:val="0"/>
          <w:marTop w:val="0"/>
          <w:marBottom w:val="0"/>
          <w:divBdr>
            <w:top w:val="none" w:sz="0" w:space="0" w:color="auto"/>
            <w:left w:val="none" w:sz="0" w:space="0" w:color="auto"/>
            <w:bottom w:val="none" w:sz="0" w:space="0" w:color="auto"/>
            <w:right w:val="none" w:sz="0" w:space="0" w:color="auto"/>
          </w:divBdr>
        </w:div>
        <w:div w:id="584001022">
          <w:marLeft w:val="640"/>
          <w:marRight w:val="0"/>
          <w:marTop w:val="0"/>
          <w:marBottom w:val="0"/>
          <w:divBdr>
            <w:top w:val="none" w:sz="0" w:space="0" w:color="auto"/>
            <w:left w:val="none" w:sz="0" w:space="0" w:color="auto"/>
            <w:bottom w:val="none" w:sz="0" w:space="0" w:color="auto"/>
            <w:right w:val="none" w:sz="0" w:space="0" w:color="auto"/>
          </w:divBdr>
        </w:div>
        <w:div w:id="1508983747">
          <w:marLeft w:val="640"/>
          <w:marRight w:val="0"/>
          <w:marTop w:val="0"/>
          <w:marBottom w:val="0"/>
          <w:divBdr>
            <w:top w:val="none" w:sz="0" w:space="0" w:color="auto"/>
            <w:left w:val="none" w:sz="0" w:space="0" w:color="auto"/>
            <w:bottom w:val="none" w:sz="0" w:space="0" w:color="auto"/>
            <w:right w:val="none" w:sz="0" w:space="0" w:color="auto"/>
          </w:divBdr>
        </w:div>
        <w:div w:id="58215631">
          <w:marLeft w:val="640"/>
          <w:marRight w:val="0"/>
          <w:marTop w:val="0"/>
          <w:marBottom w:val="0"/>
          <w:divBdr>
            <w:top w:val="none" w:sz="0" w:space="0" w:color="auto"/>
            <w:left w:val="none" w:sz="0" w:space="0" w:color="auto"/>
            <w:bottom w:val="none" w:sz="0" w:space="0" w:color="auto"/>
            <w:right w:val="none" w:sz="0" w:space="0" w:color="auto"/>
          </w:divBdr>
        </w:div>
        <w:div w:id="2028167387">
          <w:marLeft w:val="640"/>
          <w:marRight w:val="0"/>
          <w:marTop w:val="0"/>
          <w:marBottom w:val="0"/>
          <w:divBdr>
            <w:top w:val="none" w:sz="0" w:space="0" w:color="auto"/>
            <w:left w:val="none" w:sz="0" w:space="0" w:color="auto"/>
            <w:bottom w:val="none" w:sz="0" w:space="0" w:color="auto"/>
            <w:right w:val="none" w:sz="0" w:space="0" w:color="auto"/>
          </w:divBdr>
        </w:div>
        <w:div w:id="223762594">
          <w:marLeft w:val="640"/>
          <w:marRight w:val="0"/>
          <w:marTop w:val="0"/>
          <w:marBottom w:val="0"/>
          <w:divBdr>
            <w:top w:val="none" w:sz="0" w:space="0" w:color="auto"/>
            <w:left w:val="none" w:sz="0" w:space="0" w:color="auto"/>
            <w:bottom w:val="none" w:sz="0" w:space="0" w:color="auto"/>
            <w:right w:val="none" w:sz="0" w:space="0" w:color="auto"/>
          </w:divBdr>
        </w:div>
        <w:div w:id="144011512">
          <w:marLeft w:val="640"/>
          <w:marRight w:val="0"/>
          <w:marTop w:val="0"/>
          <w:marBottom w:val="0"/>
          <w:divBdr>
            <w:top w:val="none" w:sz="0" w:space="0" w:color="auto"/>
            <w:left w:val="none" w:sz="0" w:space="0" w:color="auto"/>
            <w:bottom w:val="none" w:sz="0" w:space="0" w:color="auto"/>
            <w:right w:val="none" w:sz="0" w:space="0" w:color="auto"/>
          </w:divBdr>
        </w:div>
        <w:div w:id="95835649">
          <w:marLeft w:val="640"/>
          <w:marRight w:val="0"/>
          <w:marTop w:val="0"/>
          <w:marBottom w:val="0"/>
          <w:divBdr>
            <w:top w:val="none" w:sz="0" w:space="0" w:color="auto"/>
            <w:left w:val="none" w:sz="0" w:space="0" w:color="auto"/>
            <w:bottom w:val="none" w:sz="0" w:space="0" w:color="auto"/>
            <w:right w:val="none" w:sz="0" w:space="0" w:color="auto"/>
          </w:divBdr>
        </w:div>
        <w:div w:id="1106845527">
          <w:marLeft w:val="640"/>
          <w:marRight w:val="0"/>
          <w:marTop w:val="0"/>
          <w:marBottom w:val="0"/>
          <w:divBdr>
            <w:top w:val="none" w:sz="0" w:space="0" w:color="auto"/>
            <w:left w:val="none" w:sz="0" w:space="0" w:color="auto"/>
            <w:bottom w:val="none" w:sz="0" w:space="0" w:color="auto"/>
            <w:right w:val="none" w:sz="0" w:space="0" w:color="auto"/>
          </w:divBdr>
        </w:div>
        <w:div w:id="700787688">
          <w:marLeft w:val="640"/>
          <w:marRight w:val="0"/>
          <w:marTop w:val="0"/>
          <w:marBottom w:val="0"/>
          <w:divBdr>
            <w:top w:val="none" w:sz="0" w:space="0" w:color="auto"/>
            <w:left w:val="none" w:sz="0" w:space="0" w:color="auto"/>
            <w:bottom w:val="none" w:sz="0" w:space="0" w:color="auto"/>
            <w:right w:val="none" w:sz="0" w:space="0" w:color="auto"/>
          </w:divBdr>
        </w:div>
        <w:div w:id="1889757854">
          <w:marLeft w:val="640"/>
          <w:marRight w:val="0"/>
          <w:marTop w:val="0"/>
          <w:marBottom w:val="0"/>
          <w:divBdr>
            <w:top w:val="none" w:sz="0" w:space="0" w:color="auto"/>
            <w:left w:val="none" w:sz="0" w:space="0" w:color="auto"/>
            <w:bottom w:val="none" w:sz="0" w:space="0" w:color="auto"/>
            <w:right w:val="none" w:sz="0" w:space="0" w:color="auto"/>
          </w:divBdr>
        </w:div>
        <w:div w:id="992104317">
          <w:marLeft w:val="640"/>
          <w:marRight w:val="0"/>
          <w:marTop w:val="0"/>
          <w:marBottom w:val="0"/>
          <w:divBdr>
            <w:top w:val="none" w:sz="0" w:space="0" w:color="auto"/>
            <w:left w:val="none" w:sz="0" w:space="0" w:color="auto"/>
            <w:bottom w:val="none" w:sz="0" w:space="0" w:color="auto"/>
            <w:right w:val="none" w:sz="0" w:space="0" w:color="auto"/>
          </w:divBdr>
        </w:div>
        <w:div w:id="1254776479">
          <w:marLeft w:val="640"/>
          <w:marRight w:val="0"/>
          <w:marTop w:val="0"/>
          <w:marBottom w:val="0"/>
          <w:divBdr>
            <w:top w:val="none" w:sz="0" w:space="0" w:color="auto"/>
            <w:left w:val="none" w:sz="0" w:space="0" w:color="auto"/>
            <w:bottom w:val="none" w:sz="0" w:space="0" w:color="auto"/>
            <w:right w:val="none" w:sz="0" w:space="0" w:color="auto"/>
          </w:divBdr>
        </w:div>
        <w:div w:id="683048722">
          <w:marLeft w:val="640"/>
          <w:marRight w:val="0"/>
          <w:marTop w:val="0"/>
          <w:marBottom w:val="0"/>
          <w:divBdr>
            <w:top w:val="none" w:sz="0" w:space="0" w:color="auto"/>
            <w:left w:val="none" w:sz="0" w:space="0" w:color="auto"/>
            <w:bottom w:val="none" w:sz="0" w:space="0" w:color="auto"/>
            <w:right w:val="none" w:sz="0" w:space="0" w:color="auto"/>
          </w:divBdr>
        </w:div>
        <w:div w:id="1007294311">
          <w:marLeft w:val="640"/>
          <w:marRight w:val="0"/>
          <w:marTop w:val="0"/>
          <w:marBottom w:val="0"/>
          <w:divBdr>
            <w:top w:val="none" w:sz="0" w:space="0" w:color="auto"/>
            <w:left w:val="none" w:sz="0" w:space="0" w:color="auto"/>
            <w:bottom w:val="none" w:sz="0" w:space="0" w:color="auto"/>
            <w:right w:val="none" w:sz="0" w:space="0" w:color="auto"/>
          </w:divBdr>
        </w:div>
        <w:div w:id="1681741676">
          <w:marLeft w:val="640"/>
          <w:marRight w:val="0"/>
          <w:marTop w:val="0"/>
          <w:marBottom w:val="0"/>
          <w:divBdr>
            <w:top w:val="none" w:sz="0" w:space="0" w:color="auto"/>
            <w:left w:val="none" w:sz="0" w:space="0" w:color="auto"/>
            <w:bottom w:val="none" w:sz="0" w:space="0" w:color="auto"/>
            <w:right w:val="none" w:sz="0" w:space="0" w:color="auto"/>
          </w:divBdr>
        </w:div>
        <w:div w:id="1687292280">
          <w:marLeft w:val="640"/>
          <w:marRight w:val="0"/>
          <w:marTop w:val="0"/>
          <w:marBottom w:val="0"/>
          <w:divBdr>
            <w:top w:val="none" w:sz="0" w:space="0" w:color="auto"/>
            <w:left w:val="none" w:sz="0" w:space="0" w:color="auto"/>
            <w:bottom w:val="none" w:sz="0" w:space="0" w:color="auto"/>
            <w:right w:val="none" w:sz="0" w:space="0" w:color="auto"/>
          </w:divBdr>
        </w:div>
        <w:div w:id="572392377">
          <w:marLeft w:val="640"/>
          <w:marRight w:val="0"/>
          <w:marTop w:val="0"/>
          <w:marBottom w:val="0"/>
          <w:divBdr>
            <w:top w:val="none" w:sz="0" w:space="0" w:color="auto"/>
            <w:left w:val="none" w:sz="0" w:space="0" w:color="auto"/>
            <w:bottom w:val="none" w:sz="0" w:space="0" w:color="auto"/>
            <w:right w:val="none" w:sz="0" w:space="0" w:color="auto"/>
          </w:divBdr>
        </w:div>
        <w:div w:id="1273393581">
          <w:marLeft w:val="640"/>
          <w:marRight w:val="0"/>
          <w:marTop w:val="0"/>
          <w:marBottom w:val="0"/>
          <w:divBdr>
            <w:top w:val="none" w:sz="0" w:space="0" w:color="auto"/>
            <w:left w:val="none" w:sz="0" w:space="0" w:color="auto"/>
            <w:bottom w:val="none" w:sz="0" w:space="0" w:color="auto"/>
            <w:right w:val="none" w:sz="0" w:space="0" w:color="auto"/>
          </w:divBdr>
        </w:div>
        <w:div w:id="656106807">
          <w:marLeft w:val="640"/>
          <w:marRight w:val="0"/>
          <w:marTop w:val="0"/>
          <w:marBottom w:val="0"/>
          <w:divBdr>
            <w:top w:val="none" w:sz="0" w:space="0" w:color="auto"/>
            <w:left w:val="none" w:sz="0" w:space="0" w:color="auto"/>
            <w:bottom w:val="none" w:sz="0" w:space="0" w:color="auto"/>
            <w:right w:val="none" w:sz="0" w:space="0" w:color="auto"/>
          </w:divBdr>
        </w:div>
        <w:div w:id="2099055520">
          <w:marLeft w:val="640"/>
          <w:marRight w:val="0"/>
          <w:marTop w:val="0"/>
          <w:marBottom w:val="0"/>
          <w:divBdr>
            <w:top w:val="none" w:sz="0" w:space="0" w:color="auto"/>
            <w:left w:val="none" w:sz="0" w:space="0" w:color="auto"/>
            <w:bottom w:val="none" w:sz="0" w:space="0" w:color="auto"/>
            <w:right w:val="none" w:sz="0" w:space="0" w:color="auto"/>
          </w:divBdr>
        </w:div>
        <w:div w:id="762797240">
          <w:marLeft w:val="640"/>
          <w:marRight w:val="0"/>
          <w:marTop w:val="0"/>
          <w:marBottom w:val="0"/>
          <w:divBdr>
            <w:top w:val="none" w:sz="0" w:space="0" w:color="auto"/>
            <w:left w:val="none" w:sz="0" w:space="0" w:color="auto"/>
            <w:bottom w:val="none" w:sz="0" w:space="0" w:color="auto"/>
            <w:right w:val="none" w:sz="0" w:space="0" w:color="auto"/>
          </w:divBdr>
        </w:div>
        <w:div w:id="952518841">
          <w:marLeft w:val="640"/>
          <w:marRight w:val="0"/>
          <w:marTop w:val="0"/>
          <w:marBottom w:val="0"/>
          <w:divBdr>
            <w:top w:val="none" w:sz="0" w:space="0" w:color="auto"/>
            <w:left w:val="none" w:sz="0" w:space="0" w:color="auto"/>
            <w:bottom w:val="none" w:sz="0" w:space="0" w:color="auto"/>
            <w:right w:val="none" w:sz="0" w:space="0" w:color="auto"/>
          </w:divBdr>
        </w:div>
        <w:div w:id="1334838992">
          <w:marLeft w:val="640"/>
          <w:marRight w:val="0"/>
          <w:marTop w:val="0"/>
          <w:marBottom w:val="0"/>
          <w:divBdr>
            <w:top w:val="none" w:sz="0" w:space="0" w:color="auto"/>
            <w:left w:val="none" w:sz="0" w:space="0" w:color="auto"/>
            <w:bottom w:val="none" w:sz="0" w:space="0" w:color="auto"/>
            <w:right w:val="none" w:sz="0" w:space="0" w:color="auto"/>
          </w:divBdr>
        </w:div>
        <w:div w:id="904685416">
          <w:marLeft w:val="640"/>
          <w:marRight w:val="0"/>
          <w:marTop w:val="0"/>
          <w:marBottom w:val="0"/>
          <w:divBdr>
            <w:top w:val="none" w:sz="0" w:space="0" w:color="auto"/>
            <w:left w:val="none" w:sz="0" w:space="0" w:color="auto"/>
            <w:bottom w:val="none" w:sz="0" w:space="0" w:color="auto"/>
            <w:right w:val="none" w:sz="0" w:space="0" w:color="auto"/>
          </w:divBdr>
        </w:div>
        <w:div w:id="2049720601">
          <w:marLeft w:val="640"/>
          <w:marRight w:val="0"/>
          <w:marTop w:val="0"/>
          <w:marBottom w:val="0"/>
          <w:divBdr>
            <w:top w:val="none" w:sz="0" w:space="0" w:color="auto"/>
            <w:left w:val="none" w:sz="0" w:space="0" w:color="auto"/>
            <w:bottom w:val="none" w:sz="0" w:space="0" w:color="auto"/>
            <w:right w:val="none" w:sz="0" w:space="0" w:color="auto"/>
          </w:divBdr>
        </w:div>
        <w:div w:id="710423714">
          <w:marLeft w:val="640"/>
          <w:marRight w:val="0"/>
          <w:marTop w:val="0"/>
          <w:marBottom w:val="0"/>
          <w:divBdr>
            <w:top w:val="none" w:sz="0" w:space="0" w:color="auto"/>
            <w:left w:val="none" w:sz="0" w:space="0" w:color="auto"/>
            <w:bottom w:val="none" w:sz="0" w:space="0" w:color="auto"/>
            <w:right w:val="none" w:sz="0" w:space="0" w:color="auto"/>
          </w:divBdr>
        </w:div>
        <w:div w:id="2115981391">
          <w:marLeft w:val="640"/>
          <w:marRight w:val="0"/>
          <w:marTop w:val="0"/>
          <w:marBottom w:val="0"/>
          <w:divBdr>
            <w:top w:val="none" w:sz="0" w:space="0" w:color="auto"/>
            <w:left w:val="none" w:sz="0" w:space="0" w:color="auto"/>
            <w:bottom w:val="none" w:sz="0" w:space="0" w:color="auto"/>
            <w:right w:val="none" w:sz="0" w:space="0" w:color="auto"/>
          </w:divBdr>
        </w:div>
        <w:div w:id="940718702">
          <w:marLeft w:val="640"/>
          <w:marRight w:val="0"/>
          <w:marTop w:val="0"/>
          <w:marBottom w:val="0"/>
          <w:divBdr>
            <w:top w:val="none" w:sz="0" w:space="0" w:color="auto"/>
            <w:left w:val="none" w:sz="0" w:space="0" w:color="auto"/>
            <w:bottom w:val="none" w:sz="0" w:space="0" w:color="auto"/>
            <w:right w:val="none" w:sz="0" w:space="0" w:color="auto"/>
          </w:divBdr>
        </w:div>
        <w:div w:id="1233587205">
          <w:marLeft w:val="640"/>
          <w:marRight w:val="0"/>
          <w:marTop w:val="0"/>
          <w:marBottom w:val="0"/>
          <w:divBdr>
            <w:top w:val="none" w:sz="0" w:space="0" w:color="auto"/>
            <w:left w:val="none" w:sz="0" w:space="0" w:color="auto"/>
            <w:bottom w:val="none" w:sz="0" w:space="0" w:color="auto"/>
            <w:right w:val="none" w:sz="0" w:space="0" w:color="auto"/>
          </w:divBdr>
        </w:div>
        <w:div w:id="1490092917">
          <w:marLeft w:val="640"/>
          <w:marRight w:val="0"/>
          <w:marTop w:val="0"/>
          <w:marBottom w:val="0"/>
          <w:divBdr>
            <w:top w:val="none" w:sz="0" w:space="0" w:color="auto"/>
            <w:left w:val="none" w:sz="0" w:space="0" w:color="auto"/>
            <w:bottom w:val="none" w:sz="0" w:space="0" w:color="auto"/>
            <w:right w:val="none" w:sz="0" w:space="0" w:color="auto"/>
          </w:divBdr>
        </w:div>
        <w:div w:id="135147416">
          <w:marLeft w:val="640"/>
          <w:marRight w:val="0"/>
          <w:marTop w:val="0"/>
          <w:marBottom w:val="0"/>
          <w:divBdr>
            <w:top w:val="none" w:sz="0" w:space="0" w:color="auto"/>
            <w:left w:val="none" w:sz="0" w:space="0" w:color="auto"/>
            <w:bottom w:val="none" w:sz="0" w:space="0" w:color="auto"/>
            <w:right w:val="none" w:sz="0" w:space="0" w:color="auto"/>
          </w:divBdr>
        </w:div>
        <w:div w:id="497692969">
          <w:marLeft w:val="640"/>
          <w:marRight w:val="0"/>
          <w:marTop w:val="0"/>
          <w:marBottom w:val="0"/>
          <w:divBdr>
            <w:top w:val="none" w:sz="0" w:space="0" w:color="auto"/>
            <w:left w:val="none" w:sz="0" w:space="0" w:color="auto"/>
            <w:bottom w:val="none" w:sz="0" w:space="0" w:color="auto"/>
            <w:right w:val="none" w:sz="0" w:space="0" w:color="auto"/>
          </w:divBdr>
        </w:div>
        <w:div w:id="2121219696">
          <w:marLeft w:val="640"/>
          <w:marRight w:val="0"/>
          <w:marTop w:val="0"/>
          <w:marBottom w:val="0"/>
          <w:divBdr>
            <w:top w:val="none" w:sz="0" w:space="0" w:color="auto"/>
            <w:left w:val="none" w:sz="0" w:space="0" w:color="auto"/>
            <w:bottom w:val="none" w:sz="0" w:space="0" w:color="auto"/>
            <w:right w:val="none" w:sz="0" w:space="0" w:color="auto"/>
          </w:divBdr>
        </w:div>
        <w:div w:id="2107536879">
          <w:marLeft w:val="640"/>
          <w:marRight w:val="0"/>
          <w:marTop w:val="0"/>
          <w:marBottom w:val="0"/>
          <w:divBdr>
            <w:top w:val="none" w:sz="0" w:space="0" w:color="auto"/>
            <w:left w:val="none" w:sz="0" w:space="0" w:color="auto"/>
            <w:bottom w:val="none" w:sz="0" w:space="0" w:color="auto"/>
            <w:right w:val="none" w:sz="0" w:space="0" w:color="auto"/>
          </w:divBdr>
        </w:div>
        <w:div w:id="1793748686">
          <w:marLeft w:val="640"/>
          <w:marRight w:val="0"/>
          <w:marTop w:val="0"/>
          <w:marBottom w:val="0"/>
          <w:divBdr>
            <w:top w:val="none" w:sz="0" w:space="0" w:color="auto"/>
            <w:left w:val="none" w:sz="0" w:space="0" w:color="auto"/>
            <w:bottom w:val="none" w:sz="0" w:space="0" w:color="auto"/>
            <w:right w:val="none" w:sz="0" w:space="0" w:color="auto"/>
          </w:divBdr>
        </w:div>
        <w:div w:id="1718317335">
          <w:marLeft w:val="640"/>
          <w:marRight w:val="0"/>
          <w:marTop w:val="0"/>
          <w:marBottom w:val="0"/>
          <w:divBdr>
            <w:top w:val="none" w:sz="0" w:space="0" w:color="auto"/>
            <w:left w:val="none" w:sz="0" w:space="0" w:color="auto"/>
            <w:bottom w:val="none" w:sz="0" w:space="0" w:color="auto"/>
            <w:right w:val="none" w:sz="0" w:space="0" w:color="auto"/>
          </w:divBdr>
        </w:div>
        <w:div w:id="1141506056">
          <w:marLeft w:val="640"/>
          <w:marRight w:val="0"/>
          <w:marTop w:val="0"/>
          <w:marBottom w:val="0"/>
          <w:divBdr>
            <w:top w:val="none" w:sz="0" w:space="0" w:color="auto"/>
            <w:left w:val="none" w:sz="0" w:space="0" w:color="auto"/>
            <w:bottom w:val="none" w:sz="0" w:space="0" w:color="auto"/>
            <w:right w:val="none" w:sz="0" w:space="0" w:color="auto"/>
          </w:divBdr>
        </w:div>
      </w:divsChild>
    </w:div>
    <w:div w:id="1965191827">
      <w:marLeft w:val="640"/>
      <w:marRight w:val="0"/>
      <w:marTop w:val="0"/>
      <w:marBottom w:val="0"/>
      <w:divBdr>
        <w:top w:val="none" w:sz="0" w:space="0" w:color="auto"/>
        <w:left w:val="none" w:sz="0" w:space="0" w:color="auto"/>
        <w:bottom w:val="none" w:sz="0" w:space="0" w:color="auto"/>
        <w:right w:val="none" w:sz="0" w:space="0" w:color="auto"/>
      </w:divBdr>
    </w:div>
    <w:div w:id="1968123891">
      <w:marLeft w:val="640"/>
      <w:marRight w:val="0"/>
      <w:marTop w:val="0"/>
      <w:marBottom w:val="0"/>
      <w:divBdr>
        <w:top w:val="none" w:sz="0" w:space="0" w:color="auto"/>
        <w:left w:val="none" w:sz="0" w:space="0" w:color="auto"/>
        <w:bottom w:val="none" w:sz="0" w:space="0" w:color="auto"/>
        <w:right w:val="none" w:sz="0" w:space="0" w:color="auto"/>
      </w:divBdr>
    </w:div>
    <w:div w:id="1973250457">
      <w:marLeft w:val="640"/>
      <w:marRight w:val="0"/>
      <w:marTop w:val="0"/>
      <w:marBottom w:val="0"/>
      <w:divBdr>
        <w:top w:val="none" w:sz="0" w:space="0" w:color="auto"/>
        <w:left w:val="none" w:sz="0" w:space="0" w:color="auto"/>
        <w:bottom w:val="none" w:sz="0" w:space="0" w:color="auto"/>
        <w:right w:val="none" w:sz="0" w:space="0" w:color="auto"/>
      </w:divBdr>
    </w:div>
    <w:div w:id="1974208851">
      <w:marLeft w:val="640"/>
      <w:marRight w:val="0"/>
      <w:marTop w:val="0"/>
      <w:marBottom w:val="0"/>
      <w:divBdr>
        <w:top w:val="none" w:sz="0" w:space="0" w:color="auto"/>
        <w:left w:val="none" w:sz="0" w:space="0" w:color="auto"/>
        <w:bottom w:val="none" w:sz="0" w:space="0" w:color="auto"/>
        <w:right w:val="none" w:sz="0" w:space="0" w:color="auto"/>
      </w:divBdr>
    </w:div>
    <w:div w:id="1979843911">
      <w:marLeft w:val="640"/>
      <w:marRight w:val="0"/>
      <w:marTop w:val="0"/>
      <w:marBottom w:val="0"/>
      <w:divBdr>
        <w:top w:val="none" w:sz="0" w:space="0" w:color="auto"/>
        <w:left w:val="none" w:sz="0" w:space="0" w:color="auto"/>
        <w:bottom w:val="none" w:sz="0" w:space="0" w:color="auto"/>
        <w:right w:val="none" w:sz="0" w:space="0" w:color="auto"/>
      </w:divBdr>
    </w:div>
    <w:div w:id="1981884200">
      <w:marLeft w:val="640"/>
      <w:marRight w:val="0"/>
      <w:marTop w:val="0"/>
      <w:marBottom w:val="0"/>
      <w:divBdr>
        <w:top w:val="none" w:sz="0" w:space="0" w:color="auto"/>
        <w:left w:val="none" w:sz="0" w:space="0" w:color="auto"/>
        <w:bottom w:val="none" w:sz="0" w:space="0" w:color="auto"/>
        <w:right w:val="none" w:sz="0" w:space="0" w:color="auto"/>
      </w:divBdr>
    </w:div>
    <w:div w:id="1983996929">
      <w:marLeft w:val="640"/>
      <w:marRight w:val="0"/>
      <w:marTop w:val="0"/>
      <w:marBottom w:val="0"/>
      <w:divBdr>
        <w:top w:val="none" w:sz="0" w:space="0" w:color="auto"/>
        <w:left w:val="none" w:sz="0" w:space="0" w:color="auto"/>
        <w:bottom w:val="none" w:sz="0" w:space="0" w:color="auto"/>
        <w:right w:val="none" w:sz="0" w:space="0" w:color="auto"/>
      </w:divBdr>
    </w:div>
    <w:div w:id="1986003796">
      <w:marLeft w:val="640"/>
      <w:marRight w:val="0"/>
      <w:marTop w:val="0"/>
      <w:marBottom w:val="0"/>
      <w:divBdr>
        <w:top w:val="none" w:sz="0" w:space="0" w:color="auto"/>
        <w:left w:val="none" w:sz="0" w:space="0" w:color="auto"/>
        <w:bottom w:val="none" w:sz="0" w:space="0" w:color="auto"/>
        <w:right w:val="none" w:sz="0" w:space="0" w:color="auto"/>
      </w:divBdr>
    </w:div>
    <w:div w:id="1986349868">
      <w:marLeft w:val="640"/>
      <w:marRight w:val="0"/>
      <w:marTop w:val="0"/>
      <w:marBottom w:val="0"/>
      <w:divBdr>
        <w:top w:val="none" w:sz="0" w:space="0" w:color="auto"/>
        <w:left w:val="none" w:sz="0" w:space="0" w:color="auto"/>
        <w:bottom w:val="none" w:sz="0" w:space="0" w:color="auto"/>
        <w:right w:val="none" w:sz="0" w:space="0" w:color="auto"/>
      </w:divBdr>
    </w:div>
    <w:div w:id="1988851086">
      <w:marLeft w:val="640"/>
      <w:marRight w:val="0"/>
      <w:marTop w:val="0"/>
      <w:marBottom w:val="0"/>
      <w:divBdr>
        <w:top w:val="none" w:sz="0" w:space="0" w:color="auto"/>
        <w:left w:val="none" w:sz="0" w:space="0" w:color="auto"/>
        <w:bottom w:val="none" w:sz="0" w:space="0" w:color="auto"/>
        <w:right w:val="none" w:sz="0" w:space="0" w:color="auto"/>
      </w:divBdr>
    </w:div>
    <w:div w:id="1989741650">
      <w:marLeft w:val="640"/>
      <w:marRight w:val="0"/>
      <w:marTop w:val="0"/>
      <w:marBottom w:val="0"/>
      <w:divBdr>
        <w:top w:val="none" w:sz="0" w:space="0" w:color="auto"/>
        <w:left w:val="none" w:sz="0" w:space="0" w:color="auto"/>
        <w:bottom w:val="none" w:sz="0" w:space="0" w:color="auto"/>
        <w:right w:val="none" w:sz="0" w:space="0" w:color="auto"/>
      </w:divBdr>
    </w:div>
    <w:div w:id="1989892476">
      <w:marLeft w:val="640"/>
      <w:marRight w:val="0"/>
      <w:marTop w:val="0"/>
      <w:marBottom w:val="0"/>
      <w:divBdr>
        <w:top w:val="none" w:sz="0" w:space="0" w:color="auto"/>
        <w:left w:val="none" w:sz="0" w:space="0" w:color="auto"/>
        <w:bottom w:val="none" w:sz="0" w:space="0" w:color="auto"/>
        <w:right w:val="none" w:sz="0" w:space="0" w:color="auto"/>
      </w:divBdr>
    </w:div>
    <w:div w:id="1993287262">
      <w:marLeft w:val="640"/>
      <w:marRight w:val="0"/>
      <w:marTop w:val="0"/>
      <w:marBottom w:val="0"/>
      <w:divBdr>
        <w:top w:val="none" w:sz="0" w:space="0" w:color="auto"/>
        <w:left w:val="none" w:sz="0" w:space="0" w:color="auto"/>
        <w:bottom w:val="none" w:sz="0" w:space="0" w:color="auto"/>
        <w:right w:val="none" w:sz="0" w:space="0" w:color="auto"/>
      </w:divBdr>
    </w:div>
    <w:div w:id="1993437852">
      <w:marLeft w:val="640"/>
      <w:marRight w:val="0"/>
      <w:marTop w:val="0"/>
      <w:marBottom w:val="0"/>
      <w:divBdr>
        <w:top w:val="none" w:sz="0" w:space="0" w:color="auto"/>
        <w:left w:val="none" w:sz="0" w:space="0" w:color="auto"/>
        <w:bottom w:val="none" w:sz="0" w:space="0" w:color="auto"/>
        <w:right w:val="none" w:sz="0" w:space="0" w:color="auto"/>
      </w:divBdr>
    </w:div>
    <w:div w:id="1993872406">
      <w:marLeft w:val="640"/>
      <w:marRight w:val="0"/>
      <w:marTop w:val="0"/>
      <w:marBottom w:val="0"/>
      <w:divBdr>
        <w:top w:val="none" w:sz="0" w:space="0" w:color="auto"/>
        <w:left w:val="none" w:sz="0" w:space="0" w:color="auto"/>
        <w:bottom w:val="none" w:sz="0" w:space="0" w:color="auto"/>
        <w:right w:val="none" w:sz="0" w:space="0" w:color="auto"/>
      </w:divBdr>
    </w:div>
    <w:div w:id="1994797996">
      <w:marLeft w:val="640"/>
      <w:marRight w:val="0"/>
      <w:marTop w:val="0"/>
      <w:marBottom w:val="0"/>
      <w:divBdr>
        <w:top w:val="none" w:sz="0" w:space="0" w:color="auto"/>
        <w:left w:val="none" w:sz="0" w:space="0" w:color="auto"/>
        <w:bottom w:val="none" w:sz="0" w:space="0" w:color="auto"/>
        <w:right w:val="none" w:sz="0" w:space="0" w:color="auto"/>
      </w:divBdr>
    </w:div>
    <w:div w:id="1998611290">
      <w:marLeft w:val="640"/>
      <w:marRight w:val="0"/>
      <w:marTop w:val="0"/>
      <w:marBottom w:val="0"/>
      <w:divBdr>
        <w:top w:val="none" w:sz="0" w:space="0" w:color="auto"/>
        <w:left w:val="none" w:sz="0" w:space="0" w:color="auto"/>
        <w:bottom w:val="none" w:sz="0" w:space="0" w:color="auto"/>
        <w:right w:val="none" w:sz="0" w:space="0" w:color="auto"/>
      </w:divBdr>
    </w:div>
    <w:div w:id="1998804475">
      <w:marLeft w:val="640"/>
      <w:marRight w:val="0"/>
      <w:marTop w:val="0"/>
      <w:marBottom w:val="0"/>
      <w:divBdr>
        <w:top w:val="none" w:sz="0" w:space="0" w:color="auto"/>
        <w:left w:val="none" w:sz="0" w:space="0" w:color="auto"/>
        <w:bottom w:val="none" w:sz="0" w:space="0" w:color="auto"/>
        <w:right w:val="none" w:sz="0" w:space="0" w:color="auto"/>
      </w:divBdr>
    </w:div>
    <w:div w:id="1998876997">
      <w:marLeft w:val="640"/>
      <w:marRight w:val="0"/>
      <w:marTop w:val="0"/>
      <w:marBottom w:val="0"/>
      <w:divBdr>
        <w:top w:val="none" w:sz="0" w:space="0" w:color="auto"/>
        <w:left w:val="none" w:sz="0" w:space="0" w:color="auto"/>
        <w:bottom w:val="none" w:sz="0" w:space="0" w:color="auto"/>
        <w:right w:val="none" w:sz="0" w:space="0" w:color="auto"/>
      </w:divBdr>
    </w:div>
    <w:div w:id="1999533318">
      <w:marLeft w:val="640"/>
      <w:marRight w:val="0"/>
      <w:marTop w:val="0"/>
      <w:marBottom w:val="0"/>
      <w:divBdr>
        <w:top w:val="none" w:sz="0" w:space="0" w:color="auto"/>
        <w:left w:val="none" w:sz="0" w:space="0" w:color="auto"/>
        <w:bottom w:val="none" w:sz="0" w:space="0" w:color="auto"/>
        <w:right w:val="none" w:sz="0" w:space="0" w:color="auto"/>
      </w:divBdr>
    </w:div>
    <w:div w:id="1999647880">
      <w:marLeft w:val="640"/>
      <w:marRight w:val="0"/>
      <w:marTop w:val="0"/>
      <w:marBottom w:val="0"/>
      <w:divBdr>
        <w:top w:val="none" w:sz="0" w:space="0" w:color="auto"/>
        <w:left w:val="none" w:sz="0" w:space="0" w:color="auto"/>
        <w:bottom w:val="none" w:sz="0" w:space="0" w:color="auto"/>
        <w:right w:val="none" w:sz="0" w:space="0" w:color="auto"/>
      </w:divBdr>
    </w:div>
    <w:div w:id="2000649199">
      <w:marLeft w:val="640"/>
      <w:marRight w:val="0"/>
      <w:marTop w:val="0"/>
      <w:marBottom w:val="0"/>
      <w:divBdr>
        <w:top w:val="none" w:sz="0" w:space="0" w:color="auto"/>
        <w:left w:val="none" w:sz="0" w:space="0" w:color="auto"/>
        <w:bottom w:val="none" w:sz="0" w:space="0" w:color="auto"/>
        <w:right w:val="none" w:sz="0" w:space="0" w:color="auto"/>
      </w:divBdr>
    </w:div>
    <w:div w:id="2001536223">
      <w:marLeft w:val="640"/>
      <w:marRight w:val="0"/>
      <w:marTop w:val="0"/>
      <w:marBottom w:val="0"/>
      <w:divBdr>
        <w:top w:val="none" w:sz="0" w:space="0" w:color="auto"/>
        <w:left w:val="none" w:sz="0" w:space="0" w:color="auto"/>
        <w:bottom w:val="none" w:sz="0" w:space="0" w:color="auto"/>
        <w:right w:val="none" w:sz="0" w:space="0" w:color="auto"/>
      </w:divBdr>
    </w:div>
    <w:div w:id="2001543181">
      <w:marLeft w:val="640"/>
      <w:marRight w:val="0"/>
      <w:marTop w:val="0"/>
      <w:marBottom w:val="0"/>
      <w:divBdr>
        <w:top w:val="none" w:sz="0" w:space="0" w:color="auto"/>
        <w:left w:val="none" w:sz="0" w:space="0" w:color="auto"/>
        <w:bottom w:val="none" w:sz="0" w:space="0" w:color="auto"/>
        <w:right w:val="none" w:sz="0" w:space="0" w:color="auto"/>
      </w:divBdr>
    </w:div>
    <w:div w:id="2002729741">
      <w:marLeft w:val="640"/>
      <w:marRight w:val="0"/>
      <w:marTop w:val="0"/>
      <w:marBottom w:val="0"/>
      <w:divBdr>
        <w:top w:val="none" w:sz="0" w:space="0" w:color="auto"/>
        <w:left w:val="none" w:sz="0" w:space="0" w:color="auto"/>
        <w:bottom w:val="none" w:sz="0" w:space="0" w:color="auto"/>
        <w:right w:val="none" w:sz="0" w:space="0" w:color="auto"/>
      </w:divBdr>
    </w:div>
    <w:div w:id="2003727937">
      <w:marLeft w:val="640"/>
      <w:marRight w:val="0"/>
      <w:marTop w:val="0"/>
      <w:marBottom w:val="0"/>
      <w:divBdr>
        <w:top w:val="none" w:sz="0" w:space="0" w:color="auto"/>
        <w:left w:val="none" w:sz="0" w:space="0" w:color="auto"/>
        <w:bottom w:val="none" w:sz="0" w:space="0" w:color="auto"/>
        <w:right w:val="none" w:sz="0" w:space="0" w:color="auto"/>
      </w:divBdr>
    </w:div>
    <w:div w:id="2012371669">
      <w:marLeft w:val="640"/>
      <w:marRight w:val="0"/>
      <w:marTop w:val="0"/>
      <w:marBottom w:val="0"/>
      <w:divBdr>
        <w:top w:val="none" w:sz="0" w:space="0" w:color="auto"/>
        <w:left w:val="none" w:sz="0" w:space="0" w:color="auto"/>
        <w:bottom w:val="none" w:sz="0" w:space="0" w:color="auto"/>
        <w:right w:val="none" w:sz="0" w:space="0" w:color="auto"/>
      </w:divBdr>
    </w:div>
    <w:div w:id="2015768062">
      <w:marLeft w:val="640"/>
      <w:marRight w:val="0"/>
      <w:marTop w:val="0"/>
      <w:marBottom w:val="0"/>
      <w:divBdr>
        <w:top w:val="none" w:sz="0" w:space="0" w:color="auto"/>
        <w:left w:val="none" w:sz="0" w:space="0" w:color="auto"/>
        <w:bottom w:val="none" w:sz="0" w:space="0" w:color="auto"/>
        <w:right w:val="none" w:sz="0" w:space="0" w:color="auto"/>
      </w:divBdr>
    </w:div>
    <w:div w:id="2017414101">
      <w:marLeft w:val="640"/>
      <w:marRight w:val="0"/>
      <w:marTop w:val="0"/>
      <w:marBottom w:val="0"/>
      <w:divBdr>
        <w:top w:val="none" w:sz="0" w:space="0" w:color="auto"/>
        <w:left w:val="none" w:sz="0" w:space="0" w:color="auto"/>
        <w:bottom w:val="none" w:sz="0" w:space="0" w:color="auto"/>
        <w:right w:val="none" w:sz="0" w:space="0" w:color="auto"/>
      </w:divBdr>
    </w:div>
    <w:div w:id="2023315968">
      <w:marLeft w:val="640"/>
      <w:marRight w:val="0"/>
      <w:marTop w:val="0"/>
      <w:marBottom w:val="0"/>
      <w:divBdr>
        <w:top w:val="none" w:sz="0" w:space="0" w:color="auto"/>
        <w:left w:val="none" w:sz="0" w:space="0" w:color="auto"/>
        <w:bottom w:val="none" w:sz="0" w:space="0" w:color="auto"/>
        <w:right w:val="none" w:sz="0" w:space="0" w:color="auto"/>
      </w:divBdr>
    </w:div>
    <w:div w:id="2026325760">
      <w:marLeft w:val="640"/>
      <w:marRight w:val="0"/>
      <w:marTop w:val="0"/>
      <w:marBottom w:val="0"/>
      <w:divBdr>
        <w:top w:val="none" w:sz="0" w:space="0" w:color="auto"/>
        <w:left w:val="none" w:sz="0" w:space="0" w:color="auto"/>
        <w:bottom w:val="none" w:sz="0" w:space="0" w:color="auto"/>
        <w:right w:val="none" w:sz="0" w:space="0" w:color="auto"/>
      </w:divBdr>
    </w:div>
    <w:div w:id="2028864580">
      <w:marLeft w:val="640"/>
      <w:marRight w:val="0"/>
      <w:marTop w:val="0"/>
      <w:marBottom w:val="0"/>
      <w:divBdr>
        <w:top w:val="none" w:sz="0" w:space="0" w:color="auto"/>
        <w:left w:val="none" w:sz="0" w:space="0" w:color="auto"/>
        <w:bottom w:val="none" w:sz="0" w:space="0" w:color="auto"/>
        <w:right w:val="none" w:sz="0" w:space="0" w:color="auto"/>
      </w:divBdr>
    </w:div>
    <w:div w:id="2034576996">
      <w:marLeft w:val="640"/>
      <w:marRight w:val="0"/>
      <w:marTop w:val="0"/>
      <w:marBottom w:val="0"/>
      <w:divBdr>
        <w:top w:val="none" w:sz="0" w:space="0" w:color="auto"/>
        <w:left w:val="none" w:sz="0" w:space="0" w:color="auto"/>
        <w:bottom w:val="none" w:sz="0" w:space="0" w:color="auto"/>
        <w:right w:val="none" w:sz="0" w:space="0" w:color="auto"/>
      </w:divBdr>
    </w:div>
    <w:div w:id="2035768194">
      <w:marLeft w:val="640"/>
      <w:marRight w:val="0"/>
      <w:marTop w:val="0"/>
      <w:marBottom w:val="0"/>
      <w:divBdr>
        <w:top w:val="none" w:sz="0" w:space="0" w:color="auto"/>
        <w:left w:val="none" w:sz="0" w:space="0" w:color="auto"/>
        <w:bottom w:val="none" w:sz="0" w:space="0" w:color="auto"/>
        <w:right w:val="none" w:sz="0" w:space="0" w:color="auto"/>
      </w:divBdr>
    </w:div>
    <w:div w:id="2035878626">
      <w:marLeft w:val="640"/>
      <w:marRight w:val="0"/>
      <w:marTop w:val="0"/>
      <w:marBottom w:val="0"/>
      <w:divBdr>
        <w:top w:val="none" w:sz="0" w:space="0" w:color="auto"/>
        <w:left w:val="none" w:sz="0" w:space="0" w:color="auto"/>
        <w:bottom w:val="none" w:sz="0" w:space="0" w:color="auto"/>
        <w:right w:val="none" w:sz="0" w:space="0" w:color="auto"/>
      </w:divBdr>
    </w:div>
    <w:div w:id="2035886728">
      <w:marLeft w:val="640"/>
      <w:marRight w:val="0"/>
      <w:marTop w:val="0"/>
      <w:marBottom w:val="0"/>
      <w:divBdr>
        <w:top w:val="none" w:sz="0" w:space="0" w:color="auto"/>
        <w:left w:val="none" w:sz="0" w:space="0" w:color="auto"/>
        <w:bottom w:val="none" w:sz="0" w:space="0" w:color="auto"/>
        <w:right w:val="none" w:sz="0" w:space="0" w:color="auto"/>
      </w:divBdr>
    </w:div>
    <w:div w:id="2037122565">
      <w:marLeft w:val="640"/>
      <w:marRight w:val="0"/>
      <w:marTop w:val="0"/>
      <w:marBottom w:val="0"/>
      <w:divBdr>
        <w:top w:val="none" w:sz="0" w:space="0" w:color="auto"/>
        <w:left w:val="none" w:sz="0" w:space="0" w:color="auto"/>
        <w:bottom w:val="none" w:sz="0" w:space="0" w:color="auto"/>
        <w:right w:val="none" w:sz="0" w:space="0" w:color="auto"/>
      </w:divBdr>
    </w:div>
    <w:div w:id="2042509175">
      <w:marLeft w:val="640"/>
      <w:marRight w:val="0"/>
      <w:marTop w:val="0"/>
      <w:marBottom w:val="0"/>
      <w:divBdr>
        <w:top w:val="none" w:sz="0" w:space="0" w:color="auto"/>
        <w:left w:val="none" w:sz="0" w:space="0" w:color="auto"/>
        <w:bottom w:val="none" w:sz="0" w:space="0" w:color="auto"/>
        <w:right w:val="none" w:sz="0" w:space="0" w:color="auto"/>
      </w:divBdr>
    </w:div>
    <w:div w:id="2042824823">
      <w:marLeft w:val="640"/>
      <w:marRight w:val="0"/>
      <w:marTop w:val="0"/>
      <w:marBottom w:val="0"/>
      <w:divBdr>
        <w:top w:val="none" w:sz="0" w:space="0" w:color="auto"/>
        <w:left w:val="none" w:sz="0" w:space="0" w:color="auto"/>
        <w:bottom w:val="none" w:sz="0" w:space="0" w:color="auto"/>
        <w:right w:val="none" w:sz="0" w:space="0" w:color="auto"/>
      </w:divBdr>
    </w:div>
    <w:div w:id="2044743710">
      <w:marLeft w:val="640"/>
      <w:marRight w:val="0"/>
      <w:marTop w:val="0"/>
      <w:marBottom w:val="0"/>
      <w:divBdr>
        <w:top w:val="none" w:sz="0" w:space="0" w:color="auto"/>
        <w:left w:val="none" w:sz="0" w:space="0" w:color="auto"/>
        <w:bottom w:val="none" w:sz="0" w:space="0" w:color="auto"/>
        <w:right w:val="none" w:sz="0" w:space="0" w:color="auto"/>
      </w:divBdr>
    </w:div>
    <w:div w:id="2047018533">
      <w:marLeft w:val="640"/>
      <w:marRight w:val="0"/>
      <w:marTop w:val="0"/>
      <w:marBottom w:val="0"/>
      <w:divBdr>
        <w:top w:val="none" w:sz="0" w:space="0" w:color="auto"/>
        <w:left w:val="none" w:sz="0" w:space="0" w:color="auto"/>
        <w:bottom w:val="none" w:sz="0" w:space="0" w:color="auto"/>
        <w:right w:val="none" w:sz="0" w:space="0" w:color="auto"/>
      </w:divBdr>
    </w:div>
    <w:div w:id="2047097514">
      <w:marLeft w:val="640"/>
      <w:marRight w:val="0"/>
      <w:marTop w:val="0"/>
      <w:marBottom w:val="0"/>
      <w:divBdr>
        <w:top w:val="none" w:sz="0" w:space="0" w:color="auto"/>
        <w:left w:val="none" w:sz="0" w:space="0" w:color="auto"/>
        <w:bottom w:val="none" w:sz="0" w:space="0" w:color="auto"/>
        <w:right w:val="none" w:sz="0" w:space="0" w:color="auto"/>
      </w:divBdr>
    </w:div>
    <w:div w:id="2049137591">
      <w:marLeft w:val="640"/>
      <w:marRight w:val="0"/>
      <w:marTop w:val="0"/>
      <w:marBottom w:val="0"/>
      <w:divBdr>
        <w:top w:val="none" w:sz="0" w:space="0" w:color="auto"/>
        <w:left w:val="none" w:sz="0" w:space="0" w:color="auto"/>
        <w:bottom w:val="none" w:sz="0" w:space="0" w:color="auto"/>
        <w:right w:val="none" w:sz="0" w:space="0" w:color="auto"/>
      </w:divBdr>
    </w:div>
    <w:div w:id="2049841484">
      <w:marLeft w:val="640"/>
      <w:marRight w:val="0"/>
      <w:marTop w:val="0"/>
      <w:marBottom w:val="0"/>
      <w:divBdr>
        <w:top w:val="none" w:sz="0" w:space="0" w:color="auto"/>
        <w:left w:val="none" w:sz="0" w:space="0" w:color="auto"/>
        <w:bottom w:val="none" w:sz="0" w:space="0" w:color="auto"/>
        <w:right w:val="none" w:sz="0" w:space="0" w:color="auto"/>
      </w:divBdr>
    </w:div>
    <w:div w:id="2051833370">
      <w:marLeft w:val="640"/>
      <w:marRight w:val="0"/>
      <w:marTop w:val="0"/>
      <w:marBottom w:val="0"/>
      <w:divBdr>
        <w:top w:val="none" w:sz="0" w:space="0" w:color="auto"/>
        <w:left w:val="none" w:sz="0" w:space="0" w:color="auto"/>
        <w:bottom w:val="none" w:sz="0" w:space="0" w:color="auto"/>
        <w:right w:val="none" w:sz="0" w:space="0" w:color="auto"/>
      </w:divBdr>
    </w:div>
    <w:div w:id="2052144812">
      <w:marLeft w:val="640"/>
      <w:marRight w:val="0"/>
      <w:marTop w:val="0"/>
      <w:marBottom w:val="0"/>
      <w:divBdr>
        <w:top w:val="none" w:sz="0" w:space="0" w:color="auto"/>
        <w:left w:val="none" w:sz="0" w:space="0" w:color="auto"/>
        <w:bottom w:val="none" w:sz="0" w:space="0" w:color="auto"/>
        <w:right w:val="none" w:sz="0" w:space="0" w:color="auto"/>
      </w:divBdr>
    </w:div>
    <w:div w:id="2052413337">
      <w:marLeft w:val="640"/>
      <w:marRight w:val="0"/>
      <w:marTop w:val="0"/>
      <w:marBottom w:val="0"/>
      <w:divBdr>
        <w:top w:val="none" w:sz="0" w:space="0" w:color="auto"/>
        <w:left w:val="none" w:sz="0" w:space="0" w:color="auto"/>
        <w:bottom w:val="none" w:sz="0" w:space="0" w:color="auto"/>
        <w:right w:val="none" w:sz="0" w:space="0" w:color="auto"/>
      </w:divBdr>
    </w:div>
    <w:div w:id="2052916356">
      <w:marLeft w:val="640"/>
      <w:marRight w:val="0"/>
      <w:marTop w:val="0"/>
      <w:marBottom w:val="0"/>
      <w:divBdr>
        <w:top w:val="none" w:sz="0" w:space="0" w:color="auto"/>
        <w:left w:val="none" w:sz="0" w:space="0" w:color="auto"/>
        <w:bottom w:val="none" w:sz="0" w:space="0" w:color="auto"/>
        <w:right w:val="none" w:sz="0" w:space="0" w:color="auto"/>
      </w:divBdr>
    </w:div>
    <w:div w:id="2055346290">
      <w:marLeft w:val="640"/>
      <w:marRight w:val="0"/>
      <w:marTop w:val="0"/>
      <w:marBottom w:val="0"/>
      <w:divBdr>
        <w:top w:val="none" w:sz="0" w:space="0" w:color="auto"/>
        <w:left w:val="none" w:sz="0" w:space="0" w:color="auto"/>
        <w:bottom w:val="none" w:sz="0" w:space="0" w:color="auto"/>
        <w:right w:val="none" w:sz="0" w:space="0" w:color="auto"/>
      </w:divBdr>
    </w:div>
    <w:div w:id="2056157841">
      <w:marLeft w:val="640"/>
      <w:marRight w:val="0"/>
      <w:marTop w:val="0"/>
      <w:marBottom w:val="0"/>
      <w:divBdr>
        <w:top w:val="none" w:sz="0" w:space="0" w:color="auto"/>
        <w:left w:val="none" w:sz="0" w:space="0" w:color="auto"/>
        <w:bottom w:val="none" w:sz="0" w:space="0" w:color="auto"/>
        <w:right w:val="none" w:sz="0" w:space="0" w:color="auto"/>
      </w:divBdr>
    </w:div>
    <w:div w:id="2056543098">
      <w:marLeft w:val="640"/>
      <w:marRight w:val="0"/>
      <w:marTop w:val="0"/>
      <w:marBottom w:val="0"/>
      <w:divBdr>
        <w:top w:val="none" w:sz="0" w:space="0" w:color="auto"/>
        <w:left w:val="none" w:sz="0" w:space="0" w:color="auto"/>
        <w:bottom w:val="none" w:sz="0" w:space="0" w:color="auto"/>
        <w:right w:val="none" w:sz="0" w:space="0" w:color="auto"/>
      </w:divBdr>
    </w:div>
    <w:div w:id="2060206998">
      <w:marLeft w:val="640"/>
      <w:marRight w:val="0"/>
      <w:marTop w:val="0"/>
      <w:marBottom w:val="0"/>
      <w:divBdr>
        <w:top w:val="none" w:sz="0" w:space="0" w:color="auto"/>
        <w:left w:val="none" w:sz="0" w:space="0" w:color="auto"/>
        <w:bottom w:val="none" w:sz="0" w:space="0" w:color="auto"/>
        <w:right w:val="none" w:sz="0" w:space="0" w:color="auto"/>
      </w:divBdr>
    </w:div>
    <w:div w:id="2061173134">
      <w:marLeft w:val="640"/>
      <w:marRight w:val="0"/>
      <w:marTop w:val="0"/>
      <w:marBottom w:val="0"/>
      <w:divBdr>
        <w:top w:val="none" w:sz="0" w:space="0" w:color="auto"/>
        <w:left w:val="none" w:sz="0" w:space="0" w:color="auto"/>
        <w:bottom w:val="none" w:sz="0" w:space="0" w:color="auto"/>
        <w:right w:val="none" w:sz="0" w:space="0" w:color="auto"/>
      </w:divBdr>
    </w:div>
    <w:div w:id="2062747098">
      <w:marLeft w:val="640"/>
      <w:marRight w:val="0"/>
      <w:marTop w:val="0"/>
      <w:marBottom w:val="0"/>
      <w:divBdr>
        <w:top w:val="none" w:sz="0" w:space="0" w:color="auto"/>
        <w:left w:val="none" w:sz="0" w:space="0" w:color="auto"/>
        <w:bottom w:val="none" w:sz="0" w:space="0" w:color="auto"/>
        <w:right w:val="none" w:sz="0" w:space="0" w:color="auto"/>
      </w:divBdr>
    </w:div>
    <w:div w:id="2064594293">
      <w:marLeft w:val="640"/>
      <w:marRight w:val="0"/>
      <w:marTop w:val="0"/>
      <w:marBottom w:val="0"/>
      <w:divBdr>
        <w:top w:val="none" w:sz="0" w:space="0" w:color="auto"/>
        <w:left w:val="none" w:sz="0" w:space="0" w:color="auto"/>
        <w:bottom w:val="none" w:sz="0" w:space="0" w:color="auto"/>
        <w:right w:val="none" w:sz="0" w:space="0" w:color="auto"/>
      </w:divBdr>
    </w:div>
    <w:div w:id="2067800893">
      <w:marLeft w:val="640"/>
      <w:marRight w:val="0"/>
      <w:marTop w:val="0"/>
      <w:marBottom w:val="0"/>
      <w:divBdr>
        <w:top w:val="none" w:sz="0" w:space="0" w:color="auto"/>
        <w:left w:val="none" w:sz="0" w:space="0" w:color="auto"/>
        <w:bottom w:val="none" w:sz="0" w:space="0" w:color="auto"/>
        <w:right w:val="none" w:sz="0" w:space="0" w:color="auto"/>
      </w:divBdr>
    </w:div>
    <w:div w:id="2071226577">
      <w:marLeft w:val="640"/>
      <w:marRight w:val="0"/>
      <w:marTop w:val="0"/>
      <w:marBottom w:val="0"/>
      <w:divBdr>
        <w:top w:val="none" w:sz="0" w:space="0" w:color="auto"/>
        <w:left w:val="none" w:sz="0" w:space="0" w:color="auto"/>
        <w:bottom w:val="none" w:sz="0" w:space="0" w:color="auto"/>
        <w:right w:val="none" w:sz="0" w:space="0" w:color="auto"/>
      </w:divBdr>
    </w:div>
    <w:div w:id="2072654833">
      <w:marLeft w:val="640"/>
      <w:marRight w:val="0"/>
      <w:marTop w:val="0"/>
      <w:marBottom w:val="0"/>
      <w:divBdr>
        <w:top w:val="none" w:sz="0" w:space="0" w:color="auto"/>
        <w:left w:val="none" w:sz="0" w:space="0" w:color="auto"/>
        <w:bottom w:val="none" w:sz="0" w:space="0" w:color="auto"/>
        <w:right w:val="none" w:sz="0" w:space="0" w:color="auto"/>
      </w:divBdr>
    </w:div>
    <w:div w:id="2073195606">
      <w:marLeft w:val="640"/>
      <w:marRight w:val="0"/>
      <w:marTop w:val="0"/>
      <w:marBottom w:val="0"/>
      <w:divBdr>
        <w:top w:val="none" w:sz="0" w:space="0" w:color="auto"/>
        <w:left w:val="none" w:sz="0" w:space="0" w:color="auto"/>
        <w:bottom w:val="none" w:sz="0" w:space="0" w:color="auto"/>
        <w:right w:val="none" w:sz="0" w:space="0" w:color="auto"/>
      </w:divBdr>
    </w:div>
    <w:div w:id="2077242742">
      <w:marLeft w:val="640"/>
      <w:marRight w:val="0"/>
      <w:marTop w:val="0"/>
      <w:marBottom w:val="0"/>
      <w:divBdr>
        <w:top w:val="none" w:sz="0" w:space="0" w:color="auto"/>
        <w:left w:val="none" w:sz="0" w:space="0" w:color="auto"/>
        <w:bottom w:val="none" w:sz="0" w:space="0" w:color="auto"/>
        <w:right w:val="none" w:sz="0" w:space="0" w:color="auto"/>
      </w:divBdr>
    </w:div>
    <w:div w:id="2077971528">
      <w:marLeft w:val="640"/>
      <w:marRight w:val="0"/>
      <w:marTop w:val="0"/>
      <w:marBottom w:val="0"/>
      <w:divBdr>
        <w:top w:val="none" w:sz="0" w:space="0" w:color="auto"/>
        <w:left w:val="none" w:sz="0" w:space="0" w:color="auto"/>
        <w:bottom w:val="none" w:sz="0" w:space="0" w:color="auto"/>
        <w:right w:val="none" w:sz="0" w:space="0" w:color="auto"/>
      </w:divBdr>
    </w:div>
    <w:div w:id="2080668729">
      <w:marLeft w:val="640"/>
      <w:marRight w:val="0"/>
      <w:marTop w:val="0"/>
      <w:marBottom w:val="0"/>
      <w:divBdr>
        <w:top w:val="none" w:sz="0" w:space="0" w:color="auto"/>
        <w:left w:val="none" w:sz="0" w:space="0" w:color="auto"/>
        <w:bottom w:val="none" w:sz="0" w:space="0" w:color="auto"/>
        <w:right w:val="none" w:sz="0" w:space="0" w:color="auto"/>
      </w:divBdr>
    </w:div>
    <w:div w:id="2082484027">
      <w:marLeft w:val="640"/>
      <w:marRight w:val="0"/>
      <w:marTop w:val="0"/>
      <w:marBottom w:val="0"/>
      <w:divBdr>
        <w:top w:val="none" w:sz="0" w:space="0" w:color="auto"/>
        <w:left w:val="none" w:sz="0" w:space="0" w:color="auto"/>
        <w:bottom w:val="none" w:sz="0" w:space="0" w:color="auto"/>
        <w:right w:val="none" w:sz="0" w:space="0" w:color="auto"/>
      </w:divBdr>
    </w:div>
    <w:div w:id="2084646017">
      <w:marLeft w:val="640"/>
      <w:marRight w:val="0"/>
      <w:marTop w:val="0"/>
      <w:marBottom w:val="0"/>
      <w:divBdr>
        <w:top w:val="none" w:sz="0" w:space="0" w:color="auto"/>
        <w:left w:val="none" w:sz="0" w:space="0" w:color="auto"/>
        <w:bottom w:val="none" w:sz="0" w:space="0" w:color="auto"/>
        <w:right w:val="none" w:sz="0" w:space="0" w:color="auto"/>
      </w:divBdr>
    </w:div>
    <w:div w:id="2085251086">
      <w:marLeft w:val="640"/>
      <w:marRight w:val="0"/>
      <w:marTop w:val="0"/>
      <w:marBottom w:val="0"/>
      <w:divBdr>
        <w:top w:val="none" w:sz="0" w:space="0" w:color="auto"/>
        <w:left w:val="none" w:sz="0" w:space="0" w:color="auto"/>
        <w:bottom w:val="none" w:sz="0" w:space="0" w:color="auto"/>
        <w:right w:val="none" w:sz="0" w:space="0" w:color="auto"/>
      </w:divBdr>
    </w:div>
    <w:div w:id="2086300306">
      <w:marLeft w:val="640"/>
      <w:marRight w:val="0"/>
      <w:marTop w:val="0"/>
      <w:marBottom w:val="0"/>
      <w:divBdr>
        <w:top w:val="none" w:sz="0" w:space="0" w:color="auto"/>
        <w:left w:val="none" w:sz="0" w:space="0" w:color="auto"/>
        <w:bottom w:val="none" w:sz="0" w:space="0" w:color="auto"/>
        <w:right w:val="none" w:sz="0" w:space="0" w:color="auto"/>
      </w:divBdr>
    </w:div>
    <w:div w:id="2090152932">
      <w:marLeft w:val="640"/>
      <w:marRight w:val="0"/>
      <w:marTop w:val="0"/>
      <w:marBottom w:val="0"/>
      <w:divBdr>
        <w:top w:val="none" w:sz="0" w:space="0" w:color="auto"/>
        <w:left w:val="none" w:sz="0" w:space="0" w:color="auto"/>
        <w:bottom w:val="none" w:sz="0" w:space="0" w:color="auto"/>
        <w:right w:val="none" w:sz="0" w:space="0" w:color="auto"/>
      </w:divBdr>
    </w:div>
    <w:div w:id="2093041203">
      <w:marLeft w:val="640"/>
      <w:marRight w:val="0"/>
      <w:marTop w:val="0"/>
      <w:marBottom w:val="0"/>
      <w:divBdr>
        <w:top w:val="none" w:sz="0" w:space="0" w:color="auto"/>
        <w:left w:val="none" w:sz="0" w:space="0" w:color="auto"/>
        <w:bottom w:val="none" w:sz="0" w:space="0" w:color="auto"/>
        <w:right w:val="none" w:sz="0" w:space="0" w:color="auto"/>
      </w:divBdr>
    </w:div>
    <w:div w:id="2093352137">
      <w:marLeft w:val="640"/>
      <w:marRight w:val="0"/>
      <w:marTop w:val="0"/>
      <w:marBottom w:val="0"/>
      <w:divBdr>
        <w:top w:val="none" w:sz="0" w:space="0" w:color="auto"/>
        <w:left w:val="none" w:sz="0" w:space="0" w:color="auto"/>
        <w:bottom w:val="none" w:sz="0" w:space="0" w:color="auto"/>
        <w:right w:val="none" w:sz="0" w:space="0" w:color="auto"/>
      </w:divBdr>
    </w:div>
    <w:div w:id="2094543580">
      <w:marLeft w:val="640"/>
      <w:marRight w:val="0"/>
      <w:marTop w:val="0"/>
      <w:marBottom w:val="0"/>
      <w:divBdr>
        <w:top w:val="none" w:sz="0" w:space="0" w:color="auto"/>
        <w:left w:val="none" w:sz="0" w:space="0" w:color="auto"/>
        <w:bottom w:val="none" w:sz="0" w:space="0" w:color="auto"/>
        <w:right w:val="none" w:sz="0" w:space="0" w:color="auto"/>
      </w:divBdr>
    </w:div>
    <w:div w:id="2095667973">
      <w:marLeft w:val="640"/>
      <w:marRight w:val="0"/>
      <w:marTop w:val="0"/>
      <w:marBottom w:val="0"/>
      <w:divBdr>
        <w:top w:val="none" w:sz="0" w:space="0" w:color="auto"/>
        <w:left w:val="none" w:sz="0" w:space="0" w:color="auto"/>
        <w:bottom w:val="none" w:sz="0" w:space="0" w:color="auto"/>
        <w:right w:val="none" w:sz="0" w:space="0" w:color="auto"/>
      </w:divBdr>
    </w:div>
    <w:div w:id="2095741866">
      <w:marLeft w:val="640"/>
      <w:marRight w:val="0"/>
      <w:marTop w:val="0"/>
      <w:marBottom w:val="0"/>
      <w:divBdr>
        <w:top w:val="none" w:sz="0" w:space="0" w:color="auto"/>
        <w:left w:val="none" w:sz="0" w:space="0" w:color="auto"/>
        <w:bottom w:val="none" w:sz="0" w:space="0" w:color="auto"/>
        <w:right w:val="none" w:sz="0" w:space="0" w:color="auto"/>
      </w:divBdr>
    </w:div>
    <w:div w:id="2098164678">
      <w:marLeft w:val="640"/>
      <w:marRight w:val="0"/>
      <w:marTop w:val="0"/>
      <w:marBottom w:val="0"/>
      <w:divBdr>
        <w:top w:val="none" w:sz="0" w:space="0" w:color="auto"/>
        <w:left w:val="none" w:sz="0" w:space="0" w:color="auto"/>
        <w:bottom w:val="none" w:sz="0" w:space="0" w:color="auto"/>
        <w:right w:val="none" w:sz="0" w:space="0" w:color="auto"/>
      </w:divBdr>
    </w:div>
    <w:div w:id="2100563513">
      <w:marLeft w:val="640"/>
      <w:marRight w:val="0"/>
      <w:marTop w:val="0"/>
      <w:marBottom w:val="0"/>
      <w:divBdr>
        <w:top w:val="none" w:sz="0" w:space="0" w:color="auto"/>
        <w:left w:val="none" w:sz="0" w:space="0" w:color="auto"/>
        <w:bottom w:val="none" w:sz="0" w:space="0" w:color="auto"/>
        <w:right w:val="none" w:sz="0" w:space="0" w:color="auto"/>
      </w:divBdr>
    </w:div>
    <w:div w:id="2103867853">
      <w:marLeft w:val="640"/>
      <w:marRight w:val="0"/>
      <w:marTop w:val="0"/>
      <w:marBottom w:val="0"/>
      <w:divBdr>
        <w:top w:val="none" w:sz="0" w:space="0" w:color="auto"/>
        <w:left w:val="none" w:sz="0" w:space="0" w:color="auto"/>
        <w:bottom w:val="none" w:sz="0" w:space="0" w:color="auto"/>
        <w:right w:val="none" w:sz="0" w:space="0" w:color="auto"/>
      </w:divBdr>
    </w:div>
    <w:div w:id="2104641494">
      <w:bodyDiv w:val="1"/>
      <w:marLeft w:val="0"/>
      <w:marRight w:val="0"/>
      <w:marTop w:val="0"/>
      <w:marBottom w:val="0"/>
      <w:divBdr>
        <w:top w:val="none" w:sz="0" w:space="0" w:color="auto"/>
        <w:left w:val="none" w:sz="0" w:space="0" w:color="auto"/>
        <w:bottom w:val="none" w:sz="0" w:space="0" w:color="auto"/>
        <w:right w:val="none" w:sz="0" w:space="0" w:color="auto"/>
      </w:divBdr>
    </w:div>
    <w:div w:id="2108038343">
      <w:marLeft w:val="640"/>
      <w:marRight w:val="0"/>
      <w:marTop w:val="0"/>
      <w:marBottom w:val="0"/>
      <w:divBdr>
        <w:top w:val="none" w:sz="0" w:space="0" w:color="auto"/>
        <w:left w:val="none" w:sz="0" w:space="0" w:color="auto"/>
        <w:bottom w:val="none" w:sz="0" w:space="0" w:color="auto"/>
        <w:right w:val="none" w:sz="0" w:space="0" w:color="auto"/>
      </w:divBdr>
    </w:div>
    <w:div w:id="2108579024">
      <w:marLeft w:val="640"/>
      <w:marRight w:val="0"/>
      <w:marTop w:val="0"/>
      <w:marBottom w:val="0"/>
      <w:divBdr>
        <w:top w:val="none" w:sz="0" w:space="0" w:color="auto"/>
        <w:left w:val="none" w:sz="0" w:space="0" w:color="auto"/>
        <w:bottom w:val="none" w:sz="0" w:space="0" w:color="auto"/>
        <w:right w:val="none" w:sz="0" w:space="0" w:color="auto"/>
      </w:divBdr>
    </w:div>
    <w:div w:id="2111733081">
      <w:marLeft w:val="640"/>
      <w:marRight w:val="0"/>
      <w:marTop w:val="0"/>
      <w:marBottom w:val="0"/>
      <w:divBdr>
        <w:top w:val="none" w:sz="0" w:space="0" w:color="auto"/>
        <w:left w:val="none" w:sz="0" w:space="0" w:color="auto"/>
        <w:bottom w:val="none" w:sz="0" w:space="0" w:color="auto"/>
        <w:right w:val="none" w:sz="0" w:space="0" w:color="auto"/>
      </w:divBdr>
    </w:div>
    <w:div w:id="2111854034">
      <w:marLeft w:val="640"/>
      <w:marRight w:val="0"/>
      <w:marTop w:val="0"/>
      <w:marBottom w:val="0"/>
      <w:divBdr>
        <w:top w:val="none" w:sz="0" w:space="0" w:color="auto"/>
        <w:left w:val="none" w:sz="0" w:space="0" w:color="auto"/>
        <w:bottom w:val="none" w:sz="0" w:space="0" w:color="auto"/>
        <w:right w:val="none" w:sz="0" w:space="0" w:color="auto"/>
      </w:divBdr>
    </w:div>
    <w:div w:id="2112509818">
      <w:marLeft w:val="640"/>
      <w:marRight w:val="0"/>
      <w:marTop w:val="0"/>
      <w:marBottom w:val="0"/>
      <w:divBdr>
        <w:top w:val="none" w:sz="0" w:space="0" w:color="auto"/>
        <w:left w:val="none" w:sz="0" w:space="0" w:color="auto"/>
        <w:bottom w:val="none" w:sz="0" w:space="0" w:color="auto"/>
        <w:right w:val="none" w:sz="0" w:space="0" w:color="auto"/>
      </w:divBdr>
    </w:div>
    <w:div w:id="2113670489">
      <w:marLeft w:val="640"/>
      <w:marRight w:val="0"/>
      <w:marTop w:val="0"/>
      <w:marBottom w:val="0"/>
      <w:divBdr>
        <w:top w:val="none" w:sz="0" w:space="0" w:color="auto"/>
        <w:left w:val="none" w:sz="0" w:space="0" w:color="auto"/>
        <w:bottom w:val="none" w:sz="0" w:space="0" w:color="auto"/>
        <w:right w:val="none" w:sz="0" w:space="0" w:color="auto"/>
      </w:divBdr>
    </w:div>
    <w:div w:id="2114743632">
      <w:marLeft w:val="640"/>
      <w:marRight w:val="0"/>
      <w:marTop w:val="0"/>
      <w:marBottom w:val="0"/>
      <w:divBdr>
        <w:top w:val="none" w:sz="0" w:space="0" w:color="auto"/>
        <w:left w:val="none" w:sz="0" w:space="0" w:color="auto"/>
        <w:bottom w:val="none" w:sz="0" w:space="0" w:color="auto"/>
        <w:right w:val="none" w:sz="0" w:space="0" w:color="auto"/>
      </w:divBdr>
    </w:div>
    <w:div w:id="2116438534">
      <w:marLeft w:val="640"/>
      <w:marRight w:val="0"/>
      <w:marTop w:val="0"/>
      <w:marBottom w:val="0"/>
      <w:divBdr>
        <w:top w:val="none" w:sz="0" w:space="0" w:color="auto"/>
        <w:left w:val="none" w:sz="0" w:space="0" w:color="auto"/>
        <w:bottom w:val="none" w:sz="0" w:space="0" w:color="auto"/>
        <w:right w:val="none" w:sz="0" w:space="0" w:color="auto"/>
      </w:divBdr>
    </w:div>
    <w:div w:id="2116485477">
      <w:marLeft w:val="640"/>
      <w:marRight w:val="0"/>
      <w:marTop w:val="0"/>
      <w:marBottom w:val="0"/>
      <w:divBdr>
        <w:top w:val="none" w:sz="0" w:space="0" w:color="auto"/>
        <w:left w:val="none" w:sz="0" w:space="0" w:color="auto"/>
        <w:bottom w:val="none" w:sz="0" w:space="0" w:color="auto"/>
        <w:right w:val="none" w:sz="0" w:space="0" w:color="auto"/>
      </w:divBdr>
    </w:div>
    <w:div w:id="2118869668">
      <w:marLeft w:val="640"/>
      <w:marRight w:val="0"/>
      <w:marTop w:val="0"/>
      <w:marBottom w:val="0"/>
      <w:divBdr>
        <w:top w:val="none" w:sz="0" w:space="0" w:color="auto"/>
        <w:left w:val="none" w:sz="0" w:space="0" w:color="auto"/>
        <w:bottom w:val="none" w:sz="0" w:space="0" w:color="auto"/>
        <w:right w:val="none" w:sz="0" w:space="0" w:color="auto"/>
      </w:divBdr>
    </w:div>
    <w:div w:id="2120560722">
      <w:marLeft w:val="640"/>
      <w:marRight w:val="0"/>
      <w:marTop w:val="0"/>
      <w:marBottom w:val="0"/>
      <w:divBdr>
        <w:top w:val="none" w:sz="0" w:space="0" w:color="auto"/>
        <w:left w:val="none" w:sz="0" w:space="0" w:color="auto"/>
        <w:bottom w:val="none" w:sz="0" w:space="0" w:color="auto"/>
        <w:right w:val="none" w:sz="0" w:space="0" w:color="auto"/>
      </w:divBdr>
    </w:div>
    <w:div w:id="2121680189">
      <w:marLeft w:val="640"/>
      <w:marRight w:val="0"/>
      <w:marTop w:val="0"/>
      <w:marBottom w:val="0"/>
      <w:divBdr>
        <w:top w:val="none" w:sz="0" w:space="0" w:color="auto"/>
        <w:left w:val="none" w:sz="0" w:space="0" w:color="auto"/>
        <w:bottom w:val="none" w:sz="0" w:space="0" w:color="auto"/>
        <w:right w:val="none" w:sz="0" w:space="0" w:color="auto"/>
      </w:divBdr>
    </w:div>
    <w:div w:id="2121953881">
      <w:marLeft w:val="640"/>
      <w:marRight w:val="0"/>
      <w:marTop w:val="0"/>
      <w:marBottom w:val="0"/>
      <w:divBdr>
        <w:top w:val="none" w:sz="0" w:space="0" w:color="auto"/>
        <w:left w:val="none" w:sz="0" w:space="0" w:color="auto"/>
        <w:bottom w:val="none" w:sz="0" w:space="0" w:color="auto"/>
        <w:right w:val="none" w:sz="0" w:space="0" w:color="auto"/>
      </w:divBdr>
    </w:div>
    <w:div w:id="2123303381">
      <w:marLeft w:val="640"/>
      <w:marRight w:val="0"/>
      <w:marTop w:val="0"/>
      <w:marBottom w:val="0"/>
      <w:divBdr>
        <w:top w:val="none" w:sz="0" w:space="0" w:color="auto"/>
        <w:left w:val="none" w:sz="0" w:space="0" w:color="auto"/>
        <w:bottom w:val="none" w:sz="0" w:space="0" w:color="auto"/>
        <w:right w:val="none" w:sz="0" w:space="0" w:color="auto"/>
      </w:divBdr>
    </w:div>
    <w:div w:id="2124111176">
      <w:marLeft w:val="640"/>
      <w:marRight w:val="0"/>
      <w:marTop w:val="0"/>
      <w:marBottom w:val="0"/>
      <w:divBdr>
        <w:top w:val="none" w:sz="0" w:space="0" w:color="auto"/>
        <w:left w:val="none" w:sz="0" w:space="0" w:color="auto"/>
        <w:bottom w:val="none" w:sz="0" w:space="0" w:color="auto"/>
        <w:right w:val="none" w:sz="0" w:space="0" w:color="auto"/>
      </w:divBdr>
    </w:div>
    <w:div w:id="2125803465">
      <w:marLeft w:val="640"/>
      <w:marRight w:val="0"/>
      <w:marTop w:val="0"/>
      <w:marBottom w:val="0"/>
      <w:divBdr>
        <w:top w:val="none" w:sz="0" w:space="0" w:color="auto"/>
        <w:left w:val="none" w:sz="0" w:space="0" w:color="auto"/>
        <w:bottom w:val="none" w:sz="0" w:space="0" w:color="auto"/>
        <w:right w:val="none" w:sz="0" w:space="0" w:color="auto"/>
      </w:divBdr>
    </w:div>
    <w:div w:id="2129548109">
      <w:marLeft w:val="640"/>
      <w:marRight w:val="0"/>
      <w:marTop w:val="0"/>
      <w:marBottom w:val="0"/>
      <w:divBdr>
        <w:top w:val="none" w:sz="0" w:space="0" w:color="auto"/>
        <w:left w:val="none" w:sz="0" w:space="0" w:color="auto"/>
        <w:bottom w:val="none" w:sz="0" w:space="0" w:color="auto"/>
        <w:right w:val="none" w:sz="0" w:space="0" w:color="auto"/>
      </w:divBdr>
    </w:div>
    <w:div w:id="2135520906">
      <w:marLeft w:val="640"/>
      <w:marRight w:val="0"/>
      <w:marTop w:val="0"/>
      <w:marBottom w:val="0"/>
      <w:divBdr>
        <w:top w:val="none" w:sz="0" w:space="0" w:color="auto"/>
        <w:left w:val="none" w:sz="0" w:space="0" w:color="auto"/>
        <w:bottom w:val="none" w:sz="0" w:space="0" w:color="auto"/>
        <w:right w:val="none" w:sz="0" w:space="0" w:color="auto"/>
      </w:divBdr>
    </w:div>
    <w:div w:id="2136481459">
      <w:marLeft w:val="640"/>
      <w:marRight w:val="0"/>
      <w:marTop w:val="0"/>
      <w:marBottom w:val="0"/>
      <w:divBdr>
        <w:top w:val="none" w:sz="0" w:space="0" w:color="auto"/>
        <w:left w:val="none" w:sz="0" w:space="0" w:color="auto"/>
        <w:bottom w:val="none" w:sz="0" w:space="0" w:color="auto"/>
        <w:right w:val="none" w:sz="0" w:space="0" w:color="auto"/>
      </w:divBdr>
    </w:div>
    <w:div w:id="2144736390">
      <w:marLeft w:val="640"/>
      <w:marRight w:val="0"/>
      <w:marTop w:val="0"/>
      <w:marBottom w:val="0"/>
      <w:divBdr>
        <w:top w:val="none" w:sz="0" w:space="0" w:color="auto"/>
        <w:left w:val="none" w:sz="0" w:space="0" w:color="auto"/>
        <w:bottom w:val="none" w:sz="0" w:space="0" w:color="auto"/>
        <w:right w:val="none" w:sz="0" w:space="0" w:color="auto"/>
      </w:divBdr>
    </w:div>
    <w:div w:id="2146926220">
      <w:marLeft w:val="640"/>
      <w:marRight w:val="0"/>
      <w:marTop w:val="0"/>
      <w:marBottom w:val="0"/>
      <w:divBdr>
        <w:top w:val="none" w:sz="0" w:space="0" w:color="auto"/>
        <w:left w:val="none" w:sz="0" w:space="0" w:color="auto"/>
        <w:bottom w:val="none" w:sz="0" w:space="0" w:color="auto"/>
        <w:right w:val="none" w:sz="0" w:space="0" w:color="auto"/>
      </w:divBdr>
    </w:div>
    <w:div w:id="2147162830">
      <w:bodyDiv w:val="1"/>
      <w:marLeft w:val="0"/>
      <w:marRight w:val="0"/>
      <w:marTop w:val="0"/>
      <w:marBottom w:val="0"/>
      <w:divBdr>
        <w:top w:val="none" w:sz="0" w:space="0" w:color="auto"/>
        <w:left w:val="none" w:sz="0" w:space="0" w:color="auto"/>
        <w:bottom w:val="none" w:sz="0" w:space="0" w:color="auto"/>
        <w:right w:val="none" w:sz="0" w:space="0" w:color="auto"/>
      </w:divBdr>
      <w:divsChild>
        <w:div w:id="935216486">
          <w:marLeft w:val="640"/>
          <w:marRight w:val="0"/>
          <w:marTop w:val="0"/>
          <w:marBottom w:val="0"/>
          <w:divBdr>
            <w:top w:val="none" w:sz="0" w:space="0" w:color="auto"/>
            <w:left w:val="none" w:sz="0" w:space="0" w:color="auto"/>
            <w:bottom w:val="none" w:sz="0" w:space="0" w:color="auto"/>
            <w:right w:val="none" w:sz="0" w:space="0" w:color="auto"/>
          </w:divBdr>
        </w:div>
        <w:div w:id="386758985">
          <w:marLeft w:val="640"/>
          <w:marRight w:val="0"/>
          <w:marTop w:val="0"/>
          <w:marBottom w:val="0"/>
          <w:divBdr>
            <w:top w:val="none" w:sz="0" w:space="0" w:color="auto"/>
            <w:left w:val="none" w:sz="0" w:space="0" w:color="auto"/>
            <w:bottom w:val="none" w:sz="0" w:space="0" w:color="auto"/>
            <w:right w:val="none" w:sz="0" w:space="0" w:color="auto"/>
          </w:divBdr>
        </w:div>
        <w:div w:id="168445936">
          <w:marLeft w:val="640"/>
          <w:marRight w:val="0"/>
          <w:marTop w:val="0"/>
          <w:marBottom w:val="0"/>
          <w:divBdr>
            <w:top w:val="none" w:sz="0" w:space="0" w:color="auto"/>
            <w:left w:val="none" w:sz="0" w:space="0" w:color="auto"/>
            <w:bottom w:val="none" w:sz="0" w:space="0" w:color="auto"/>
            <w:right w:val="none" w:sz="0" w:space="0" w:color="auto"/>
          </w:divBdr>
        </w:div>
        <w:div w:id="2027709396">
          <w:marLeft w:val="640"/>
          <w:marRight w:val="0"/>
          <w:marTop w:val="0"/>
          <w:marBottom w:val="0"/>
          <w:divBdr>
            <w:top w:val="none" w:sz="0" w:space="0" w:color="auto"/>
            <w:left w:val="none" w:sz="0" w:space="0" w:color="auto"/>
            <w:bottom w:val="none" w:sz="0" w:space="0" w:color="auto"/>
            <w:right w:val="none" w:sz="0" w:space="0" w:color="auto"/>
          </w:divBdr>
        </w:div>
        <w:div w:id="1710494700">
          <w:marLeft w:val="640"/>
          <w:marRight w:val="0"/>
          <w:marTop w:val="0"/>
          <w:marBottom w:val="0"/>
          <w:divBdr>
            <w:top w:val="none" w:sz="0" w:space="0" w:color="auto"/>
            <w:left w:val="none" w:sz="0" w:space="0" w:color="auto"/>
            <w:bottom w:val="none" w:sz="0" w:space="0" w:color="auto"/>
            <w:right w:val="none" w:sz="0" w:space="0" w:color="auto"/>
          </w:divBdr>
        </w:div>
        <w:div w:id="1378429420">
          <w:marLeft w:val="640"/>
          <w:marRight w:val="0"/>
          <w:marTop w:val="0"/>
          <w:marBottom w:val="0"/>
          <w:divBdr>
            <w:top w:val="none" w:sz="0" w:space="0" w:color="auto"/>
            <w:left w:val="none" w:sz="0" w:space="0" w:color="auto"/>
            <w:bottom w:val="none" w:sz="0" w:space="0" w:color="auto"/>
            <w:right w:val="none" w:sz="0" w:space="0" w:color="auto"/>
          </w:divBdr>
        </w:div>
        <w:div w:id="868688813">
          <w:marLeft w:val="640"/>
          <w:marRight w:val="0"/>
          <w:marTop w:val="0"/>
          <w:marBottom w:val="0"/>
          <w:divBdr>
            <w:top w:val="none" w:sz="0" w:space="0" w:color="auto"/>
            <w:left w:val="none" w:sz="0" w:space="0" w:color="auto"/>
            <w:bottom w:val="none" w:sz="0" w:space="0" w:color="auto"/>
            <w:right w:val="none" w:sz="0" w:space="0" w:color="auto"/>
          </w:divBdr>
        </w:div>
        <w:div w:id="1486438398">
          <w:marLeft w:val="640"/>
          <w:marRight w:val="0"/>
          <w:marTop w:val="0"/>
          <w:marBottom w:val="0"/>
          <w:divBdr>
            <w:top w:val="none" w:sz="0" w:space="0" w:color="auto"/>
            <w:left w:val="none" w:sz="0" w:space="0" w:color="auto"/>
            <w:bottom w:val="none" w:sz="0" w:space="0" w:color="auto"/>
            <w:right w:val="none" w:sz="0" w:space="0" w:color="auto"/>
          </w:divBdr>
        </w:div>
        <w:div w:id="796871306">
          <w:marLeft w:val="640"/>
          <w:marRight w:val="0"/>
          <w:marTop w:val="0"/>
          <w:marBottom w:val="0"/>
          <w:divBdr>
            <w:top w:val="none" w:sz="0" w:space="0" w:color="auto"/>
            <w:left w:val="none" w:sz="0" w:space="0" w:color="auto"/>
            <w:bottom w:val="none" w:sz="0" w:space="0" w:color="auto"/>
            <w:right w:val="none" w:sz="0" w:space="0" w:color="auto"/>
          </w:divBdr>
        </w:div>
        <w:div w:id="217865756">
          <w:marLeft w:val="640"/>
          <w:marRight w:val="0"/>
          <w:marTop w:val="0"/>
          <w:marBottom w:val="0"/>
          <w:divBdr>
            <w:top w:val="none" w:sz="0" w:space="0" w:color="auto"/>
            <w:left w:val="none" w:sz="0" w:space="0" w:color="auto"/>
            <w:bottom w:val="none" w:sz="0" w:space="0" w:color="auto"/>
            <w:right w:val="none" w:sz="0" w:space="0" w:color="auto"/>
          </w:divBdr>
        </w:div>
        <w:div w:id="238712382">
          <w:marLeft w:val="640"/>
          <w:marRight w:val="0"/>
          <w:marTop w:val="0"/>
          <w:marBottom w:val="0"/>
          <w:divBdr>
            <w:top w:val="none" w:sz="0" w:space="0" w:color="auto"/>
            <w:left w:val="none" w:sz="0" w:space="0" w:color="auto"/>
            <w:bottom w:val="none" w:sz="0" w:space="0" w:color="auto"/>
            <w:right w:val="none" w:sz="0" w:space="0" w:color="auto"/>
          </w:divBdr>
        </w:div>
        <w:div w:id="916280441">
          <w:marLeft w:val="640"/>
          <w:marRight w:val="0"/>
          <w:marTop w:val="0"/>
          <w:marBottom w:val="0"/>
          <w:divBdr>
            <w:top w:val="none" w:sz="0" w:space="0" w:color="auto"/>
            <w:left w:val="none" w:sz="0" w:space="0" w:color="auto"/>
            <w:bottom w:val="none" w:sz="0" w:space="0" w:color="auto"/>
            <w:right w:val="none" w:sz="0" w:space="0" w:color="auto"/>
          </w:divBdr>
        </w:div>
        <w:div w:id="1236666209">
          <w:marLeft w:val="640"/>
          <w:marRight w:val="0"/>
          <w:marTop w:val="0"/>
          <w:marBottom w:val="0"/>
          <w:divBdr>
            <w:top w:val="none" w:sz="0" w:space="0" w:color="auto"/>
            <w:left w:val="none" w:sz="0" w:space="0" w:color="auto"/>
            <w:bottom w:val="none" w:sz="0" w:space="0" w:color="auto"/>
            <w:right w:val="none" w:sz="0" w:space="0" w:color="auto"/>
          </w:divBdr>
        </w:div>
        <w:div w:id="1489400643">
          <w:marLeft w:val="640"/>
          <w:marRight w:val="0"/>
          <w:marTop w:val="0"/>
          <w:marBottom w:val="0"/>
          <w:divBdr>
            <w:top w:val="none" w:sz="0" w:space="0" w:color="auto"/>
            <w:left w:val="none" w:sz="0" w:space="0" w:color="auto"/>
            <w:bottom w:val="none" w:sz="0" w:space="0" w:color="auto"/>
            <w:right w:val="none" w:sz="0" w:space="0" w:color="auto"/>
          </w:divBdr>
        </w:div>
        <w:div w:id="2006737614">
          <w:marLeft w:val="640"/>
          <w:marRight w:val="0"/>
          <w:marTop w:val="0"/>
          <w:marBottom w:val="0"/>
          <w:divBdr>
            <w:top w:val="none" w:sz="0" w:space="0" w:color="auto"/>
            <w:left w:val="none" w:sz="0" w:space="0" w:color="auto"/>
            <w:bottom w:val="none" w:sz="0" w:space="0" w:color="auto"/>
            <w:right w:val="none" w:sz="0" w:space="0" w:color="auto"/>
          </w:divBdr>
        </w:div>
        <w:div w:id="595016003">
          <w:marLeft w:val="640"/>
          <w:marRight w:val="0"/>
          <w:marTop w:val="0"/>
          <w:marBottom w:val="0"/>
          <w:divBdr>
            <w:top w:val="none" w:sz="0" w:space="0" w:color="auto"/>
            <w:left w:val="none" w:sz="0" w:space="0" w:color="auto"/>
            <w:bottom w:val="none" w:sz="0" w:space="0" w:color="auto"/>
            <w:right w:val="none" w:sz="0" w:space="0" w:color="auto"/>
          </w:divBdr>
        </w:div>
        <w:div w:id="1369841133">
          <w:marLeft w:val="640"/>
          <w:marRight w:val="0"/>
          <w:marTop w:val="0"/>
          <w:marBottom w:val="0"/>
          <w:divBdr>
            <w:top w:val="none" w:sz="0" w:space="0" w:color="auto"/>
            <w:left w:val="none" w:sz="0" w:space="0" w:color="auto"/>
            <w:bottom w:val="none" w:sz="0" w:space="0" w:color="auto"/>
            <w:right w:val="none" w:sz="0" w:space="0" w:color="auto"/>
          </w:divBdr>
        </w:div>
        <w:div w:id="562328640">
          <w:marLeft w:val="640"/>
          <w:marRight w:val="0"/>
          <w:marTop w:val="0"/>
          <w:marBottom w:val="0"/>
          <w:divBdr>
            <w:top w:val="none" w:sz="0" w:space="0" w:color="auto"/>
            <w:left w:val="none" w:sz="0" w:space="0" w:color="auto"/>
            <w:bottom w:val="none" w:sz="0" w:space="0" w:color="auto"/>
            <w:right w:val="none" w:sz="0" w:space="0" w:color="auto"/>
          </w:divBdr>
        </w:div>
        <w:div w:id="1582136175">
          <w:marLeft w:val="640"/>
          <w:marRight w:val="0"/>
          <w:marTop w:val="0"/>
          <w:marBottom w:val="0"/>
          <w:divBdr>
            <w:top w:val="none" w:sz="0" w:space="0" w:color="auto"/>
            <w:left w:val="none" w:sz="0" w:space="0" w:color="auto"/>
            <w:bottom w:val="none" w:sz="0" w:space="0" w:color="auto"/>
            <w:right w:val="none" w:sz="0" w:space="0" w:color="auto"/>
          </w:divBdr>
        </w:div>
        <w:div w:id="1060638913">
          <w:marLeft w:val="640"/>
          <w:marRight w:val="0"/>
          <w:marTop w:val="0"/>
          <w:marBottom w:val="0"/>
          <w:divBdr>
            <w:top w:val="none" w:sz="0" w:space="0" w:color="auto"/>
            <w:left w:val="none" w:sz="0" w:space="0" w:color="auto"/>
            <w:bottom w:val="none" w:sz="0" w:space="0" w:color="auto"/>
            <w:right w:val="none" w:sz="0" w:space="0" w:color="auto"/>
          </w:divBdr>
        </w:div>
        <w:div w:id="707532283">
          <w:marLeft w:val="640"/>
          <w:marRight w:val="0"/>
          <w:marTop w:val="0"/>
          <w:marBottom w:val="0"/>
          <w:divBdr>
            <w:top w:val="none" w:sz="0" w:space="0" w:color="auto"/>
            <w:left w:val="none" w:sz="0" w:space="0" w:color="auto"/>
            <w:bottom w:val="none" w:sz="0" w:space="0" w:color="auto"/>
            <w:right w:val="none" w:sz="0" w:space="0" w:color="auto"/>
          </w:divBdr>
        </w:div>
        <w:div w:id="1431391582">
          <w:marLeft w:val="640"/>
          <w:marRight w:val="0"/>
          <w:marTop w:val="0"/>
          <w:marBottom w:val="0"/>
          <w:divBdr>
            <w:top w:val="none" w:sz="0" w:space="0" w:color="auto"/>
            <w:left w:val="none" w:sz="0" w:space="0" w:color="auto"/>
            <w:bottom w:val="none" w:sz="0" w:space="0" w:color="auto"/>
            <w:right w:val="none" w:sz="0" w:space="0" w:color="auto"/>
          </w:divBdr>
        </w:div>
        <w:div w:id="1780954416">
          <w:marLeft w:val="640"/>
          <w:marRight w:val="0"/>
          <w:marTop w:val="0"/>
          <w:marBottom w:val="0"/>
          <w:divBdr>
            <w:top w:val="none" w:sz="0" w:space="0" w:color="auto"/>
            <w:left w:val="none" w:sz="0" w:space="0" w:color="auto"/>
            <w:bottom w:val="none" w:sz="0" w:space="0" w:color="auto"/>
            <w:right w:val="none" w:sz="0" w:space="0" w:color="auto"/>
          </w:divBdr>
        </w:div>
        <w:div w:id="1257250236">
          <w:marLeft w:val="640"/>
          <w:marRight w:val="0"/>
          <w:marTop w:val="0"/>
          <w:marBottom w:val="0"/>
          <w:divBdr>
            <w:top w:val="none" w:sz="0" w:space="0" w:color="auto"/>
            <w:left w:val="none" w:sz="0" w:space="0" w:color="auto"/>
            <w:bottom w:val="none" w:sz="0" w:space="0" w:color="auto"/>
            <w:right w:val="none" w:sz="0" w:space="0" w:color="auto"/>
          </w:divBdr>
        </w:div>
        <w:div w:id="275721385">
          <w:marLeft w:val="640"/>
          <w:marRight w:val="0"/>
          <w:marTop w:val="0"/>
          <w:marBottom w:val="0"/>
          <w:divBdr>
            <w:top w:val="none" w:sz="0" w:space="0" w:color="auto"/>
            <w:left w:val="none" w:sz="0" w:space="0" w:color="auto"/>
            <w:bottom w:val="none" w:sz="0" w:space="0" w:color="auto"/>
            <w:right w:val="none" w:sz="0" w:space="0" w:color="auto"/>
          </w:divBdr>
        </w:div>
        <w:div w:id="1335187097">
          <w:marLeft w:val="640"/>
          <w:marRight w:val="0"/>
          <w:marTop w:val="0"/>
          <w:marBottom w:val="0"/>
          <w:divBdr>
            <w:top w:val="none" w:sz="0" w:space="0" w:color="auto"/>
            <w:left w:val="none" w:sz="0" w:space="0" w:color="auto"/>
            <w:bottom w:val="none" w:sz="0" w:space="0" w:color="auto"/>
            <w:right w:val="none" w:sz="0" w:space="0" w:color="auto"/>
          </w:divBdr>
        </w:div>
        <w:div w:id="244190050">
          <w:marLeft w:val="640"/>
          <w:marRight w:val="0"/>
          <w:marTop w:val="0"/>
          <w:marBottom w:val="0"/>
          <w:divBdr>
            <w:top w:val="none" w:sz="0" w:space="0" w:color="auto"/>
            <w:left w:val="none" w:sz="0" w:space="0" w:color="auto"/>
            <w:bottom w:val="none" w:sz="0" w:space="0" w:color="auto"/>
            <w:right w:val="none" w:sz="0" w:space="0" w:color="auto"/>
          </w:divBdr>
        </w:div>
        <w:div w:id="255134461">
          <w:marLeft w:val="640"/>
          <w:marRight w:val="0"/>
          <w:marTop w:val="0"/>
          <w:marBottom w:val="0"/>
          <w:divBdr>
            <w:top w:val="none" w:sz="0" w:space="0" w:color="auto"/>
            <w:left w:val="none" w:sz="0" w:space="0" w:color="auto"/>
            <w:bottom w:val="none" w:sz="0" w:space="0" w:color="auto"/>
            <w:right w:val="none" w:sz="0" w:space="0" w:color="auto"/>
          </w:divBdr>
        </w:div>
        <w:div w:id="616330452">
          <w:marLeft w:val="640"/>
          <w:marRight w:val="0"/>
          <w:marTop w:val="0"/>
          <w:marBottom w:val="0"/>
          <w:divBdr>
            <w:top w:val="none" w:sz="0" w:space="0" w:color="auto"/>
            <w:left w:val="none" w:sz="0" w:space="0" w:color="auto"/>
            <w:bottom w:val="none" w:sz="0" w:space="0" w:color="auto"/>
            <w:right w:val="none" w:sz="0" w:space="0" w:color="auto"/>
          </w:divBdr>
        </w:div>
        <w:div w:id="841507440">
          <w:marLeft w:val="640"/>
          <w:marRight w:val="0"/>
          <w:marTop w:val="0"/>
          <w:marBottom w:val="0"/>
          <w:divBdr>
            <w:top w:val="none" w:sz="0" w:space="0" w:color="auto"/>
            <w:left w:val="none" w:sz="0" w:space="0" w:color="auto"/>
            <w:bottom w:val="none" w:sz="0" w:space="0" w:color="auto"/>
            <w:right w:val="none" w:sz="0" w:space="0" w:color="auto"/>
          </w:divBdr>
        </w:div>
        <w:div w:id="359823089">
          <w:marLeft w:val="640"/>
          <w:marRight w:val="0"/>
          <w:marTop w:val="0"/>
          <w:marBottom w:val="0"/>
          <w:divBdr>
            <w:top w:val="none" w:sz="0" w:space="0" w:color="auto"/>
            <w:left w:val="none" w:sz="0" w:space="0" w:color="auto"/>
            <w:bottom w:val="none" w:sz="0" w:space="0" w:color="auto"/>
            <w:right w:val="none" w:sz="0" w:space="0" w:color="auto"/>
          </w:divBdr>
        </w:div>
        <w:div w:id="894505880">
          <w:marLeft w:val="640"/>
          <w:marRight w:val="0"/>
          <w:marTop w:val="0"/>
          <w:marBottom w:val="0"/>
          <w:divBdr>
            <w:top w:val="none" w:sz="0" w:space="0" w:color="auto"/>
            <w:left w:val="none" w:sz="0" w:space="0" w:color="auto"/>
            <w:bottom w:val="none" w:sz="0" w:space="0" w:color="auto"/>
            <w:right w:val="none" w:sz="0" w:space="0" w:color="auto"/>
          </w:divBdr>
        </w:div>
        <w:div w:id="1058210387">
          <w:marLeft w:val="640"/>
          <w:marRight w:val="0"/>
          <w:marTop w:val="0"/>
          <w:marBottom w:val="0"/>
          <w:divBdr>
            <w:top w:val="none" w:sz="0" w:space="0" w:color="auto"/>
            <w:left w:val="none" w:sz="0" w:space="0" w:color="auto"/>
            <w:bottom w:val="none" w:sz="0" w:space="0" w:color="auto"/>
            <w:right w:val="none" w:sz="0" w:space="0" w:color="auto"/>
          </w:divBdr>
        </w:div>
        <w:div w:id="758018856">
          <w:marLeft w:val="640"/>
          <w:marRight w:val="0"/>
          <w:marTop w:val="0"/>
          <w:marBottom w:val="0"/>
          <w:divBdr>
            <w:top w:val="none" w:sz="0" w:space="0" w:color="auto"/>
            <w:left w:val="none" w:sz="0" w:space="0" w:color="auto"/>
            <w:bottom w:val="none" w:sz="0" w:space="0" w:color="auto"/>
            <w:right w:val="none" w:sz="0" w:space="0" w:color="auto"/>
          </w:divBdr>
        </w:div>
        <w:div w:id="1788964727">
          <w:marLeft w:val="640"/>
          <w:marRight w:val="0"/>
          <w:marTop w:val="0"/>
          <w:marBottom w:val="0"/>
          <w:divBdr>
            <w:top w:val="none" w:sz="0" w:space="0" w:color="auto"/>
            <w:left w:val="none" w:sz="0" w:space="0" w:color="auto"/>
            <w:bottom w:val="none" w:sz="0" w:space="0" w:color="auto"/>
            <w:right w:val="none" w:sz="0" w:space="0" w:color="auto"/>
          </w:divBdr>
        </w:div>
        <w:div w:id="90706094">
          <w:marLeft w:val="640"/>
          <w:marRight w:val="0"/>
          <w:marTop w:val="0"/>
          <w:marBottom w:val="0"/>
          <w:divBdr>
            <w:top w:val="none" w:sz="0" w:space="0" w:color="auto"/>
            <w:left w:val="none" w:sz="0" w:space="0" w:color="auto"/>
            <w:bottom w:val="none" w:sz="0" w:space="0" w:color="auto"/>
            <w:right w:val="none" w:sz="0" w:space="0" w:color="auto"/>
          </w:divBdr>
        </w:div>
        <w:div w:id="64839708">
          <w:marLeft w:val="640"/>
          <w:marRight w:val="0"/>
          <w:marTop w:val="0"/>
          <w:marBottom w:val="0"/>
          <w:divBdr>
            <w:top w:val="none" w:sz="0" w:space="0" w:color="auto"/>
            <w:left w:val="none" w:sz="0" w:space="0" w:color="auto"/>
            <w:bottom w:val="none" w:sz="0" w:space="0" w:color="auto"/>
            <w:right w:val="none" w:sz="0" w:space="0" w:color="auto"/>
          </w:divBdr>
        </w:div>
        <w:div w:id="1630356478">
          <w:marLeft w:val="640"/>
          <w:marRight w:val="0"/>
          <w:marTop w:val="0"/>
          <w:marBottom w:val="0"/>
          <w:divBdr>
            <w:top w:val="none" w:sz="0" w:space="0" w:color="auto"/>
            <w:left w:val="none" w:sz="0" w:space="0" w:color="auto"/>
            <w:bottom w:val="none" w:sz="0" w:space="0" w:color="auto"/>
            <w:right w:val="none" w:sz="0" w:space="0" w:color="auto"/>
          </w:divBdr>
        </w:div>
        <w:div w:id="1051079279">
          <w:marLeft w:val="640"/>
          <w:marRight w:val="0"/>
          <w:marTop w:val="0"/>
          <w:marBottom w:val="0"/>
          <w:divBdr>
            <w:top w:val="none" w:sz="0" w:space="0" w:color="auto"/>
            <w:left w:val="none" w:sz="0" w:space="0" w:color="auto"/>
            <w:bottom w:val="none" w:sz="0" w:space="0" w:color="auto"/>
            <w:right w:val="none" w:sz="0" w:space="0" w:color="auto"/>
          </w:divBdr>
        </w:div>
        <w:div w:id="1739472522">
          <w:marLeft w:val="640"/>
          <w:marRight w:val="0"/>
          <w:marTop w:val="0"/>
          <w:marBottom w:val="0"/>
          <w:divBdr>
            <w:top w:val="none" w:sz="0" w:space="0" w:color="auto"/>
            <w:left w:val="none" w:sz="0" w:space="0" w:color="auto"/>
            <w:bottom w:val="none" w:sz="0" w:space="0" w:color="auto"/>
            <w:right w:val="none" w:sz="0" w:space="0" w:color="auto"/>
          </w:divBdr>
        </w:div>
        <w:div w:id="105664288">
          <w:marLeft w:val="640"/>
          <w:marRight w:val="0"/>
          <w:marTop w:val="0"/>
          <w:marBottom w:val="0"/>
          <w:divBdr>
            <w:top w:val="none" w:sz="0" w:space="0" w:color="auto"/>
            <w:left w:val="none" w:sz="0" w:space="0" w:color="auto"/>
            <w:bottom w:val="none" w:sz="0" w:space="0" w:color="auto"/>
            <w:right w:val="none" w:sz="0" w:space="0" w:color="auto"/>
          </w:divBdr>
        </w:div>
        <w:div w:id="1325627234">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0F45F2-4019-0645-ACC2-1F1884F450C5}"/>
      </w:docPartPr>
      <w:docPartBody>
        <w:p w:rsidR="00937883" w:rsidRDefault="00A61827">
          <w:r w:rsidRPr="00995BB3">
            <w:rPr>
              <w:rStyle w:val="PlaceholderText"/>
            </w:rPr>
            <w:t>Click or tap here to enter text.</w:t>
          </w:r>
        </w:p>
      </w:docPartBody>
    </w:docPart>
    <w:docPart>
      <w:docPartPr>
        <w:name w:val="D803690BBC98C544AFDB2FBE04EA49EF"/>
        <w:category>
          <w:name w:val="General"/>
          <w:gallery w:val="placeholder"/>
        </w:category>
        <w:types>
          <w:type w:val="bbPlcHdr"/>
        </w:types>
        <w:behaviors>
          <w:behavior w:val="content"/>
        </w:behaviors>
        <w:guid w:val="{5AB4B2D6-DBD9-0147-9980-1EAF37EF9754}"/>
      </w:docPartPr>
      <w:docPartBody>
        <w:p w:rsidR="00731A5A" w:rsidRDefault="00AC611B" w:rsidP="00AC611B">
          <w:pPr>
            <w:pStyle w:val="D803690BBC98C544AFDB2FBE04EA49EF"/>
          </w:pPr>
          <w:r w:rsidRPr="00995BB3">
            <w:rPr>
              <w:rStyle w:val="PlaceholderText"/>
            </w:rPr>
            <w:t>Click or tap here to enter text.</w:t>
          </w:r>
        </w:p>
      </w:docPartBody>
    </w:docPart>
    <w:docPart>
      <w:docPartPr>
        <w:name w:val="C9806D9D92D65B468113552D63825BE7"/>
        <w:category>
          <w:name w:val="General"/>
          <w:gallery w:val="placeholder"/>
        </w:category>
        <w:types>
          <w:type w:val="bbPlcHdr"/>
        </w:types>
        <w:behaviors>
          <w:behavior w:val="content"/>
        </w:behaviors>
        <w:guid w:val="{570E8118-5F59-EB47-A378-A7EEE7BA04BF}"/>
      </w:docPartPr>
      <w:docPartBody>
        <w:p w:rsidR="00731A5A" w:rsidRDefault="00AC611B" w:rsidP="00AC611B">
          <w:pPr>
            <w:pStyle w:val="C9806D9D92D65B468113552D63825BE7"/>
          </w:pPr>
          <w:r w:rsidRPr="00995BB3">
            <w:rPr>
              <w:rStyle w:val="PlaceholderText"/>
            </w:rPr>
            <w:t>Click or tap here to enter text.</w:t>
          </w:r>
        </w:p>
      </w:docPartBody>
    </w:docPart>
    <w:docPart>
      <w:docPartPr>
        <w:name w:val="C9AE7558069A7F4FAD2238B53C1046B0"/>
        <w:category>
          <w:name w:val="General"/>
          <w:gallery w:val="placeholder"/>
        </w:category>
        <w:types>
          <w:type w:val="bbPlcHdr"/>
        </w:types>
        <w:behaviors>
          <w:behavior w:val="content"/>
        </w:behaviors>
        <w:guid w:val="{BBB3B658-DDB6-B04B-B10F-2556667071D9}"/>
      </w:docPartPr>
      <w:docPartBody>
        <w:p w:rsidR="00731A5A" w:rsidRDefault="00AC611B" w:rsidP="00AC611B">
          <w:pPr>
            <w:pStyle w:val="C9AE7558069A7F4FAD2238B53C1046B0"/>
          </w:pPr>
          <w:r w:rsidRPr="00995BB3">
            <w:rPr>
              <w:rStyle w:val="PlaceholderText"/>
            </w:rPr>
            <w:t>Click or tap here to enter text.</w:t>
          </w:r>
        </w:p>
      </w:docPartBody>
    </w:docPart>
    <w:docPart>
      <w:docPartPr>
        <w:name w:val="DA8A9D115AA88F41B0F216C4A9C35A9B"/>
        <w:category>
          <w:name w:val="General"/>
          <w:gallery w:val="placeholder"/>
        </w:category>
        <w:types>
          <w:type w:val="bbPlcHdr"/>
        </w:types>
        <w:behaviors>
          <w:behavior w:val="content"/>
        </w:behaviors>
        <w:guid w:val="{3756BDF6-7B30-394F-8908-70FB86052DFA}"/>
      </w:docPartPr>
      <w:docPartBody>
        <w:p w:rsidR="0034199D" w:rsidRDefault="0044392B" w:rsidP="0044392B">
          <w:pPr>
            <w:pStyle w:val="DA8A9D115AA88F41B0F216C4A9C35A9B"/>
          </w:pPr>
          <w:r w:rsidRPr="00995BB3">
            <w:rPr>
              <w:rStyle w:val="PlaceholderText"/>
            </w:rPr>
            <w:t>Click or tap here to enter text.</w:t>
          </w:r>
        </w:p>
      </w:docPartBody>
    </w:docPart>
    <w:docPart>
      <w:docPartPr>
        <w:name w:val="80B82F14FC698F45895DF33E4667E7D5"/>
        <w:category>
          <w:name w:val="General"/>
          <w:gallery w:val="placeholder"/>
        </w:category>
        <w:types>
          <w:type w:val="bbPlcHdr"/>
        </w:types>
        <w:behaviors>
          <w:behavior w:val="content"/>
        </w:behaviors>
        <w:guid w:val="{96F5B505-0512-5744-B1B6-0FCC3926D08E}"/>
      </w:docPartPr>
      <w:docPartBody>
        <w:p w:rsidR="0034199D" w:rsidRDefault="0044392B" w:rsidP="0044392B">
          <w:pPr>
            <w:pStyle w:val="80B82F14FC698F45895DF33E4667E7D5"/>
          </w:pPr>
          <w:r w:rsidRPr="00995BB3">
            <w:rPr>
              <w:rStyle w:val="PlaceholderText"/>
            </w:rPr>
            <w:t>Click or tap here to enter text.</w:t>
          </w:r>
        </w:p>
      </w:docPartBody>
    </w:docPart>
    <w:docPart>
      <w:docPartPr>
        <w:name w:val="53F7B7E2351A9846B445250FDDCACDC5"/>
        <w:category>
          <w:name w:val="General"/>
          <w:gallery w:val="placeholder"/>
        </w:category>
        <w:types>
          <w:type w:val="bbPlcHdr"/>
        </w:types>
        <w:behaviors>
          <w:behavior w:val="content"/>
        </w:behaviors>
        <w:guid w:val="{0E42DC38-D2F0-C546-86FB-25B8C469E868}"/>
      </w:docPartPr>
      <w:docPartBody>
        <w:p w:rsidR="0034199D" w:rsidRDefault="0044392B" w:rsidP="0044392B">
          <w:pPr>
            <w:pStyle w:val="53F7B7E2351A9846B445250FDDCACDC5"/>
          </w:pPr>
          <w:r w:rsidRPr="00995BB3">
            <w:rPr>
              <w:rStyle w:val="PlaceholderText"/>
            </w:rPr>
            <w:t>Click or tap here to enter text.</w:t>
          </w:r>
        </w:p>
      </w:docPartBody>
    </w:docPart>
    <w:docPart>
      <w:docPartPr>
        <w:name w:val="4D4986ED1492DD41B312F05DFCC6497C"/>
        <w:category>
          <w:name w:val="General"/>
          <w:gallery w:val="placeholder"/>
        </w:category>
        <w:types>
          <w:type w:val="bbPlcHdr"/>
        </w:types>
        <w:behaviors>
          <w:behavior w:val="content"/>
        </w:behaviors>
        <w:guid w:val="{79B04C31-F27A-DA42-81F0-C5017A6CDE2F}"/>
      </w:docPartPr>
      <w:docPartBody>
        <w:p w:rsidR="0034199D" w:rsidRDefault="0044392B" w:rsidP="0044392B">
          <w:pPr>
            <w:pStyle w:val="4D4986ED1492DD41B312F05DFCC6497C"/>
          </w:pPr>
          <w:r w:rsidRPr="00995BB3">
            <w:rPr>
              <w:rStyle w:val="PlaceholderText"/>
            </w:rPr>
            <w:t>Click or tap here to enter text.</w:t>
          </w:r>
        </w:p>
      </w:docPartBody>
    </w:docPart>
    <w:docPart>
      <w:docPartPr>
        <w:name w:val="4CADBB9383BF78498E7634FB8EC4CCA6"/>
        <w:category>
          <w:name w:val="General"/>
          <w:gallery w:val="placeholder"/>
        </w:category>
        <w:types>
          <w:type w:val="bbPlcHdr"/>
        </w:types>
        <w:behaviors>
          <w:behavior w:val="content"/>
        </w:behaviors>
        <w:guid w:val="{AFFD6726-6AA0-4D48-8A03-22EA46F65263}"/>
      </w:docPartPr>
      <w:docPartBody>
        <w:p w:rsidR="0034199D" w:rsidRDefault="0044392B" w:rsidP="0044392B">
          <w:pPr>
            <w:pStyle w:val="4CADBB9383BF78498E7634FB8EC4CCA6"/>
          </w:pPr>
          <w:r w:rsidRPr="00995BB3">
            <w:rPr>
              <w:rStyle w:val="PlaceholderText"/>
            </w:rPr>
            <w:t>Click or tap here to enter text.</w:t>
          </w:r>
        </w:p>
      </w:docPartBody>
    </w:docPart>
    <w:docPart>
      <w:docPartPr>
        <w:name w:val="7F4A113729CEC9429B79753E0185F7E8"/>
        <w:category>
          <w:name w:val="General"/>
          <w:gallery w:val="placeholder"/>
        </w:category>
        <w:types>
          <w:type w:val="bbPlcHdr"/>
        </w:types>
        <w:behaviors>
          <w:behavior w:val="content"/>
        </w:behaviors>
        <w:guid w:val="{AAF21A53-5D55-8B40-A7A1-C61CE4465615}"/>
      </w:docPartPr>
      <w:docPartBody>
        <w:p w:rsidR="00697EA4" w:rsidRDefault="003470AA" w:rsidP="003470AA">
          <w:pPr>
            <w:pStyle w:val="7F4A113729CEC9429B79753E0185F7E8"/>
          </w:pPr>
          <w:r w:rsidRPr="00995BB3">
            <w:rPr>
              <w:rStyle w:val="PlaceholderText"/>
            </w:rPr>
            <w:t>Click or tap here to enter text.</w:t>
          </w:r>
        </w:p>
      </w:docPartBody>
    </w:docPart>
    <w:docPart>
      <w:docPartPr>
        <w:name w:val="58681D5E05694847BD08DCE87EE6BDA2"/>
        <w:category>
          <w:name w:val="General"/>
          <w:gallery w:val="placeholder"/>
        </w:category>
        <w:types>
          <w:type w:val="bbPlcHdr"/>
        </w:types>
        <w:behaviors>
          <w:behavior w:val="content"/>
        </w:behaviors>
        <w:guid w:val="{8F2A5D33-E95D-8647-AA76-FF293435DB54}"/>
      </w:docPartPr>
      <w:docPartBody>
        <w:p w:rsidR="00697EA4" w:rsidRDefault="003470AA" w:rsidP="003470AA">
          <w:pPr>
            <w:pStyle w:val="58681D5E05694847BD08DCE87EE6BDA2"/>
          </w:pPr>
          <w:r w:rsidRPr="00995BB3">
            <w:rPr>
              <w:rStyle w:val="PlaceholderText"/>
            </w:rPr>
            <w:t>Click or tap here to enter text.</w:t>
          </w:r>
        </w:p>
      </w:docPartBody>
    </w:docPart>
    <w:docPart>
      <w:docPartPr>
        <w:name w:val="070D7F30FE01574E8BA4838320EE31B6"/>
        <w:category>
          <w:name w:val="General"/>
          <w:gallery w:val="placeholder"/>
        </w:category>
        <w:types>
          <w:type w:val="bbPlcHdr"/>
        </w:types>
        <w:behaviors>
          <w:behavior w:val="content"/>
        </w:behaviors>
        <w:guid w:val="{A2F7B299-ADBA-8C4A-8591-2856B0900738}"/>
      </w:docPartPr>
      <w:docPartBody>
        <w:p w:rsidR="00697EA4" w:rsidRDefault="003470AA" w:rsidP="003470AA">
          <w:pPr>
            <w:pStyle w:val="070D7F30FE01574E8BA4838320EE31B6"/>
          </w:pPr>
          <w:r w:rsidRPr="00995BB3">
            <w:rPr>
              <w:rStyle w:val="PlaceholderText"/>
            </w:rPr>
            <w:t>Click or tap here to enter text.</w:t>
          </w:r>
        </w:p>
      </w:docPartBody>
    </w:docPart>
    <w:docPart>
      <w:docPartPr>
        <w:name w:val="A2C25DFD2D0F19468C72665DD5D7483F"/>
        <w:category>
          <w:name w:val="General"/>
          <w:gallery w:val="placeholder"/>
        </w:category>
        <w:types>
          <w:type w:val="bbPlcHdr"/>
        </w:types>
        <w:behaviors>
          <w:behavior w:val="content"/>
        </w:behaviors>
        <w:guid w:val="{FA5EA68B-57A6-034C-AE75-2C4F7172C83E}"/>
      </w:docPartPr>
      <w:docPartBody>
        <w:p w:rsidR="001D6CD8" w:rsidRDefault="00697EA4" w:rsidP="00697EA4">
          <w:pPr>
            <w:pStyle w:val="A2C25DFD2D0F19468C72665DD5D7483F"/>
          </w:pPr>
          <w:r w:rsidRPr="00995BB3">
            <w:rPr>
              <w:rStyle w:val="PlaceholderText"/>
            </w:rPr>
            <w:t>Click or tap here to enter text.</w:t>
          </w:r>
        </w:p>
      </w:docPartBody>
    </w:docPart>
    <w:docPart>
      <w:docPartPr>
        <w:name w:val="B94BB7CD737D47D3B7239B77FAEBF287"/>
        <w:category>
          <w:name w:val="Общие"/>
          <w:gallery w:val="placeholder"/>
        </w:category>
        <w:types>
          <w:type w:val="bbPlcHdr"/>
        </w:types>
        <w:behaviors>
          <w:behavior w:val="content"/>
        </w:behaviors>
        <w:guid w:val="{4F8389B6-2C98-4F6D-ABA4-70B551B2B6CA}"/>
      </w:docPartPr>
      <w:docPartBody>
        <w:p w:rsidR="00A967AE" w:rsidRDefault="00A967AE" w:rsidP="00A967AE">
          <w:pPr>
            <w:pStyle w:val="B94BB7CD737D47D3B7239B77FAEBF287"/>
          </w:pPr>
          <w:r w:rsidRPr="00995BB3">
            <w:rPr>
              <w:rStyle w:val="PlaceholderText"/>
            </w:rPr>
            <w:t>Click or tap here to enter text.</w:t>
          </w:r>
        </w:p>
      </w:docPartBody>
    </w:docPart>
    <w:docPart>
      <w:docPartPr>
        <w:name w:val="156F60F6BC534713A90904EB48675756"/>
        <w:category>
          <w:name w:val="Общие"/>
          <w:gallery w:val="placeholder"/>
        </w:category>
        <w:types>
          <w:type w:val="bbPlcHdr"/>
        </w:types>
        <w:behaviors>
          <w:behavior w:val="content"/>
        </w:behaviors>
        <w:guid w:val="{332410BE-D82E-4370-9354-C71ACEFCD519}"/>
      </w:docPartPr>
      <w:docPartBody>
        <w:p w:rsidR="00A967AE" w:rsidRDefault="00A967AE" w:rsidP="00A967AE">
          <w:pPr>
            <w:pStyle w:val="156F60F6BC534713A90904EB48675756"/>
          </w:pPr>
          <w:r w:rsidRPr="00995BB3">
            <w:rPr>
              <w:rStyle w:val="PlaceholderText"/>
            </w:rPr>
            <w:t>Click or tap here to enter text.</w:t>
          </w:r>
        </w:p>
      </w:docPartBody>
    </w:docPart>
    <w:docPart>
      <w:docPartPr>
        <w:name w:val="0EF5E3E914D64AE2BBBCF39CE869B63F"/>
        <w:category>
          <w:name w:val="Общие"/>
          <w:gallery w:val="placeholder"/>
        </w:category>
        <w:types>
          <w:type w:val="bbPlcHdr"/>
        </w:types>
        <w:behaviors>
          <w:behavior w:val="content"/>
        </w:behaviors>
        <w:guid w:val="{20DADAB2-659D-4084-85FD-E6CBCB037CC9}"/>
      </w:docPartPr>
      <w:docPartBody>
        <w:p w:rsidR="00A967AE" w:rsidRDefault="00A967AE" w:rsidP="00A967AE">
          <w:pPr>
            <w:pStyle w:val="0EF5E3E914D64AE2BBBCF39CE869B63F"/>
          </w:pPr>
          <w:r w:rsidRPr="00995BB3">
            <w:rPr>
              <w:rStyle w:val="PlaceholderText"/>
            </w:rPr>
            <w:t>Click or tap here to enter text.</w:t>
          </w:r>
        </w:p>
      </w:docPartBody>
    </w:docPart>
    <w:docPart>
      <w:docPartPr>
        <w:name w:val="1733E9D67DBC6042B678FB3CA797F960"/>
        <w:category>
          <w:name w:val="General"/>
          <w:gallery w:val="placeholder"/>
        </w:category>
        <w:types>
          <w:type w:val="bbPlcHdr"/>
        </w:types>
        <w:behaviors>
          <w:behavior w:val="content"/>
        </w:behaviors>
        <w:guid w:val="{34887022-633F-C94D-9B3B-12F4BB086170}"/>
      </w:docPartPr>
      <w:docPartBody>
        <w:p w:rsidR="00E72FDF" w:rsidRDefault="00231365" w:rsidP="00231365">
          <w:pPr>
            <w:pStyle w:val="1733E9D67DBC6042B678FB3CA797F960"/>
          </w:pPr>
          <w:r w:rsidRPr="00995BB3">
            <w:rPr>
              <w:rStyle w:val="PlaceholderText"/>
            </w:rPr>
            <w:t>Click or tap here to enter text.</w:t>
          </w:r>
        </w:p>
      </w:docPartBody>
    </w:docPart>
    <w:docPart>
      <w:docPartPr>
        <w:name w:val="7F91537D1503DE4491AB94FAFC601798"/>
        <w:category>
          <w:name w:val="General"/>
          <w:gallery w:val="placeholder"/>
        </w:category>
        <w:types>
          <w:type w:val="bbPlcHdr"/>
        </w:types>
        <w:behaviors>
          <w:behavior w:val="content"/>
        </w:behaviors>
        <w:guid w:val="{D9C2A84C-6340-7A49-B111-F0B91E5BD34D}"/>
      </w:docPartPr>
      <w:docPartBody>
        <w:p w:rsidR="00E72FDF" w:rsidRDefault="00231365" w:rsidP="00231365">
          <w:pPr>
            <w:pStyle w:val="7F91537D1503DE4491AB94FAFC601798"/>
          </w:pPr>
          <w:r w:rsidRPr="00995B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44"/>
    <w:rsid w:val="00005AAC"/>
    <w:rsid w:val="000270A2"/>
    <w:rsid w:val="00187F7E"/>
    <w:rsid w:val="001D6CD8"/>
    <w:rsid w:val="00231365"/>
    <w:rsid w:val="00320C0D"/>
    <w:rsid w:val="003362BD"/>
    <w:rsid w:val="0034199D"/>
    <w:rsid w:val="003470AA"/>
    <w:rsid w:val="00366450"/>
    <w:rsid w:val="003D4444"/>
    <w:rsid w:val="0044392B"/>
    <w:rsid w:val="004E1975"/>
    <w:rsid w:val="00526E67"/>
    <w:rsid w:val="005A7093"/>
    <w:rsid w:val="005C4D7F"/>
    <w:rsid w:val="00697EA4"/>
    <w:rsid w:val="006C394C"/>
    <w:rsid w:val="006E3158"/>
    <w:rsid w:val="00704D20"/>
    <w:rsid w:val="00731A5A"/>
    <w:rsid w:val="007336E9"/>
    <w:rsid w:val="007607BC"/>
    <w:rsid w:val="00780382"/>
    <w:rsid w:val="00796434"/>
    <w:rsid w:val="007E6963"/>
    <w:rsid w:val="008079E8"/>
    <w:rsid w:val="00813FC0"/>
    <w:rsid w:val="008554A2"/>
    <w:rsid w:val="008F7AFB"/>
    <w:rsid w:val="00907197"/>
    <w:rsid w:val="00937883"/>
    <w:rsid w:val="009A2C11"/>
    <w:rsid w:val="009B5A9C"/>
    <w:rsid w:val="009E0B2C"/>
    <w:rsid w:val="00A21E4B"/>
    <w:rsid w:val="00A578F3"/>
    <w:rsid w:val="00A61827"/>
    <w:rsid w:val="00A967AE"/>
    <w:rsid w:val="00AA46D9"/>
    <w:rsid w:val="00AB0636"/>
    <w:rsid w:val="00AB23C8"/>
    <w:rsid w:val="00AC611B"/>
    <w:rsid w:val="00AD5D34"/>
    <w:rsid w:val="00BA522F"/>
    <w:rsid w:val="00BB6D03"/>
    <w:rsid w:val="00C720D0"/>
    <w:rsid w:val="00C77895"/>
    <w:rsid w:val="00C9378C"/>
    <w:rsid w:val="00CE177A"/>
    <w:rsid w:val="00D400B2"/>
    <w:rsid w:val="00E51794"/>
    <w:rsid w:val="00E72FDF"/>
    <w:rsid w:val="00E74760"/>
    <w:rsid w:val="00F4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1365"/>
    <w:rPr>
      <w:color w:val="666666"/>
    </w:rPr>
  </w:style>
  <w:style w:type="paragraph" w:customStyle="1" w:styleId="A2C25DFD2D0F19468C72665DD5D7483F">
    <w:name w:val="A2C25DFD2D0F19468C72665DD5D7483F"/>
    <w:rsid w:val="00697EA4"/>
  </w:style>
  <w:style w:type="paragraph" w:customStyle="1" w:styleId="DA8A9D115AA88F41B0F216C4A9C35A9B">
    <w:name w:val="DA8A9D115AA88F41B0F216C4A9C35A9B"/>
    <w:rsid w:val="0044392B"/>
  </w:style>
  <w:style w:type="paragraph" w:customStyle="1" w:styleId="D803690BBC98C544AFDB2FBE04EA49EF">
    <w:name w:val="D803690BBC98C544AFDB2FBE04EA49EF"/>
    <w:rsid w:val="00AC611B"/>
  </w:style>
  <w:style w:type="paragraph" w:customStyle="1" w:styleId="C9806D9D92D65B468113552D63825BE7">
    <w:name w:val="C9806D9D92D65B468113552D63825BE7"/>
    <w:rsid w:val="00AC611B"/>
  </w:style>
  <w:style w:type="paragraph" w:customStyle="1" w:styleId="80B82F14FC698F45895DF33E4667E7D5">
    <w:name w:val="80B82F14FC698F45895DF33E4667E7D5"/>
    <w:rsid w:val="0044392B"/>
  </w:style>
  <w:style w:type="paragraph" w:customStyle="1" w:styleId="C9AE7558069A7F4FAD2238B53C1046B0">
    <w:name w:val="C9AE7558069A7F4FAD2238B53C1046B0"/>
    <w:rsid w:val="00AC611B"/>
  </w:style>
  <w:style w:type="paragraph" w:customStyle="1" w:styleId="53F7B7E2351A9846B445250FDDCACDC5">
    <w:name w:val="53F7B7E2351A9846B445250FDDCACDC5"/>
    <w:rsid w:val="0044392B"/>
  </w:style>
  <w:style w:type="paragraph" w:customStyle="1" w:styleId="4D4986ED1492DD41B312F05DFCC6497C">
    <w:name w:val="4D4986ED1492DD41B312F05DFCC6497C"/>
    <w:rsid w:val="0044392B"/>
  </w:style>
  <w:style w:type="paragraph" w:customStyle="1" w:styleId="4CADBB9383BF78498E7634FB8EC4CCA6">
    <w:name w:val="4CADBB9383BF78498E7634FB8EC4CCA6"/>
    <w:rsid w:val="0044392B"/>
  </w:style>
  <w:style w:type="paragraph" w:customStyle="1" w:styleId="7F4A113729CEC9429B79753E0185F7E8">
    <w:name w:val="7F4A113729CEC9429B79753E0185F7E8"/>
    <w:rsid w:val="003470AA"/>
  </w:style>
  <w:style w:type="paragraph" w:customStyle="1" w:styleId="58681D5E05694847BD08DCE87EE6BDA2">
    <w:name w:val="58681D5E05694847BD08DCE87EE6BDA2"/>
    <w:rsid w:val="003470AA"/>
  </w:style>
  <w:style w:type="paragraph" w:customStyle="1" w:styleId="1733E9D67DBC6042B678FB3CA797F960">
    <w:name w:val="1733E9D67DBC6042B678FB3CA797F960"/>
    <w:rsid w:val="00231365"/>
  </w:style>
  <w:style w:type="paragraph" w:customStyle="1" w:styleId="7F91537D1503DE4491AB94FAFC601798">
    <w:name w:val="7F91537D1503DE4491AB94FAFC601798"/>
    <w:rsid w:val="00231365"/>
  </w:style>
  <w:style w:type="paragraph" w:customStyle="1" w:styleId="070D7F30FE01574E8BA4838320EE31B6">
    <w:name w:val="070D7F30FE01574E8BA4838320EE31B6"/>
    <w:rsid w:val="003470AA"/>
  </w:style>
  <w:style w:type="paragraph" w:customStyle="1" w:styleId="B94BB7CD737D47D3B7239B77FAEBF287">
    <w:name w:val="B94BB7CD737D47D3B7239B77FAEBF287"/>
    <w:rsid w:val="00A967AE"/>
    <w:pPr>
      <w:spacing w:line="259" w:lineRule="auto"/>
    </w:pPr>
    <w:rPr>
      <w:kern w:val="0"/>
      <w:sz w:val="22"/>
      <w:szCs w:val="22"/>
      <w:lang w:val="ru-RU" w:eastAsia="ru-RU"/>
      <w14:ligatures w14:val="none"/>
    </w:rPr>
  </w:style>
  <w:style w:type="paragraph" w:customStyle="1" w:styleId="156F60F6BC534713A90904EB48675756">
    <w:name w:val="156F60F6BC534713A90904EB48675756"/>
    <w:rsid w:val="00A967AE"/>
    <w:pPr>
      <w:spacing w:line="259" w:lineRule="auto"/>
    </w:pPr>
    <w:rPr>
      <w:kern w:val="0"/>
      <w:sz w:val="22"/>
      <w:szCs w:val="22"/>
      <w:lang w:val="ru-RU" w:eastAsia="ru-RU"/>
      <w14:ligatures w14:val="none"/>
    </w:rPr>
  </w:style>
  <w:style w:type="paragraph" w:customStyle="1" w:styleId="0EF5E3E914D64AE2BBBCF39CE869B63F">
    <w:name w:val="0EF5E3E914D64AE2BBBCF39CE869B63F"/>
    <w:rsid w:val="00A967AE"/>
    <w:pPr>
      <w:spacing w:line="259" w:lineRule="auto"/>
    </w:pPr>
    <w:rPr>
      <w:kern w:val="0"/>
      <w:sz w:val="22"/>
      <w:szCs w:val="22"/>
      <w:lang w:val="ru-RU" w:eastAsia="ru-RU"/>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DB7CB4-FB96-8949-8DB3-39EEC5977FC7}">
  <we:reference id="wa104382081" version="1.55.1.0" store="ru-RU" storeType="OMEX"/>
  <we:alternateReferences>
    <we:reference id="WA104382081" version="1.55.1.0" store="" storeType="OMEX"/>
  </we:alternateReferences>
  <we:properties>
    <we:property name="MENDELEY_BIBLIOGRAPHY_IS_DIRTY" value="true"/>
    <we:property name="MENDELEY_BIBLIOGRAPHY_LAST_MODIFIED" value="1770657583180"/>
    <we:property name="MENDELEY_CITATIONS" value="[{&quot;citationID&quot;:&quot;MENDELEY_CITATION_28a459a5-d447-45a1-b915-e2c3ab12f934&quot;,&quot;properties&quot;:{&quot;noteIndex&quot;:0},&quot;isEdited&quot;:false,&quot;manualOverride&quot;:{&quot;isManuallyOverridden&quot;:false,&quot;citeprocText&quot;:&quot;[1]&quot;,&quot;manualOverrideText&quot;:&quot;&quot;},&quot;citationTag&quot;:&quot;MENDELEY_CITATION_v3_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&quot;,&quot;citationItems&quot;:[{&quot;id&quot;:&quot;7fd4d9f5-8650-351d-a91b-453bc6195ba4&quot;,&quot;itemData&quot;:{&quot;type&quot;:&quot;article-journal&quot;,&quot;id&quot;:&quot;7fd4d9f5-8650-351d-a91b-453bc6195ba4&quot;,&quot;title&quot;:&quot;An extrachromosomal factor causing loss of paternal chromosomes&quot;,&quot;author&quot;:[{&quot;family&quot;:&quot;Werren&quot;,&quot;given&quot;:&quot;John H.&quot;,&quot;parse-names&quot;:false,&quot;dropping-particle&quot;:&quot;&quot;,&quot;non-dropping-particle&quot;:&quot;&quot;},{&quot;family&quot;:&quot;Nur&quot;,&quot;given&quot;:&quot;Uzi&quot;,&quot;parse-names&quot;:false,&quot;dropping-particle&quot;:&quot;&quot;,&quot;non-dropping-particle&quot;:&quot;&quot;},{&quot;family&quot;:&quot;Eickbush&quot;,&quot;given&quot;:&quot;Danna&quot;,&quot;parse-names&quot;:false,&quot;dropping-particle&quot;:&quot;&quot;,&quot;non-dropping-particle&quot;:&quot;&quot;}],&quot;container-title&quot;:&quot;Nature 1987 327:6117&quot;,&quot;accessed&quot;:{&quot;date-parts&quot;:[[2025,12,18]]},&quot;DOI&quot;:&quot;10.1038/327075a0&quot;,&quot;ISSN&quot;:&quot;1476-4687&quot;,&quot;PMID&quot;:&quot;3574468&quot;,&quot;URL&quot;:&quot;https://www.nature.com/articles/327075a0&quot;,&quot;issued&quot;:{&quot;date-parts&quot;:[[1987]]},&quot;page&quot;:&quot;75-76&quot;,&quot;abstract&quot;:&quot;Extrachromosomal inheritance is ubiquitous among plants and animals; however, most extrachromosomal factors are uniparentally inherited through females, but not through males1. Examples include chloroplasts, mitochondria and a variety of intracellular symbionts. The only known exception to maternal extrachromo-somal inheritance in an animal is a paternally transmitted sex ratio factor (psr) which causes all-male families in the parasitic wasp, Nasonia vitripennis2,3. Normally in this wasp, male offspring are haploid and develop from unfertilized eggs whereas females are diploid and develop from fertilized eggs. The psr factor is either a venereally transmitted infection which prevents egg fertiliz-ation (and therefore causes all-male families), or a factor transmit-ted to eggs by the sperm of males carrying psr, which somehow prevents incorporation of the paternal chromosomes. Here we report that sperm from psr males fertilizes eggs, but that the paternal chromosomes are subsequently condensed into a chromatin mass before the first mitotic division of the egg and do not participate in further divisions. Resulting haploid offspring are male, but have inherited the paternal factor. This extrachromo-somal factor promotes its own transmission at the expense of the paternal chromosomes, and therefore can be considered a 'selfish' genetic element.&quot;,&quot;publisher&quot;:&quot;Nature Publishing Group&quot;,&quot;issue&quot;:&quot;6117&quot;,&quot;volume&quot;:&quot;327&quot;,&quot;container-title-short&quot;:&quot;&quot;},&quot;isTemporary&quot;:false}]},{&quot;citationID&quot;:&quot;MENDELEY_CITATION_5b90d614-f24e-47cd-a58c-23147cffcb6f&quot;,&quot;properties&quot;:{&quot;noteIndex&quot;:0},&quot;isEdited&quot;:false,&quot;manualOverride&quot;:{&quot;isManuallyOverridden&quot;:false,&quot;citeprocText&quot;:&quot;[2]&quot;,&quot;manualOverrideText&quot;:&quot;&quot;},&quot;citationTag&quot;:&quot;MENDELEY_CITATION_v3_eyJjaXRhdGlvbklEIjoiTUVOREVMRVlfQ0lUQVRJT05fNWI5MGQ2MTQtZjI0ZS00N2NkLWE1OGMtMjMxNDdjZmZjYjZm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2aa94c13-ae4a-44a9-b0d8-3d85fcb5287c&quot;,&quot;properties&quot;:{&quot;noteIndex&quot;:0},&quot;isEdited&quot;:false,&quot;manualOverride&quot;:{&quot;isManuallyOverridden&quot;:false,&quot;citeprocText&quot;:&quot;[2]&quot;,&quot;manualOverrideText&quot;:&quot;&quot;},&quot;citationTag&quot;:&quot;MENDELEY_CITATION_v3_eyJjaXRhdGlvbklEIjoiTUVOREVMRVlfQ0lUQVRJT05fMmFhOTRjMTMtYWU0YS00NGE5LWIwZDgtM2Q4NWZjYjUyODd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46f7fb56-0432-4252-99f0-c01b707cfdd3&quot;,&quot;properties&quot;:{&quot;noteIndex&quot;:0},&quot;isEdited&quot;:false,&quot;manualOverride&quot;:{&quot;isManuallyOverridden&quot;:false,&quot;citeprocText&quot;:&quot;[2]&quot;,&quot;manualOverrideText&quot;:&quot;&quot;},&quot;citationTag&quot;:&quot;MENDELEY_CITATION_v3_eyJjaXRhdGlvbklEIjoiTUVOREVMRVlfQ0lUQVRJT05fNDZmN2ZiNTYtMDQzMi00MjUyLTk5ZjAtYzAxYjcwN2NmZGQz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6d9784b9-c8e1-42ab-a5b1-4e576f2a9d8f&quot;,&quot;properties&quot;:{&quot;noteIndex&quot;:0},&quot;isEdited&quot;:false,&quot;manualOverride&quot;:{&quot;isManuallyOverridden&quot;:false,&quot;citeprocText&quot;:&quot;[3]&quot;,&quot;manualOverrideText&quot;:&quot;&quot;},&quot;citationTag&quot;:&quot;MENDELEY_CITATION_v3_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&quot;,&quot;citationItems&quot;:[{&quot;id&quot;:&quot;12c65c4e-f55a-315d-be19-15f1a335e84e&quot;,&quot;itemData&quot;:{&quot;type&quot;:&quot;article-journal&quot;,&quot;id&quot;:&quot;12c65c4e-f55a-315d-be19-15f1a335e84e&quot;,&quot;title&quot;:&quot;Genes on B chromosomes of vertebrates&quot;,&quot;author&quot;:[{&quot;family&quot;:&quot;Makunin&quot;,&quot;given&quot;:&quot;Alexey I.&quot;,&quot;parse-names&quot;:false,&quot;dropping-particle&quot;:&quot;&quot;,&quot;non-dropping-particle&quot;:&quot;&quot;},{&quot;family&quot;:&quot;Dementyeva&quot;,&quot;given&quot;:&quot;Polina&quot;,&quot;parse-names&quot;:false,&quot;dropping-particle&quot;:&quot;V.&quot;,&quot;non-dropping-particle&quot;:&quot;&quot;},{&quot;family&quot;:&quot;Graphodatsky&quot;,&quot;given&quot;:&quot;Alexander S.&quot;,&quot;parse-names&quot;:false,&quot;dropping-particle&quot;:&quot;&quot;,&quot;non-dropping-particle&quot;:&quot;&quot;},{&quot;family&quot;:&quot;Volobouev&quot;,&quot;given&quot;:&quot;Vitaly T.&quot;,&quot;parse-names&quot;:false,&quot;dropping-particle&quot;:&quot;&quot;,&quot;non-dropping-particle&quot;:&quot;&quot;},{&quot;family&quot;:&quot;Kukekova&quot;,&quot;given&quot;:&quot;Anna&quot;,&quot;parse-names&quot;:false,&quot;dropping-particle&quot;:&quot;V.&quot;,&quot;non-dropping-particle&quot;:&quot;&quot;},{&quot;family&quot;:&quot;Trifonov&quot;,&quot;given&quot;:&quot;Vladimir A.&quot;,&quot;parse-names&quot;:false,&quot;dropping-particle&quot;:&quot;&quot;,&quot;non-dropping-particle&quot;:&quot;&quot;}],&quot;container-title&quot;:&quot;Molecular Cytogenetics&quot;,&quot;container-title-short&quot;:&quot;Mol. Cytogenet.&quot;,&quot;accessed&quot;:{&quot;date-parts&quot;:[[2025,12,23]]},&quot;DOI&quot;:&quot;10.1186/S13039-014-0099-Y/FIGURES/2&quot;,&quot;ISSN&quot;:&quot;17558166&quot;,&quot;URL&quot;:&quot;https://link.springer.com/article/10.1186/s13039-014-0099-y&quot;,&quot;issued&quot;:{&quot;date-parts&quot;:[[2014,12,17]]},&quot;page&quot;:&quot;99-&quot;,&quot;abstract&quot;:&quot;Background: There is a growing body of evidence that B chromosomes, once regarded as totally heterochromatic and genetically inert, harbor multiple segmental duplications containing clusters of ribosomal RNA genes, processed pseudogenes and protein-coding genes. Application of novel molecular approaches further supports complex composition and possible phenotypic effects of B chromosomes. Results: Here we review recent findings of gene-carrying genomic segments on B chromosomes from different vertebrate groups. We demonstrate that the genetic content of B chromosomes is highly heterogeneous and some B chromosomes contain multiple large duplications derived from various chromosomes of the standard karyotype. Although B chromosomes seem to be mostly homologous to each other within a species, their genetic content differs between species. There are indications that some genomic regions are more likely to be located on B chromosomes. Conclusions: The discovery of multiple autosomal genes on B chromosomes opens a new discussion about their possible effects ranging from sex determination to fitness and adaptation, their complex interactions with host genome and role in evolution.&quot;,&quot;publisher&quot;:&quot;BioMed Central Ltd.&quot;,&quot;issue&quot;:&quot;1&quot;,&quot;volume&quot;:&quot;7&quot;},&quot;isTemporary&quot;:false}]},{&quot;citationID&quot;:&quot;MENDELEY_CITATION_a03dab4f-37b6-435c-8dcf-cc9ffac90dbc&quot;,&quot;properties&quot;:{&quot;noteIndex&quot;:0},&quot;isEdited&quot;:false,&quot;manualOverride&quot;:{&quot;isManuallyOverridden&quot;:false,&quot;citeprocText&quot;:&quot;[4]&quot;,&quot;manualOverrideText&quot;:&quot;&quot;},&quot;citationTag&quot;:&quot;MENDELEY_CITATION_v3_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&quot;,&quot;citationItems&quot;:[{&quot;id&quot;:&quot;e4b967da-925e-3a74-854f-011a62e07a8d&quot;,&quot;itemData&quot;:{&quot;type&quot;:&quot;article-journal&quot;,&quot;id&quot;:&quot;e4b967da-925e-3a74-854f-011a62e07a8d&quot;,&quot;title&quot;:&quot;Small genomes for better flyers&quot;,&quot;author&quot;:[{&quot;family&quot;:&quot;Hughes&quot;,&quot;given&quot;:&quot;Austin L.&quot;,&quot;parse-names&quot;:false,&quot;dropping-particle&quot;:&quot;&quot;,&quot;non-dropping-particle&quot;:&quot;&quot;},{&quot;family&quot;:&quot;Hughes&quot;,&quot;given&quot;:&quot;Marianne K.&quot;,&quot;parse-names&quot;:false,&quot;dropping-particle&quot;:&quot;&quot;,&quot;non-dropping-particle&quot;:&quot;&quot;}],&quot;container-title&quot;:&quot;Nature 1995 377:6548&quot;,&quot;accessed&quot;:{&quot;date-parts&quot;:[[2025,12,18]]},&quot;DOI&quot;:&quot;10.1038/377391a0&quot;,&quot;ISSN&quot;:&quot;1476-4687&quot;,&quot;PMID&quot;:&quot;7566113&quot;,&quot;URL&quot;:&quot;https://www.nature.com/articles/377391a0&quot;,&quot;issued&quot;:{&quot;date-parts&quot;:[[1995,10,5]]},&quot;page&quot;:&quot;391-391&quot;,&quot;publisher&quot;:&quot;Nature Publishing Group&quot;,&quot;issue&quot;:&quot;6548&quot;,&quot;volume&quot;:&quot;377&quot;,&quot;container-title-short&quot;:&quot;&quot;},&quot;isTemporary&quot;:false}]},{&quot;citationID&quot;:&quot;MENDELEY_CITATION_32e2658c-7130-4253-85d9-3219de6b9bac&quot;,&quot;properties&quot;:{&quot;noteIndex&quot;:0},&quot;isEdited&quot;:false,&quot;manualOverride&quot;:{&quot;isManuallyOverridden&quot;:false,&quot;citeprocText&quot;:&quot;[5]&quot;,&quot;manualOverrideText&quot;:&quot;&quot;},&quot;citationTag&quot;:&quot;MENDELEY_CITATION_v3_eyJjaXRhdGlvbklEIjoiTUVOREVMRVlfQ0lUQVRJT05fMzJlMjY1OGMtNzEzMC00MjUzLTg1ZDktMzIxOWRlNmI5YmFj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9e78d264-0752-4ac3-89db-644fd34164ba&quot;,&quot;properties&quot;:{&quot;noteIndex&quot;:0},&quot;isEdited&quot;:false,&quot;manualOverride&quot;:{&quot;isManuallyOverridden&quot;:false,&quot;citeprocText&quot;:&quot;[6]&quot;,&quot;manualOverrideText&quot;:&quot;&quot;},&quot;citationTag&quot;:&quot;MENDELEY_CITATION_v3_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&quot;,&quot;citationItems&quot;:[{&quot;id&quot;:&quot;7b2baa07-c391-36d0-9c08-92024cb16ce4&quot;,&quot;itemData&quot;:{&quot;type&quot;:&quot;article-journal&quot;,&quot;id&quot;:&quot;7b2baa07-c391-36d0-9c08-92024cb16ce4&quot;,&quot;title&quot;:&quot;Evolution of Eukaryotic Centromeres by Drive and Suppression of Selfish Genetic Elements&quot;,&quot;author&quot;:[{&quot;family&quot;:&quot;Kumon&quot;,&quot;given&quot;:&quot;Tomohiro&quot;,&quot;parse-names&quot;:false,&quot;dropping-particle&quot;:&quot;&quot;,&quot;non-dropping-particle&quot;:&quot;&quot;},{&quot;family&quot;:&quot;Lampson&quot;,&quot;given&quot;:&quot;Michael A.&quot;,&quot;parse-names&quot;:false,&quot;dropping-particle&quot;:&quot;&quot;,&quot;non-dropping-particle&quot;:&quot;&quot;}],&quot;container-title&quot;:&quot;Seminars in cell &amp; developmental biology&quot;,&quot;container-title-short&quot;:&quot;Semin. Cell Dev. Biol.&quot;,&quot;accessed&quot;:{&quot;date-parts&quot;:[[2025,12,23]]},&quot;DOI&quot;:&quot;10.1016/J.SEMCDB.2022.03.026&quot;,&quot;ISSN&quot;:&quot;10963634&quot;,&quot;PMID&quot;:&quot;35346579&quot;,&quot;URL&quot;:&quot;https://pmc.ncbi.nlm.nih.gov/articles/PMC9232976/&quot;,&quot;issued&quot;:{&quot;date-parts&quot;:[[2022,8,1]]},&quot;page&quot;:&quot;51&quot;,&quot;abstract&quot;:&quot;Despite the universal requirement for faithful chromosome segregation, eukaryotic centromeres are rapidly evolving. It is hypothesized that rapid centromere evolution represents an evolutionary arms race between selfish genetic elements that drive, or propagate at the expense of organismal fitness, and mechanisms that suppress fitness costs. Selfish centromere DNA achieves preferential inheritance in female meiosis by recruiting more effector proteins that alter spindle microtubule interaction dynamics. Parallel pathways for effector recruitment are adaptively evolved to suppress functional differences between centromeres. Opportunities to drive are not limited to female meiosis, and selfish transposons, plasmids and B chromosomes also benefit by maximizing their inheritance. Rapid evolution of selfish genetic elements can diversify suppressor mechanisms in different species that may cause hybrid incompatibility.&quot;,&quot;publisher&quot;:&quot;Elsevier Ltd&quot;,&quot;volume&quot;:&quot;128&quot;},&quot;isTemporary&quot;:false}]},{&quot;citationID&quot;:&quot;MENDELEY_CITATION_3a6833b4-3585-4ee8-ba5c-6233db311a3e&quot;,&quot;properties&quot;:{&quot;noteIndex&quot;:0},&quot;isEdited&quot;:false,&quot;manualOverride&quot;:{&quot;isManuallyOverridden&quot;:false,&quot;citeprocText&quot;:&quot;[7]&quot;,&quot;manualOverrideText&quot;:&quot;&quot;},&quot;citationTag&quot;:&quot;MENDELEY_CITATION_v3_eyJjaXRhdGlvbklEIjoiTUVOREVMRVlfQ0lUQVRJT05fM2E2ODMzYjQtMzU4NS00ZWU4LWJhNWMtNjIzM2RiMzExYTNl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quot;,&quot;citationItems&quot;:[{&quot;id&quot;:&quot;d6a303d9-6971-3b68-aa27-fcd5e18a430a&quot;,&quot;itemData&quot;:{&quot;type&quot;:&quot;article-journal&quot;,&quot;id&quot;:&quot;d6a303d9-6971-3b68-aa27-fcd5e18a430a&quot;,&quot;title&quot;:&quot;Selfish genetic elements&quot;,&quot;author&quot;:[{&quot;family&quot;:&quot;Ågren&quot;,&quot;given&quot;:&quot;J. Arvid&quot;,&quot;parse-names&quot;:false,&quot;dropping-particle&quot;:&quot;&quot;,&quot;non-dropping-particle&quot;:&quot;&quot;},{&quot;family&quot;:&quot;Clark&quot;,&quot;given&quot;:&quot;Andrew G.&quot;,&quot;parse-names&quot;:false,&quot;dropping-particle&quot;:&quot;&quot;,&quot;non-dropping-particle&quot;:&quot;&quot;}],&quot;container-title&quot;:&quot;PLOS Genetics&quot;,&quot;container-title-short&quot;:&quot;PLoS Genet.&quot;,&quot;accessed&quot;:{&quot;date-parts&quot;:[[2025,12,19]]},&quot;DOI&quot;:&quot;10.1371/JOURNAL.PGEN.1007700&quot;,&quot;ISSN&quot;:&quot;1553-7404&quot;,&quot;PMID&quot;:&quot;30439939&quot;,&quot;URL&quot;:&quot;https://journals.plos.org/plosgenetics/article?id=10.1371/journal.pgen.1007700&quot;,&quot;issued&quot;:{&quot;date-parts&quot;:[[2018,11,1]]},&quot;page&quot;:&quot;e1007700&quot;,&quot;abstract&quot;:&quot;Selfish genetic elements (historically also referred to as selfish genes, ultra-selfish genes, selfish DNA, parasitic DNA, genomic outlaws) are genetic segments that can enhance their own transmission at the expense of other genes in the genome, even if this has no or a negative effect on organismal fitness. [1–6] Genomes have traditionally been viewed as cohesive units, with genes acting together to improve the fitness of the organism. However, when genes have some control over their own transmission, the rules can change, and so just like all social groups, genomes are vulnerable to selfish behaviour by their parts. Early observations of selfish genetic elements were made almost a century ago, but the topic did not get widespread attention until several decades later. Inspired by the gene-centred views of evolution popularized by George Williams[7] and Richard Dawkins,[8] two papers were published back-to-back in Nature in 1980—by Leslie Orgel and Francis Crick[9] and Ford Doolittle and Carmen Sapienza[10] respectively—introducing the concept of selfish genetic elements (at the time called “selfish DNA”) to the wider scientific community. Both papers emphasized that genes can spread in a population regardless of their effect on organismal fitness as long as they have a transmission advantage. Selfish genetic elements have now been described in most groups of organisms, and they demonstrate a remarkable diversity in the ways by which they promote their own transmission.[11] Though long dismissed as genetic curiosities, with little relevance for evolution, they are now recognized to affect a wide swath of biological processes, ranging from genome size and architecture to speciation.[12]&quot;,&quot;publisher&quot;:&quot;Public Library of Science&quot;,&quot;issue&quot;:&quot;11&quot;,&quot;volume&quot;:&quot;14&quot;},&quot;isTemporary&quot;:false}]},{&quot;citationID&quot;:&quot;MENDELEY_CITATION_19c968ef-643e-4911-b203-e58ca7e35fa0&quot;,&quot;properties&quot;:{&quot;noteIndex&quot;:0},&quot;isEdited&quot;:false,&quot;manualOverride&quot;:{&quot;isManuallyOverridden&quot;:false,&quot;citeprocText&quot;:&quot;[8,9]&quot;,&quot;manualOverrideText&quot;:&quot;&quot;},&quot;citationTag&quot;:&quot;MENDELEY_CITATION_v3_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&quot;,&quot;citationItems&quot;:[{&quot;id&quot;:&quot;eee137b1-fdf7-35c8-bcba-a7567cb97361&quot;,&quot;itemData&quot;:{&quot;type&quot;:&quot;article-journal&quot;,&quot;id&quot;:&quot;eee137b1-fdf7-35c8-bcba-a7567cb97361&quot;,&quot;title&quot;:&quot;Selfish DNA: the ultimate parasite&quot;,&quot;author&quot;:[{&quot;family&quot;:&quot;Orgel&quot;,&quot;given&quot;:&quot;L. E.&quot;,&quot;parse-names&quot;:false,&quot;dropping-particle&quot;:&quot;&quot;,&quot;non-dropping-particle&quot;:&quot;&quot;},{&quot;family&quot;:&quot;Crick&quot;,&quot;given&quot;:&quot;F. H.C.&quot;,&quot;parse-names&quot;:false,&quot;dropping-particle&quot;:&quot;&quot;,&quot;non-dropping-particle&quot;:&quot;&quot;}],&quot;container-title&quot;:&quot;Nature&quot;,&quot;container-title-short&quot;:&quot;Nature&quot;,&quot;accessed&quot;:{&quot;date-parts&quot;:[[2025,12,19]]},&quot;DOI&quot;:&quot;10.1038/284604A0&quot;,&quot;ISSN&quot;:&quot;0028-0836&quot;,&quot;PMID&quot;:&quot;7366731&quot;,&quot;URL&quot;:&quot;https://pubmed.ncbi.nlm.nih.gov/7366731/&quot;,&quot;issued&quot;:{&quot;date-parts&quot;:[[1980]]},&quot;page&quot;:&quot;604-607&quot;,&quot;abstract&quot;:&quot;The DNA of higher organisms usually falls into two classes, one specific and the other comparatively nonspecific. It seems plausible that most of the latter originated by the spreading of sequences which had little or no effect on the phenotype. We examine this idea from the point of view of the natural selection of preferred replicators within the genome. © 1980 Nature Publishing Group.&quot;,&quot;publisher&quot;:&quot;Nature&quot;,&quot;issue&quot;:&quot;5757&quot;,&quot;volume&quot;:&quot;284&quot;},&quot;isTemporary&quot;:false},{&quot;id&quot;:&quot;d64860e6-3588-35ae-bb76-e6cf245a968a&quot;,&quot;itemData&quot;:{&quot;type&quot;:&quot;article-journal&quot;,&quot;id&quot;:&quot;d64860e6-3588-35ae-bb76-e6cf245a968a&quot;,&quot;title&quot;:&quot;Selfish genes, the phenotype paradigm and genome evolution&quot;,&quot;author&quot;:[{&quot;family&quot;:&quot;Doolittle&quot;,&quot;given&quot;:&quot;W. Ford&quot;,&quot;parse-names&quot;:false,&quot;dropping-particle&quot;:&quot;&quot;,&quot;non-dropping-particle&quot;:&quot;&quot;},{&quot;family&quot;:&quot;Sapienza&quot;,&quot;given&quot;:&quot;Carmen&quot;,&quot;parse-names&quot;:false,&quot;dropping-particle&quot;:&quot;&quot;,&quot;non-dropping-particle&quot;:&quot;&quot;}],&quot;container-title&quot;:&quot;Nature&quot;,&quot;container-title-short&quot;:&quot;Nature&quot;,&quot;accessed&quot;:{&quot;date-parts&quot;:[[2025,12,19]]},&quot;DOI&quot;:&quot;10.1038/284601A0&quot;,&quot;ISSN&quot;:&quot;0028-0836&quot;,&quot;PMID&quot;:&quot;6245369&quot;,&quot;URL&quot;:&quot;https://pubmed.ncbi.nlm.nih.gov/6245369/&quot;,&quot;issued&quot;:{&quot;date-parts&quot;:[[1980]]},&quot;page&quot;:&quot;601-603&quot;,&quot;abstract&quot;:&quot;Natural selection operating within genomes will inevitably result in the appearance of DNAs with no phenotypic expression whose only 'function' is survival within genomes. Prokaryotic transposable elements and eukaryotic middle-repetitive sequences can be seen as such DNAs, and thus no phenotypic or evolutionary function need be assigned to them. © 1980 Nature Publishing Group.&quot;,&quot;publisher&quot;:&quot;Nature&quot;,&quot;issue&quot;:&quot;5757&quot;,&quot;volume&quot;:&quot;284&quot;},&quot;isTemporary&quot;:false}]},{&quot;citationID&quot;:&quot;MENDELEY_CITATION_a3a641cf-643b-4107-8704-7329f948e6eb&quot;,&quot;properties&quot;:{&quot;noteIndex&quot;:0},&quot;isEdited&quot;:false,&quot;manualOverride&quot;:{&quot;isManuallyOverridden&quot;:false,&quot;citeprocText&quot;:&quot;[7]&quot;,&quot;manualOverrideText&quot;:&quot;&quot;},&quot;citationTag&quot;:&quot;MENDELEY_CITATION_v3_eyJjaXRhdGlvbklEIjoiTUVOREVMRVlfQ0lUQVRJT05fYTNhNjQxY2YtNjQzYi00MTA3LTg3MDQtNzMyOWY5NDhlNmVi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quot;,&quot;citationItems&quot;:[{&quot;id&quot;:&quot;d6a303d9-6971-3b68-aa27-fcd5e18a430a&quot;,&quot;itemData&quot;:{&quot;type&quot;:&quot;article-journal&quot;,&quot;id&quot;:&quot;d6a303d9-6971-3b68-aa27-fcd5e18a430a&quot;,&quot;title&quot;:&quot;Selfish genetic elements&quot;,&quot;author&quot;:[{&quot;family&quot;:&quot;Ågren&quot;,&quot;given&quot;:&quot;J. Arvid&quot;,&quot;parse-names&quot;:false,&quot;dropping-particle&quot;:&quot;&quot;,&quot;non-dropping-particle&quot;:&quot;&quot;},{&quot;family&quot;:&quot;Clark&quot;,&quot;given&quot;:&quot;Andrew G.&quot;,&quot;parse-names&quot;:false,&quot;dropping-particle&quot;:&quot;&quot;,&quot;non-dropping-particle&quot;:&quot;&quot;}],&quot;container-title&quot;:&quot;PLOS Genetics&quot;,&quot;container-title-short&quot;:&quot;PLoS Genet.&quot;,&quot;accessed&quot;:{&quot;date-parts&quot;:[[2025,12,19]]},&quot;DOI&quot;:&quot;10.1371/JOURNAL.PGEN.1007700&quot;,&quot;ISSN&quot;:&quot;1553-7404&quot;,&quot;PMID&quot;:&quot;30439939&quot;,&quot;URL&quot;:&quot;https://journals.plos.org/plosgenetics/article?id=10.1371/journal.pgen.1007700&quot;,&quot;issued&quot;:{&quot;date-parts&quot;:[[2018,11,1]]},&quot;page&quot;:&quot;e1007700&quot;,&quot;abstract&quot;:&quot;Selfish genetic elements (historically also referred to as selfish genes, ultra-selfish genes, selfish DNA, parasitic DNA, genomic outlaws) are genetic segments that can enhance their own transmission at the expense of other genes in the genome, even if this has no or a negative effect on organismal fitness. [1–6] Genomes have traditionally been viewed as cohesive units, with genes acting together to improve the fitness of the organism. However, when genes have some control over their own transmission, the rules can change, and so just like all social groups, genomes are vulnerable to selfish behaviour by their parts. Early observations of selfish genetic elements were made almost a century ago, but the topic did not get widespread attention until several decades later. Inspired by the gene-centred views of evolution popularized by George Williams[7] and Richard Dawkins,[8] two papers were published back-to-back in Nature in 1980—by Leslie Orgel and Francis Crick[9] and Ford Doolittle and Carmen Sapienza[10] respectively—introducing the concept of selfish genetic elements (at the time called “selfish DNA”) to the wider scientific community. Both papers emphasized that genes can spread in a population regardless of their effect on organismal fitness as long as they have a transmission advantage. Selfish genetic elements have now been described in most groups of organisms, and they demonstrate a remarkable diversity in the ways by which they promote their own transmission.[11] Though long dismissed as genetic curiosities, with little relevance for evolution, they are now recognized to affect a wide swath of biological processes, ranging from genome size and architecture to speciation.[12]&quot;,&quot;publisher&quot;:&quot;Public Library of Science&quot;,&quot;issue&quot;:&quot;11&quot;,&quot;volume&quot;:&quot;14&quot;},&quot;isTemporary&quot;:false}]},{&quot;citationID&quot;:&quot;MENDELEY_CITATION_a176af41-eade-4b1a-8c01-f17c7f36b3dd&quot;,&quot;properties&quot;:{&quot;noteIndex&quot;:0},&quot;isEdited&quot;:false,&quot;manualOverride&quot;:{&quot;isManuallyOverridden&quot;:false,&quot;citeprocText&quot;:&quot;[7]&quot;,&quot;manualOverrideText&quot;:&quot;&quot;},&quot;citationTag&quot;:&quot;MENDELEY_CITATION_v3_eyJjaXRhdGlvbklEIjoiTUVOREVMRVlfQ0lUQVRJT05fYTE3NmFmNDEtZWFkZS00YjFhLThjMDEtZjE3YzdmMzZiM2Rk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quot;,&quot;citationItems&quot;:[{&quot;id&quot;:&quot;d6a303d9-6971-3b68-aa27-fcd5e18a430a&quot;,&quot;itemData&quot;:{&quot;type&quot;:&quot;article-journal&quot;,&quot;id&quot;:&quot;d6a303d9-6971-3b68-aa27-fcd5e18a430a&quot;,&quot;title&quot;:&quot;Selfish genetic elements&quot;,&quot;author&quot;:[{&quot;family&quot;:&quot;Ågren&quot;,&quot;given&quot;:&quot;J. Arvid&quot;,&quot;parse-names&quot;:false,&quot;dropping-particle&quot;:&quot;&quot;,&quot;non-dropping-particle&quot;:&quot;&quot;},{&quot;family&quot;:&quot;Clark&quot;,&quot;given&quot;:&quot;Andrew G.&quot;,&quot;parse-names&quot;:false,&quot;dropping-particle&quot;:&quot;&quot;,&quot;non-dropping-particle&quot;:&quot;&quot;}],&quot;container-title&quot;:&quot;PLOS Genetics&quot;,&quot;container-title-short&quot;:&quot;PLoS Genet.&quot;,&quot;accessed&quot;:{&quot;date-parts&quot;:[[2025,12,19]]},&quot;DOI&quot;:&quot;10.1371/JOURNAL.PGEN.1007700&quot;,&quot;ISSN&quot;:&quot;1553-7404&quot;,&quot;PMID&quot;:&quot;30439939&quot;,&quot;URL&quot;:&quot;https://journals.plos.org/plosgenetics/article?id=10.1371/journal.pgen.1007700&quot;,&quot;issued&quot;:{&quot;date-parts&quot;:[[2018,11,1]]},&quot;page&quot;:&quot;e1007700&quot;,&quot;abstract&quot;:&quot;Selfish genetic elements (historically also referred to as selfish genes, ultra-selfish genes, selfish DNA, parasitic DNA, genomic outlaws) are genetic segments that can enhance their own transmission at the expense of other genes in the genome, even if this has no or a negative effect on organismal fitness. [1–6] Genomes have traditionally been viewed as cohesive units, with genes acting together to improve the fitness of the organism. However, when genes have some control over their own transmission, the rules can change, and so just like all social groups, genomes are vulnerable to selfish behaviour by their parts. Early observations of selfish genetic elements were made almost a century ago, but the topic did not get widespread attention until several decades later. Inspired by the gene-centred views of evolution popularized by George Williams[7] and Richard Dawkins,[8] two papers were published back-to-back in Nature in 1980—by Leslie Orgel and Francis Crick[9] and Ford Doolittle and Carmen Sapienza[10] respectively—introducing the concept of selfish genetic elements (at the time called “selfish DNA”) to the wider scientific community. Both papers emphasized that genes can spread in a population regardless of their effect on organismal fitness as long as they have a transmission advantage. Selfish genetic elements have now been described in most groups of organisms, and they demonstrate a remarkable diversity in the ways by which they promote their own transmission.[11] Though long dismissed as genetic curiosities, with little relevance for evolution, they are now recognized to affect a wide swath of biological processes, ranging from genome size and architecture to speciation.[12]&quot;,&quot;publisher&quot;:&quot;Public Library of Science&quot;,&quot;issue&quot;:&quot;11&quot;,&quot;volume&quot;:&quot;14&quot;},&quot;isTemporary&quot;:false}]},{&quot;citationID&quot;:&quot;MENDELEY_CITATION_149bddc6-8ca2-4c6e-9cd6-6d6d83e6e7ef&quot;,&quot;properties&quot;:{&quot;noteIndex&quot;:0},&quot;isEdited&quot;:false,&quot;manualOverride&quot;:{&quot;isManuallyOverridden&quot;:false,&quot;citeprocText&quot;:&quot;[10]&quot;,&quot;manualOverrideText&quot;:&quot;&quot;},&quot;citationTag&quot;:&quot;MENDELEY_CITATION_v3_eyJjaXRhdGlvbklEIjoiTUVOREVMRVlfQ0lUQVRJT05fMTQ5YmRkYzYtOGNhMi00YzZlLTljZDYtNmQ2ZDgzZTZlN2Vm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quot;,&quot;citationItems&quot;:[{&quot;id&quot;:&quot;c783333c-23b3-3b23-aa15-35fb946a15d7&quot;,&quot;itemData&quot;:{&quot;type&quot;:&quot;article-journal&quot;,&quot;id&quot;:&quot;c783333c-23b3-3b23-aa15-35fb946a15d7&quot;,&quot;title&quot;:&quot;Selfish genetic elements, genetic conflict, and evolutionary innovation&quot;,&quot;author&quot;:[{&quot;family&quot;:&quot;Werren&quot;,&quot;given&quot;:&quot;John H.&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19]]},&quot;DOI&quot;:&quot;10.1073/PNAS.1102343108/ASSET/50080132-A6F1-46EA-87DA-DD4C39B4840C/ASSETS/GRAPHIC/PNAS.1102343108FIG01.JPEG&quot;,&quot;ISSN&quot;:&quot;10916490&quot;,&quot;URL&quot;:&quot;https://www.pnas.org/doi/abs/10.1073/pnas.1102343108&quot;,&quot;issued&quot;:{&quot;date-parts&quot;:[[2011,6,28]]},&quot;page&quot;:&quot;10863-10870&quot;,&quot;abstract&quot;:&quot;Genomes are vulnerable to selfish genetic elements (SGEs), which enhance their own transmission relative to the rest of an individual's genome but are neutral or harmful to the individual as a whole. As a result, genetic conflict occurs between SGEs and other genetic elements in the genome. There is growing evidence that SGEs, and the resulting genetic conflict, are an important motor for evolutionary change and innovation. In this review, the kinds of SGEs and their evolutionary consequences are described, including how these elements shape basic biological features, such as genome structure and gene regulation, evolution of new genes, origin of new species, and mechanisms of sex determination and development. The dynamics of SGEs are also considered, including possible \&quot;evolutionary functions\&quot; of SGEs.&quot;,&quot;publisher&quot;:&quot;National Academy of Sciences&quot;,&quot;issue&quot;:&quot;SUPPL. 2&quot;,&quot;volume&quot;:&quot;108&quot;},&quot;isTemporary&quot;:false}]},{&quot;citationID&quot;:&quot;MENDELEY_CITATION_4c9a1ec6-e64c-4d3a-ac53-845c192709e5&quot;,&quot;properties&quot;:{&quot;noteIndex&quot;:0},&quot;isEdited&quot;:false,&quot;manualOverride&quot;:{&quot;isManuallyOverridden&quot;:false,&quot;citeprocText&quot;:&quot;[10]&quot;,&quot;manualOverrideText&quot;:&quot;&quot;},&quot;citationTag&quot;:&quot;MENDELEY_CITATION_v3_eyJjaXRhdGlvbklEIjoiTUVOREVMRVlfQ0lUQVRJT05fNGM5YTFlYzYtZTY0Yy00ZDNhLWFjNTMtODQ1YzE5MjcwOWU1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quot;,&quot;citationItems&quot;:[{&quot;id&quot;:&quot;c783333c-23b3-3b23-aa15-35fb946a15d7&quot;,&quot;itemData&quot;:{&quot;type&quot;:&quot;article-journal&quot;,&quot;id&quot;:&quot;c783333c-23b3-3b23-aa15-35fb946a15d7&quot;,&quot;title&quot;:&quot;Selfish genetic elements, genetic conflict, and evolutionary innovation&quot;,&quot;author&quot;:[{&quot;family&quot;:&quot;Werren&quot;,&quot;given&quot;:&quot;John H.&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19]]},&quot;DOI&quot;:&quot;10.1073/PNAS.1102343108/ASSET/50080132-A6F1-46EA-87DA-DD4C39B4840C/ASSETS/GRAPHIC/PNAS.1102343108FIG01.JPEG&quot;,&quot;ISSN&quot;:&quot;10916490&quot;,&quot;URL&quot;:&quot;https://www.pnas.org/doi/abs/10.1073/pnas.1102343108&quot;,&quot;issued&quot;:{&quot;date-parts&quot;:[[2011,6,28]]},&quot;page&quot;:&quot;10863-10870&quot;,&quot;abstract&quot;:&quot;Genomes are vulnerable to selfish genetic elements (SGEs), which enhance their own transmission relative to the rest of an individual's genome but are neutral or harmful to the individual as a whole. As a result, genetic conflict occurs between SGEs and other genetic elements in the genome. There is growing evidence that SGEs, and the resulting genetic conflict, are an important motor for evolutionary change and innovation. In this review, the kinds of SGEs and their evolutionary consequences are described, including how these elements shape basic biological features, such as genome structure and gene regulation, evolution of new genes, origin of new species, and mechanisms of sex determination and development. The dynamics of SGEs are also considered, including possible \&quot;evolutionary functions\&quot; of SGEs.&quot;,&quot;publisher&quot;:&quot;National Academy of Sciences&quot;,&quot;issue&quot;:&quot;SUPPL. 2&quot;,&quot;volume&quot;:&quot;108&quot;},&quot;isTemporary&quot;:false}]},{&quot;citationID&quot;:&quot;MENDELEY_CITATION_da9f01ad-dd15-4c09-91a9-1ab4261b5079&quot;,&quot;properties&quot;:{&quot;noteIndex&quot;:0},&quot;isEdited&quot;:false,&quot;manualOverride&quot;:{&quot;isManuallyOverridden&quot;:false,&quot;citeprocText&quot;:&quot;[10]&quot;,&quot;manualOverrideText&quot;:&quot;&quot;},&quot;citationTag&quot;:&quot;MENDELEY_CITATION_v3_eyJjaXRhdGlvbklEIjoiTUVOREVMRVlfQ0lUQVRJT05fZGE5ZjAxYWQtZGQxNS00YzA5LTkxYTktMWFiNDI2MWI1MDc5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quot;,&quot;citationItems&quot;:[{&quot;id&quot;:&quot;c783333c-23b3-3b23-aa15-35fb946a15d7&quot;,&quot;itemData&quot;:{&quot;type&quot;:&quot;article-journal&quot;,&quot;id&quot;:&quot;c783333c-23b3-3b23-aa15-35fb946a15d7&quot;,&quot;title&quot;:&quot;Selfish genetic elements, genetic conflict, and evolutionary innovation&quot;,&quot;author&quot;:[{&quot;family&quot;:&quot;Werren&quot;,&quot;given&quot;:&quot;John H.&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19]]},&quot;DOI&quot;:&quot;10.1073/PNAS.1102343108/ASSET/50080132-A6F1-46EA-87DA-DD4C39B4840C/ASSETS/GRAPHIC/PNAS.1102343108FIG01.JPEG&quot;,&quot;ISSN&quot;:&quot;10916490&quot;,&quot;URL&quot;:&quot;https://www.pnas.org/doi/abs/10.1073/pnas.1102343108&quot;,&quot;issued&quot;:{&quot;date-parts&quot;:[[2011,6,28]]},&quot;page&quot;:&quot;10863-10870&quot;,&quot;abstract&quot;:&quot;Genomes are vulnerable to selfish genetic elements (SGEs), which enhance their own transmission relative to the rest of an individual's genome but are neutral or harmful to the individual as a whole. As a result, genetic conflict occurs between SGEs and other genetic elements in the genome. There is growing evidence that SGEs, and the resulting genetic conflict, are an important motor for evolutionary change and innovation. In this review, the kinds of SGEs and their evolutionary consequences are described, including how these elements shape basic biological features, such as genome structure and gene regulation, evolution of new genes, origin of new species, and mechanisms of sex determination and development. The dynamics of SGEs are also considered, including possible \&quot;evolutionary functions\&quot; of SGEs.&quot;,&quot;publisher&quot;:&quot;National Academy of Sciences&quot;,&quot;issue&quot;:&quot;SUPPL. 2&quot;,&quot;volume&quot;:&quot;108&quot;},&quot;isTemporary&quot;:false}]},{&quot;citationID&quot;:&quot;MENDELEY_CITATION_e24c3477-b545-4ac0-a7ec-47e07bbeba9e&quot;,&quot;properties&quot;:{&quot;noteIndex&quot;:0},&quot;isEdited&quot;:false,&quot;manualOverride&quot;:{&quot;isManuallyOverridden&quot;:false,&quot;citeprocText&quot;:&quot;[11]&quot;,&quot;manualOverrideText&quot;:&quot;&quot;},&quot;citationTag&quot;:&quot;MENDELEY_CITATION_v3_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&quot;,&quot;citationItems&quot;:[{&quot;id&quot;:&quot;64bf7892-880b-3bda-9298-1575a3b0b4f4&quot;,&quot;itemData&quot;:{&quot;type&quot;:&quot;article-journal&quot;,&quot;id&quot;:&quot;64bf7892-880b-3bda-9298-1575a3b0b4f4&quot;,&quot;title&quot;:&quot;Perspective: transposable elements, parasitic DNA, and genome evolution&quot;,&quot;author&quot;:[{&quot;family&quot;:&quot;Kidwell&quot;,&quot;given&quot;:&quot;Margaret G.&quot;,&quot;parse-names&quot;:false,&quot;dropping-particle&quot;:&quot;&quot;,&quot;non-dropping-particle&quot;:&quot;&quot;},{&quot;family&quot;:&quot;Lisch&quot;,&quot;given&quot;:&quot;Damon R.&quot;,&quot;parse-names&quot;:false,&quot;dropping-particle&quot;:&quot;&quot;,&quot;non-dropping-particle&quot;:&quot;&quot;}],&quot;container-title&quot;:&quot;Evolution; international journal of organic evolution&quot;,&quot;container-title-short&quot;:&quot;Evolution&quot;,&quot;accessed&quot;:{&quot;date-parts&quot;:[[2025,12,19]]},&quot;DOI&quot;:&quot;10.1111/J.0014-3820.2001.TB01268.X&quot;,&quot;ISSN&quot;:&quot;0014-3820&quot;,&quot;PMID&quot;:&quot;11263730&quot;,&quot;URL&quot;:&quot;https://pubmed.ncbi.nlm.nih.gov/11263730/&quot;,&quot;issued&quot;:{&quot;date-parts&quot;:[[2001]]},&quot;page&quot;:&quot;1-24&quot;,&quot;abstract&quot;:&quot;The nature of the role played by mobile elements in host genome evolution is reassessed considering numerous recent developments in many areas of biology. It is argued that easy popular appellations such as \&quot;selfish DNA\&quot; and \&quot;junk DNA\&quot; may be either inaccurate or misleading and that a more enlightened view of the transposable element-host relationship encompasses a continuum from extreme parasitism to mutualism. Transposable elements are potent, broad spectrum, endogenous mutators that are subject to the influence of chance as well as selection at several levels of biological organization. Of particular interest are transposable element traits that early evolve neutrally at the host level but at a later stage of evolution are co-opted for new host functions.&quot;,&quot;publisher&quot;:&quot;Evolution&quot;,&quot;issue&quot;:&quot;1&quot;,&quot;volume&quot;:&quot;55&quot;},&quot;isTemporary&quot;:false}]},{&quot;citationID&quot;:&quot;MENDELEY_CITATION_2b7e0da3-e230-491e-91bc-665cb999ce36&quot;,&quot;properties&quot;:{&quot;noteIndex&quot;:0},&quot;isEdited&quot;:false,&quot;manualOverride&quot;:{&quot;isManuallyOverridden&quot;:false,&quot;citeprocText&quot;:&quot;[12]&quot;,&quot;manualOverrideText&quot;:&quot;&quot;},&quot;citationTag&quot;:&quot;MENDELEY_CITATION_v3_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&quot;,&quot;citationItems&quot;:[{&quot;id&quot;:&quot;27545579-6350-3a4a-88c4-179046249a40&quot;,&quot;itemData&quot;:{&quot;type&quot;:&quot;article-journal&quot;,&quot;id&quot;:&quot;27545579-6350-3a4a-88c4-179046249a40&quot;,&quot;title&quot;:&quot;Evolutionary dynamics of transposable elements in a small RNA world&quot;,&quot;author&quot;:[{&quot;family&quot;:&quot;Blumenstiel&quot;,&quot;given&quot;:&quot;Justin P.&quot;,&quot;parse-names&quot;:false,&quot;dropping-particle&quot;:&quot;&quot;,&quot;non-dropping-particle&quot;:&quot;&quot;}],&quot;container-title&quot;:&quot;Trends in genetics : TIG&quot;,&quot;container-title-short&quot;:&quot;Trends Genet.&quot;,&quot;accessed&quot;:{&quot;date-parts&quot;:[[2025,12,19]]},&quot;DOI&quot;:&quot;10.1016/J.TIG.2010.10.003&quot;,&quot;ISSN&quot;:&quot;0168-9525&quot;,&quot;PMID&quot;:&quot;21074888&quot;,&quot;URL&quot;:&quot;https://pubmed.ncbi.nlm.nih.gov/21074888/&quot;,&quot;issued&quot;:{&quot;date-parts&quot;:[[2011,1]]},&quot;page&quot;:&quot;23-31&quot;,&quot;abstract&quot;:&quot;Transposable elements (TEs) are selfish elements that cause harmful mutations, contribute to the structure of regulatory networks and shape the architecture of genomes. Natural selection against their harmful effects has long been considered the dominant force limiting their spread. It is now clear that a genome defense system of RNA-mediated silencing also plays a crucial role in limiting TE proliferation. A full understanding of TE evolutionary dynamics must consider how these forces jointly determine their proliferation within genomes. Here I consider these forces from two perspectives - dynamics within populations and evolutionary games within the germline. The analysis of TE dynamics from these two perspectives promises to provide new insight into their role in evolution. © 2010 Elsevier Ltd.&quot;,&quot;publisher&quot;:&quot;Trends Genet&quot;,&quot;issue&quot;:&quot;1&quot;,&quot;volume&quot;:&quot;27&quot;},&quot;isTemporary&quot;:false}]},{&quot;citationID&quot;:&quot;MENDELEY_CITATION_a11e1e83-7fe7-4351-af69-dc26b6508d56&quot;,&quot;properties&quot;:{&quot;noteIndex&quot;:0},&quot;isEdited&quot;:false,&quot;manualOverride&quot;:{&quot;isManuallyOverridden&quot;:false,&quot;citeprocText&quot;:&quot;[7]&quot;,&quot;manualOverrideText&quot;:&quot;&quot;},&quot;citationTag&quot;:&quot;MENDELEY_CITATION_v3_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&quot;,&quot;citationItems&quot;:[{&quot;id&quot;:&quot;d6a303d9-6971-3b68-aa27-fcd5e18a430a&quot;,&quot;itemData&quot;:{&quot;type&quot;:&quot;article-journal&quot;,&quot;id&quot;:&quot;d6a303d9-6971-3b68-aa27-fcd5e18a430a&quot;,&quot;title&quot;:&quot;Selfish genetic elements&quot;,&quot;author&quot;:[{&quot;family&quot;:&quot;Ågren&quot;,&quot;given&quot;:&quot;J. Arvid&quot;,&quot;parse-names&quot;:false,&quot;dropping-particle&quot;:&quot;&quot;,&quot;non-dropping-particle&quot;:&quot;&quot;},{&quot;family&quot;:&quot;Clark&quot;,&quot;given&quot;:&quot;Andrew G.&quot;,&quot;parse-names&quot;:false,&quot;dropping-particle&quot;:&quot;&quot;,&quot;non-dropping-particle&quot;:&quot;&quot;}],&quot;container-title&quot;:&quot;PLOS Genetics&quot;,&quot;container-title-short&quot;:&quot;PLoS Genet.&quot;,&quot;accessed&quot;:{&quot;date-parts&quot;:[[2025,12,19]]},&quot;DOI&quot;:&quot;10.1371/JOURNAL.PGEN.1007700&quot;,&quot;ISSN&quot;:&quot;1553-7404&quot;,&quot;PMID&quot;:&quot;30439939&quot;,&quot;URL&quot;:&quot;https://journals.plos.org/plosgenetics/article?id=10.1371/journal.pgen.1007700&quot;,&quot;issued&quot;:{&quot;date-parts&quot;:[[2018,11,1]]},&quot;page&quot;:&quot;e1007700&quot;,&quot;abstract&quot;:&quot;Selfish genetic elements (historically also referred to as selfish genes, ultra-selfish genes, selfish DNA, parasitic DNA, genomic outlaws) are genetic segments that can enhance their own transmission at the expense of other genes in the genome, even if this has no or a negative effect on organismal fitness. [1–6] Genomes have traditionally been viewed as cohesive units, with genes acting together to improve the fitness of the organism. However, when genes have some control over their own transmission, the rules can change, and so just like all social groups, genomes are vulnerable to selfish behaviour by their parts. Early observations of selfish genetic elements were made almost a century ago, but the topic did not get widespread attention until several decades later. Inspired by the gene-centred views of evolution popularized by George Williams[7] and Richard Dawkins,[8] two papers were published back-to-back in Nature in 1980—by Leslie Orgel and Francis Crick[9] and Ford Doolittle and Carmen Sapienza[10] respectively—introducing the concept of selfish genetic elements (at the time called “selfish DNA”) to the wider scientific community. Both papers emphasized that genes can spread in a population regardless of their effect on organismal fitness as long as they have a transmission advantage. Selfish genetic elements have now been described in most groups of organisms, and they demonstrate a remarkable diversity in the ways by which they promote their own transmission.[11] Though long dismissed as genetic curiosities, with little relevance for evolution, they are now recognized to affect a wide swath of biological processes, ranging from genome size and architecture to speciation.[12]&quot;,&quot;publisher&quot;:&quot;Public Library of Science&quot;,&quot;issue&quot;:&quot;11&quot;,&quot;volume&quot;:&quot;14&quot;},&quot;isTemporary&quot;:false}]},{&quot;citationID&quot;:&quot;MENDELEY_CITATION_dd2abb22-adee-428a-b77b-f515a3356e5d&quot;,&quot;properties&quot;:{&quot;noteIndex&quot;:0},&quot;isEdited&quot;:false,&quot;manualOverride&quot;:{&quot;isManuallyOverridden&quot;:false,&quot;citeprocText&quot;:&quot;[10]&quot;,&quot;manualOverrideText&quot;:&quot;&quot;},&quot;citationTag&quot;:&quot;MENDELEY_CITATION_v3_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&quot;,&quot;citationItems&quot;:[{&quot;id&quot;:&quot;c783333c-23b3-3b23-aa15-35fb946a15d7&quot;,&quot;itemData&quot;:{&quot;type&quot;:&quot;article-journal&quot;,&quot;id&quot;:&quot;c783333c-23b3-3b23-aa15-35fb946a15d7&quot;,&quot;title&quot;:&quot;Selfish genetic elements, genetic conflict, and evolutionary innovation&quot;,&quot;author&quot;:[{&quot;family&quot;:&quot;Werren&quot;,&quot;given&quot;:&quot;John H.&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19]]},&quot;DOI&quot;:&quot;10.1073/PNAS.1102343108/ASSET/50080132-A6F1-46EA-87DA-DD4C39B4840C/ASSETS/GRAPHIC/PNAS.1102343108FIG01.JPEG&quot;,&quot;ISSN&quot;:&quot;10916490&quot;,&quot;URL&quot;:&quot;https://www.pnas.org/doi/abs/10.1073/pnas.1102343108&quot;,&quot;issued&quot;:{&quot;date-parts&quot;:[[2011,6,28]]},&quot;page&quot;:&quot;10863-10870&quot;,&quot;abstract&quot;:&quot;Genomes are vulnerable to selfish genetic elements (SGEs), which enhance their own transmission relative to the rest of an individual's genome but are neutral or harmful to the individual as a whole. As a result, genetic conflict occurs between SGEs and other genetic elements in the genome. There is growing evidence that SGEs, and the resulting genetic conflict, are an important motor for evolutionary change and innovation. In this review, the kinds of SGEs and their evolutionary consequences are described, including how these elements shape basic biological features, such as genome structure and gene regulation, evolution of new genes, origin of new species, and mechanisms of sex determination and development. The dynamics of SGEs are also considered, including possible \&quot;evolutionary functions\&quot; of SGEs.&quot;,&quot;publisher&quot;:&quot;National Academy of Sciences&quot;,&quot;issue&quot;:&quot;SUPPL. 2&quot;,&quot;volume&quot;:&quot;108&quot;},&quot;isTemporary&quot;:false}]},{&quot;citationID&quot;:&quot;MENDELEY_CITATION_a6140e65-1fa0-46bc-b6e7-b8f1594b5b67&quot;,&quot;properties&quot;:{&quot;noteIndex&quot;:0},&quot;isEdited&quot;:false,&quot;manualOverride&quot;:{&quot;isManuallyOverridden&quot;:false,&quot;citeprocText&quot;:&quot;[2]&quot;,&quot;manualOverrideText&quot;:&quot;&quot;},&quot;citationTag&quot;:&quot;MENDELEY_CITATION_v3_eyJjaXRhdGlvbklEIjoiTUVOREVMRVlfQ0lUQVRJT05fYTYxNDBlNjUtMWZhMC00NmJjLWI2ZTctYjhmMTU5NGI1YjY3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65b47098-b932-4c99-b408-8611d36f2d47&quot;,&quot;properties&quot;:{&quot;noteIndex&quot;:0},&quot;isEdited&quot;:false,&quot;manualOverride&quot;:{&quot;isManuallyOverridden&quot;:false,&quot;citeprocText&quot;:&quot;[2]&quot;,&quot;manualOverrideText&quot;:&quot;&quot;},&quot;citationTag&quot;:&quot;MENDELEY_CITATION_v3_eyJjaXRhdGlvbklEIjoiTUVOREVMRVlfQ0lUQVRJT05fNjViNDcwOTgtYjkzMi00Yzk5LWI0MDgtODYxMWQzNmYyZDQ3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f75093ee-1fd7-4a36-bcee-a677a94f10e0&quot;,&quot;properties&quot;:{&quot;noteIndex&quot;:0},&quot;isEdited&quot;:false,&quot;manualOverride&quot;:{&quot;isManuallyOverridden&quot;:false,&quot;citeprocText&quot;:&quot;[2]&quot;,&quot;manualOverrideText&quot;:&quot;&quot;},&quot;citationTag&quot;:&quot;MENDELEY_CITATION_v3_eyJjaXRhdGlvbklEIjoiTUVOREVMRVlfQ0lUQVRJT05fZjc1MDkzZWUtMWZkNy00YTM2LWJjZWUtYTY3N2E5NGYxMGUw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ca3468d1-3307-4b50-8d68-d60ff16e31f6&quot;,&quot;properties&quot;:{&quot;noteIndex&quot;:0},&quot;isEdited&quot;:false,&quot;manualOverride&quot;:{&quot;isManuallyOverridden&quot;:false,&quot;citeprocText&quot;:&quot;[2]&quot;,&quot;manualOverrideText&quot;:&quot;&quot;},&quot;citationTag&quot;:&quot;MENDELEY_CITATION_v3_eyJjaXRhdGlvbklEIjoiTUVOREVMRVlfQ0lUQVRJT05fY2EzNDY4ZDEtMzMwNy00YjUwLThkNjgtZDYwZmYxNmUzMWY2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f25e03f3-7e59-4246-bb33-8cebe536d7f1&quot;,&quot;properties&quot;:{&quot;noteIndex&quot;:0},&quot;isEdited&quot;:false,&quot;manualOverride&quot;:{&quot;isManuallyOverridden&quot;:false,&quot;citeprocText&quot;:&quot;[13–15]&quot;,&quot;manualOverrideText&quot;:&quot;&quot;},&quot;citationTag&quot;:&quot;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&quot;,&quot;citationItems&quot;:[{&quot;id&quot;:&quot;987d6032-c033-3ddf-9fe5-7ed0dc040448&quot;,&quot;itemData&quot;:{&quot;type&quot;:&quot;article-journal&quot;,&quot;id&quot;:&quot;987d6032-c033-3ddf-9fe5-7ed0dc040448&quot;,&quot;title&quot;:&quot;Transcription of a protein-coding gene on B chromosomes of the Siberian roe deer (Capreolus pygargus)&quot;,&quot;author&quot;:[{&quot;family&quot;:&quot;Trifonov&quot;,&quot;given&quot;:&quot;Vladimir A.&quot;,&quot;parse-names&quot;:false,&quot;dropping-particle&quot;:&quot;&quot;,&quot;non-dropping-particle&quot;:&quot;&quot;},{&quot;family&quot;:&quot;Dementyeva&quot;,&quot;given&quot;:&quot;Polina&quot;,&quot;parse-names&quot;:false,&quot;dropping-particle&quot;:&quot;V.&quot;,&quot;non-dropping-particle&quot;:&quot;&quot;},{&quot;family&quot;:&quot;Larkin&quot;,&quot;given&quot;:&quot;Denis M.&quot;,&quot;parse-names&quot;:false,&quot;dropping-particle&quot;:&quot;&quot;,&quot;non-dropping-particle&quot;:&quot;&quot;},{&quot;family&quot;:&quot;O'Brien&quot;,&quot;given&quot;:&quot;Patricia C.M.&quot;,&quot;parse-names&quot;:false,&quot;dropping-particle&quot;:&quot;&quot;,&quot;non-dropping-particle&quot;:&quot;&quot;},{&quot;family&quot;:&quot;Perelman&quot;,&quot;given&quot;:&quot;Polina L.&quot;,&quot;parse-names&quot;:false,&quot;dropping-particle&quot;:&quot;&quot;,&quot;non-dropping-particle&quot;:&quot;&quot;},{&quot;family&quot;:&quot;Yang&quot;,&quot;given&quot;:&quot;Fengtang&quot;,&quot;parse-names&quot;:false,&quot;dropping-particle&quot;:&quot;&quot;,&quot;non-dropping-particle&quot;:&quot;&quot;},{&quot;family&quot;:&quot;Ferguson-Smith&quot;,&quot;given&quot;:&quot;Malcolm A.&quot;,&quot;parse-names&quot;:false,&quot;dropping-particle&quot;:&quot;&quot;,&quot;non-dropping-particle&quot;:&quot;&quot;},{&quot;family&quot;:&quot;Graphodatsky&quot;,&quot;given&quot;:&quot;Alexander S.&quot;,&quot;parse-names&quot;:false,&quot;dropping-particle&quot;:&quot;&quot;,&quot;non-dropping-particle&quot;:&quot;&quot;}],&quot;container-title&quot;:&quot;BMC Biology&quot;,&quot;container-title-short&quot;:&quot;BMC Biol.&quot;,&quot;accessed&quot;:{&quot;date-parts&quot;:[[2025,12,18]]},&quot;DOI&quot;:&quot;10.1186/1741-7007-11-90/FIGURES/5&quot;,&quot;ISSN&quot;:&quot;17417007&quot;,&quot;PMID&quot;:&quot;23915065&quot;,&quot;URL&quot;:&quot;https://link.springer.com/article/10.1186/1741-7007-11-90&quot;,&quot;issued&quot;:{&quot;date-parts&quot;:[[2013,8,6]]},&quot;page&quot;:&quot;90-&quot;,&quot;abstract&quot;:&quot;Background: Most eukaryotic species represent stable karyotypes with a particular diploid number. B chromosomes are additional to standard karyotypes and may vary in size, number and morphology even between cells of the same individual. For many years it was generally believed that B chromosomes found in some plant, animal and fungi species lacked active genes. Recently, molecular cytogenetic studies showed the presence of additional copies of protein-coding genes on B chromosomes. However, the transcriptional activity of these genes remained elusive. We studied karyotypes of the Siberian roe deer (Capreolus pygargus) that possess up to 14 B chromosomes to investigate the presence and expression of genes on supernumerary chromosomes.Results: Here, we describe a 2 Mbp region homologous to cattle chromosome 3 and containing TNNI3K (partial), FPGT, LRRIQ3 and a large gene-sparse segment on B chromosomes of the Siberian roe deer. The presence of the copy of the autosomal region was demonstrated by B-specific cDNA analysis, PCR assisted mapping, cattle bacterial artificial chromosome (BAC) clone localization and quantitative polymerase chain reaction (qPCR). By comparative analysis of B-specific and non-B chromosomal sequences we discovered some B chromosome-specific mutations in protein-coding genes, which further enabled the detection of a FPGT-TNNI3K transcript expressed from duplicated genes located on B chromosomes in roe deer fibroblasts.Conclusions: Discovery of a large autosomal segment in all B chromosomes of the Siberian roe deer further corroborates the view of an autosomal origin for these elements. Detection of a B-derived transcript in fibroblasts implies that the protein coding sequences located on Bs are not fully inactivated. The origin, evolution and effect on host of B chromosomal genes seem to be similar to autosomal segmental duplications, which reinforces the view that supernumerary chromosomal elements might play an important role in genome evolution. © 2013 Trifonov et al.; licensee BioMed Central Ltd.&quot;,&quot;publisher&quot;:&quot;BioMed Central&quot;,&quot;issue&quot;:&quot;1&quot;,&quot;volume&quot;:&quot;11&quot;},&quot;isTemporary&quot;:false},{&quot;id&quot;:&quot;0730334d-3f95-329c-9240-e53f9012969b&quot;,&quot;itemData&quot;:{&quot;type&quot;:&quot;article-journal&quot;,&quot;id&quot;:&quot;0730334d-3f95-329c-9240-e53f9012969b&quot;,&quot;title&quot;:&quot;The proto-oncogene C-KIT maps to canid B-chromosomes&quot;,&quot;author&quot;:[{&quot;family&quot;:&quot;Graphodatsky&quot;,&quot;given&quot;:&quot;Alexander S.&quot;,&quot;parse-names&quot;:false,&quot;dropping-particle&quot;:&quot;&quot;,&quot;non-dropping-particle&quot;:&quot;&quot;},{&quot;family&quot;:&quot;Kukekova&quot;,&quot;given&quot;:&quot;Anna&quot;,&quot;parse-names&quot;:false,&quot;dropping-particle&quot;:&quot;V.&quot;,&quot;non-dropping-particle&quot;:&quot;&quot;},{&quot;family&quot;:&quot;Yudkin&quot;,&quot;given&quot;:&quot;Dmitry&quot;,&quot;parse-names&quot;:false,&quot;dropping-particle&quot;:&quot;V.&quot;,&quot;non-dropping-particle&quot;:&quot;&quot;},{&quot;family&quot;:&quot;Trifonov&quot;,&quot;given&quot;:&quot;Vladimir A.&quot;,&quot;parse-names&quot;:false,&quot;dropping-particle&quot;:&quot;&quot;,&quot;non-dropping-particle&quot;:&quot;&quot;},{&quot;family&quot;:&quot;Vorobieva&quot;,&quot;given&quot;:&quot;Nadezhda&quot;,&quot;parse-names&quot;:false,&quot;dropping-particle&quot;:&quot;V.&quot;,&quot;non-dropping-particle&quot;:&quot;&quot;},{&quot;family&quot;:&quot;Beklemisheva&quot;,&quot;given&quot;:&quot;Violetta R.&quot;,&quot;parse-names&quot;:false,&quot;dropping-particle&quot;:&quot;&quot;,&quot;non-dropping-particle&quot;:&quot;&quot;},{&quot;family&quot;:&quot;Perelman&quot;,&quot;given&quot;:&quot;Polina L.&quot;,&quot;parse-names&quot;:false,&quot;dropping-particle&quot;:&quot;&quot;,&quot;non-dropping-particle&quot;:&quot;&quot;},{&quot;family&quot;:&quot;Graphodatskaya&quot;,&quot;given&quot;:&quot;Daria A.&quot;,&quot;parse-names&quot;:false,&quot;dropping-particle&quot;:&quot;&quot;,&quot;non-dropping-particle&quot;:&quot;&quot;},{&quot;family&quot;:&quot;Trut&quot;,&quot;given&quot;:&quot;Lyudmila N.&quot;,&quot;parse-names&quot;:false,&quot;dropping-particle&quot;:&quot;&quot;,&quot;non-dropping-particle&quot;:&quot;&quot;},{&quot;family&quot;:&quot;Yang&quot;,&quot;given&quot;:&quot;Fengtang&quot;,&quot;parse-names&quot;:false,&quot;dropping-particle&quot;:&quot;&quot;,&quot;non-dropping-particle&quot;:&quot;&quot;},{&quot;family&quot;:&quot;Ferguson-Smith&quot;,&quot;given&quot;:&quot;Malcolm A.&quot;,&quot;parse-names&quot;:false,&quot;dropping-particle&quot;:&quot;&quot;,&quot;non-dropping-particle&quot;:&quot;&quot;},{&quot;family&quot;:&quot;Acland&quot;,&quot;given&quot;:&quot;Gregory M.&quot;,&quot;parse-names&quot;:false,&quot;dropping-particle&quot;:&quot;&quot;,&quot;non-dropping-particle&quot;:&quot;&quot;},{&quot;family&quot;:&quot;Aguirre&quot;,&quot;given&quot;:&quot;Gustavo D.&quot;,&quot;parse-names&quot;:false,&quot;dropping-particle&quot;:&quot;&quot;,&quot;non-dropping-particle&quot;:&quot;&quot;}],&quot;container-title&quot;:&quot;Chromosome Research&quot;,&quot;accessed&quot;:{&quot;date-parts&quot;:[[2025,12,18]]},&quot;DOI&quot;:&quot;10.1007/S10577-005-7474-9/METRICS&quot;,&quot;ISSN&quot;:&quot;09673849&quot;,&quot;PMID&quot;:&quot;15861301&quot;,&quot;URL&quot;:&quot;https://link.springer.com/article/10.1007/s10577-005-7474-9&quot;,&quot;issued&quot;:{&quot;date-parts&quot;:[[2005,1]]},&quot;page&quot;:&quot;113-122&quot;,&quot;abstract&quot;:&quot;Plant and animal karyotypes sometimes contain variable elements, that are referred to as additional or B-chromosomes. It is generally believed that B-chromosomes lack major genes and represent parasitic and selfish elements of a genome. Here we report, for the first time, the localization of a gene to B-chromosomes of mammals: red fox (Vulpes vulpes) and two subspecies of raccoon dog (Nyctereutes procyonoides). Identification of the proto-oncogene C-KIT on B-chromosomes of two Canidae species that diverged from a common ancestor more than 12.5 million years ago argues against the current view of B-chromosomes. Analyses of fox B-chromosomal C-KIT gene from a flow-sorted fox B-chromosome-specific library revealed the presence of intron-exon boundaries and high identity between sequenced regions of canine and fox B-chromosomal C-KIT copies. Identification of C-KIT gene on all B-chromosomes of two canid species provides new insight into the origin and evolution of supernumeraries and their potential role in the genome. © 2005 Springer.&quot;,&quot;publisher&quot;:&quot;Springer&quot;,&quot;issue&quot;:&quot;2&quot;,&quot;volume&quot;:&quot;13&quot;,&quot;container-title-short&quot;:&quot;&quot;},&quot;isTemporary&quot;:false},{&quot;id&quot;:&quot;5bb8e89a-7dd2-3fe8-a60b-f862c58baf20&quot;,&quot;itemData&quot;:{&quot;type&quot;:&quot;article-journal&quot;,&quot;id&quot;:&quot;5bb8e89a-7dd2-3fe8-a60b-f862c58baf20&quot;,&quot;title&quot;:&quot;Anchoring the dog to its relatives reveals new evolutionary breakpoints across 11 species of the Canidae and provides new clues for the role of B chromosomes&quot;,&quot;author&quot;:[{&quot;family&quot;:&quot;Duke Becker&quot;,&quot;given&quot;:&quot;Shannon E.&quot;,&quot;parse-names&quot;:false,&quot;dropping-particle&quot;:&quot;&quot;,&quot;non-dropping-particle&quot;:&quot;&quot;},{&quot;family&quot;:&quot;Thomas&quot;,&quot;given&quot;:&quot;Rachael&quot;,&quot;parse-names&quot;:false,&quot;dropping-particle&quot;:&quot;&quot;,&quot;non-dropping-particle&quot;:&quot;&quot;},{&quot;family&quot;:&quot;Trifonov&quot;,&quot;given&quot;:&quot;Vladimir A.&quot;,&quot;parse-names&quot;:false,&quot;dropping-particle&quot;:&quot;&quot;,&quot;non-dropping-particle&quot;:&quot;&quot;},{&quot;family&quot;:&quot;Wayne&quot;,&quot;given&quot;:&quot;Robert K.&quot;,&quot;parse-names&quot;:false,&quot;dropping-particle&quot;:&quot;&quot;,&quot;non-dropping-particle&quot;:&quot;&quot;},{&quot;family&quot;:&quot;Graphodatsky&quot;,&quot;given&quot;:&quot;Alexander S.&quot;,&quot;parse-names&quot;:false,&quot;dropping-particle&quot;:&quot;&quot;,&quot;non-dropping-particle&quot;:&quot;&quot;},{&quot;family&quot;:&quot;Breen&quot;,&quot;given&quot;:&quot;Matthew&quot;,&quot;parse-names&quot;:false,&quot;dropping-particle&quot;:&quot;&quot;,&quot;non-dropping-particle&quot;:&quot;&quot;}],&quot;container-title&quot;:&quot;Chromosome Research&quot;,&quot;accessed&quot;:{&quot;date-parts&quot;:[[2025,12,18]]},&quot;DOI&quot;:&quot;10.1007/S10577-011-9233-4/FIGURES/12&quot;,&quot;ISSN&quot;:&quot;09673849&quot;,&quot;PMID&quot;:&quot;21947954&quot;,&quot;URL&quot;:&quot;https://link.springer.com/article/10.1007/s10577-011-9233-4&quot;,&quot;issued&quot;:{&quot;date-parts&quot;:[[2011,8,27]]},&quot;page&quot;:&quot;685-708&quot;,&quot;abstract&quot;:&quot;The emergence of genome-integrated molecular cytogenetic resources allows for comprehensive comparative analysis of gross karyotype architecture across related species. The identification of evolutionarily conserved chromosome segment (ECCS) boundaries provides deeper insight into the process of chromosome evolution associated with speciation. We evaluated the genome-wide distribution and relative orientation of ECCSs in three wild canid species with diverse karyotypes (red fox, Chinese raccoon dog, and gray fox). Chromosomespecific panels of dog genome-integrated bacterial artificial chromosome (BAC) clones spaced at ∼10-Mb intervals were used in fluorescence in situ hybridization analysis to construct integrated physical genome maps of these three species. Conserved evolutionary breakpoint regions (EBRs) shared between their karyotypes were refined across these and eight additional wild canid species using targeted BAC panels spaced at ∼1-Mb intervals. Our findings suggest that the EBRs associated with speciation in the Canidae are compatible with recent phylogenetic groupings and provide evidence that these breakpoints are also recurrently associated with spontaneous canine cancers. We identified several regions of domestic dog sequence that share homology with canid B chromosomes, including additional cancer-associated genes, suggesting that these supernumerary elements may represent more than inert passengers within the cell. We propose that the complex karyotype rearrangements associated with speciation of the Canidae reflect unstable chromosome regions described by the fragile breakage model. © 2011 Springer Science+Business Media B.V.&quot;,&quot;publisher&quot;:&quot;Springer&quot;,&quot;issue&quot;:&quot;6&quot;,&quot;volume&quot;:&quot;19&quot;,&quot;container-title-short&quot;:&quot;&quot;},&quot;isTemporary&quot;:false}]},{&quot;citationID&quot;:&quot;MENDELEY_CITATION_90a24fea-f26f-4f48-9545-8c3aa2d1b62a&quot;,&quot;properties&quot;:{&quot;noteIndex&quot;:0},&quot;isEdited&quot;:false,&quot;manualOverride&quot;:{&quot;isManuallyOverridden&quot;:false,&quot;citeprocText&quot;:&quot;[16]&quot;,&quot;manualOverrideText&quot;:&quot;&quot;},&quot;citationTag&quot;:&quot;MENDELEY_CITATION_v3_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&quot;,&quot;citationItems&quot;:[{&quot;id&quot;:&quot;5d685d3d-9bab-3e74-89c9-92cb702133bb&quot;,&quot;itemData&quot;:{&quot;type&quot;:&quot;article-journal&quot;,&quot;id&quot;:&quot;5d685d3d-9bab-3e74-89c9-92cb702133bb&quot;,&quot;title&quot;:&quot;PSR (paternal sex ratio) chromosomes: the ultimate selfish genetic elements&quot;,&quot;author&quot;:[{&quot;family&quot;:&quot;Werren&quot;,&quot;given&quot;:&quot;John H.&quot;,&quot;parse-names&quot;:false,&quot;dropping-particle&quot;:&quot;&quot;,&quot;non-dropping-particle&quot;:&quot;&quot;},{&quot;family&quot;:&quot;Stouthamer&quot;,&quot;given&quot;:&quot;Richard&quot;,&quot;parse-names&quot;:false,&quot;dropping-particle&quot;:&quot;&quot;,&quot;non-dropping-particle&quot;:&quot;&quot;}],&quot;container-title&quot;:&quot;Genetica&quot;,&quot;container-title-short&quot;:&quot;Genetica&quot;,&quot;accessed&quot;:{&quot;date-parts&quot;:[[2025,12,19]]},&quot;DOI&quot;:&quot;10.1023/A:1022368700752&quot;,&quot;ISSN&quot;:&quot;0016-6707&quot;,&quot;PMID&quot;:&quot;12656576&quot;,&quot;URL&quot;:&quot;https://pubmed.ncbi.nlm.nih.gov/12656576/&quot;,&quot;issued&quot;:{&quot;date-parts&quot;:[[2003,1]]},&quot;page&quot;:&quot;85-101&quot;,&quot;abstract&quot;:&quot;PSR (paternal sex ratio) chromosomes are a type of supernumerary (or B) chromosomes that occur in haplodiploid arthropods. They are transmitted through sperm but then cause loss of the paternal chromosomes (except themselves) early in development. As a result, PSR chromosomes convert diploid fertilized eggs (which would normally develop into females) into haploid males that carry a PSR chromosome. Because they act by completely eliminating the haploid genome of their 'hosts', PSR chromosomes are the most extreme form of selfish or parasitic DNA known. PSR was originally described in the parasitic wasp Nasonia vitripennis (Pteromalidae). A second PSR chromosome has been found in Trichogramma kaykai, an egg parasitoid from a different family of Hymenoptera (Trichogrammatidae). We argue that PSR chromosomes are likely to be widespread in haplodiploid organisms, but have so far gone under reported due to a paucity of population genetic studies in haplodiploids. We describe the two known PSR systems and related phenomena, and models indicating the conditions conducive to increase of PSR like chromosomes in haplodiploids.&quot;,&quot;publisher&quot;:&quot;Genetica&quot;,&quot;issue&quot;:&quot;1&quot;,&quot;volume&quot;:&quot;117&quot;},&quot;isTemporary&quot;:false}]},{&quot;citationID&quot;:&quot;MENDELEY_CITATION_89f6eb96-1b9d-4225-8464-5c5543ca2b7c&quot;,&quot;properties&quot;:{&quot;noteIndex&quot;:0},&quot;isEdited&quot;:false,&quot;manualOverride&quot;:{&quot;isManuallyOverridden&quot;:false,&quot;citeprocText&quot;:&quot;[2]&quot;,&quot;manualOverrideText&quot;:&quot;&quot;},&quot;citationTag&quot;:&quot;MENDELEY_CITATION_v3_eyJjaXRhdGlvbklEIjoiTUVOREVMRVlfQ0lUQVRJT05fODlmNmViOTYtMWI5ZC00MjI1LTg0NjQtNWM1NTQzY2EyYjd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7e901f69-a98a-48cd-85c5-bfb336aa5b2d&quot;,&quot;properties&quot;:{&quot;noteIndex&quot;:0},&quot;isEdited&quot;:false,&quot;manualOverride&quot;:{&quot;isManuallyOverridden&quot;:false,&quot;citeprocText&quot;:&quot;[17]&quot;,&quot;manualOverrideText&quot;:&quot;&quot;},&quot;citationTag&quot;:&quot;MENDELEY_CITATION_v3_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&quot;,&quot;citationItems&quot;:[{&quot;id&quot;:&quot;dacc3afc-5a24-3a1f-baa0-464e7067f139&quot;,&quot;itemData&quot;:{&quot;type&quot;:&quot;article-journal&quot;,&quot;id&quot;:&quot;dacc3afc-5a24-3a1f-baa0-464e7067f139&quot;,&quot;title&quot;:&quot;B Chromosomes in Populations of Mammals Revisited&quot;,&quot;author&quot;:[{&quot;family&quot;:&quot;Vujošević&quot;,&quot;given&quot;:&quot;Mladen&quot;,&quot;parse-names&quot;:false,&quot;dropping-particle&quot;:&quot;&quot;,&quot;non-dropping-particle&quot;:&quot;&quot;},{&quot;family&quot;:&quot;Rajičić&quot;,&quot;given&quot;:&quot;Marija&quot;,&quot;parse-names&quot;:false,&quot;dropping-particle&quot;:&quot;&quot;,&quot;non-dropping-particle&quot;:&quot;&quot;},{&quot;family&quot;:&quot;Blagojević&quot;,&quot;given&quot;:&quot;Jelena&quot;,&quot;parse-names&quot;:false,&quot;dropping-particle&quot;:&quot;&quot;,&quot;non-dropping-particle&quot;:&quot;&quot;}],&quot;container-title&quot;:&quot;Genes 2018, Vol. 9, Page 487&quot;,&quot;accessed&quot;:{&quot;date-parts&quot;:[[2025,12,20]]},&quot;DOI&quot;:&quot;10.3390/GENES9100487&quot;,&quot;ISSN&quot;:&quot;2073-4425&quot;,&quot;URL&quot;:&quot;https://www.mdpi.com/2073-4425/9/10/487/htm&quot;,&quot;issued&quot;:{&quot;date-parts&quot;:[[2018,10,9]]},&quot;page&quot;:&quot;487&quot;,&quot;abstract&quot;:&quot;The study of B chromosomes (Bs) started more than a century ago, while their presence in mammals dates since 1965. As the past two decades have seen huge progress in application of molecular techniques, we decided to throw a glance on new data on Bs in mammals and to review them. We listed 85 mammals with Bs that make 1.94% of karyotypically studied species. Contrary to general view, a typical B chromosome in mammals appears both as sub- or metacentric that is the same size as small chromosomes of standard complement. Both karyotypically stable and unstable species possess Bs. The presence of Bs in certain species influences the cell division, the degree of recombination, the development, a number of quantitative characteristics, the host-parasite interactions and their behaviour. There is at least some data on molecular structure of Bs recorded in nearly a quarter of species. Nevertheless, a more detailed molecular composition of Bs presently known for six mammalian species, confirms the presence of protein coding genes, and the transcriptional activity for some of them. Therefore, the idea that Bs are inert is outdated, but the role of Bs is yet to be determined. The maintenance of Bs is obviously not the same for all species, so the current models must be adapted while bearing in mind that Bs are not inactive as it was once thought.&quot;,&quot;publisher&quot;:&quot;Multidisciplinary Digital Publishing Institute&quot;,&quot;issue&quot;:&quot;10&quot;,&quot;volume&quot;:&quot;9&quot;,&quot;container-title-short&quot;:&quot;&quot;},&quot;isTemporary&quot;:false}]},{&quot;citationID&quot;:&quot;MENDELEY_CITATION_4133b50e-486e-4aa1-9cba-5d28b19a469c&quot;,&quot;properties&quot;:{&quot;noteIndex&quot;:0},&quot;isEdited&quot;:false,&quot;manualOverride&quot;:{&quot;isManuallyOverridden&quot;:false,&quot;citeprocText&quot;:&quot;[2]&quot;,&quot;manualOverrideText&quot;:&quot;&quot;},&quot;citationTag&quot;:&quot;MENDELEY_CITATION_v3_eyJjaXRhdGlvbklEIjoiTUVOREVMRVlfQ0lUQVRJT05fNDEzM2I1MGUtNDg2ZS00YWExLTljYmEtNWQyOGIxOWE0Njl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cf3198d4-3e85-4ed7-87fb-9d0f1d03eb46&quot;,&quot;properties&quot;:{&quot;noteIndex&quot;:0},&quot;isEdited&quot;:false,&quot;manualOverride&quot;:{&quot;isManuallyOverridden&quot;:false,&quot;citeprocText&quot;:&quot;[2]&quot;,&quot;manualOverrideText&quot;:&quot;&quot;},&quot;citationTag&quot;:&quot;MENDELEY_CITATION_v3_eyJjaXRhdGlvbklEIjoiTUVOREVMRVlfQ0lUQVRJT05fY2YzMTk4ZDQtM2U4NS00ZWQ3LTg3ZmItOWQwZjFkMDNlYjQ2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ff6b8add-907f-4fc7-8564-0fde7a80aea7&quot;,&quot;properties&quot;:{&quot;noteIndex&quot;:0},&quot;isEdited&quot;:false,&quot;manualOverride&quot;:{&quot;isManuallyOverridden&quot;:false,&quot;citeprocText&quot;:&quot;[2]&quot;,&quot;manualOverrideText&quot;:&quot;&quot;},&quot;citationTag&quot;:&quot;MENDELEY_CITATION_v3_eyJjaXRhdGlvbklEIjoiTUVOREVMRVlfQ0lUQVRJT05fZmY2YjhhZGQtOTA3Zi00ZmM3LTg1NjQtMGZkZTdhODBhZWE3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9539b4a0-9254-44b3-9984-ac89b7c9c8ec&quot;,&quot;properties&quot;:{&quot;noteIndex&quot;:0},&quot;isEdited&quot;:false,&quot;manualOverride&quot;:{&quot;isManuallyOverridden&quot;:false,&quot;citeprocText&quot;:&quot;[2]&quot;,&quot;manualOverrideText&quot;:&quot;&quot;},&quot;citationTag&quot;:&quot;MENDELEY_CITATION_v3_eyJjaXRhdGlvbklEIjoiTUVOREVMRVlfQ0lUQVRJT05fOTUzOWI0YTAtOTI1NC00NGIzLTk5ODQtYWM4OWI3YzljOGVj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94ed36fe-3630-4c67-ace5-a10c4b515249&quot;,&quot;properties&quot;:{&quot;noteIndex&quot;:0},&quot;isEdited&quot;:false,&quot;manualOverride&quot;:{&quot;isManuallyOverridden&quot;:false,&quot;citeprocText&quot;:&quot;[2]&quot;,&quot;manualOverrideText&quot;:&quot;&quot;},&quot;citationTag&quot;:&quot;MENDELEY_CITATION_v3_eyJjaXRhdGlvbklEIjoiTUVOREVMRVlfQ0lUQVRJT05fOTRlZDM2ZmUtMzYzMC00YzY3LWFjZTUtYTEwYzRiNTE1MjQ5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14d37bb4-607b-4706-96ba-8441ff255962&quot;,&quot;properties&quot;:{&quot;noteIndex&quot;:0},&quot;isEdited&quot;:false,&quot;manualOverride&quot;:{&quot;isManuallyOverridden&quot;:false,&quot;citeprocText&quot;:&quot;[17]&quot;,&quot;manualOverrideText&quot;:&quot;&quot;},&quot;citationTag&quot;:&quot;MENDELEY_CITATION_v3_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&quot;,&quot;citationItems&quot;:[{&quot;id&quot;:&quot;dacc3afc-5a24-3a1f-baa0-464e7067f139&quot;,&quot;itemData&quot;:{&quot;type&quot;:&quot;article-journal&quot;,&quot;id&quot;:&quot;dacc3afc-5a24-3a1f-baa0-464e7067f139&quot;,&quot;title&quot;:&quot;B Chromosomes in Populations of Mammals Revisited&quot;,&quot;author&quot;:[{&quot;family&quot;:&quot;Vujošević&quot;,&quot;given&quot;:&quot;Mladen&quot;,&quot;parse-names&quot;:false,&quot;dropping-particle&quot;:&quot;&quot;,&quot;non-dropping-particle&quot;:&quot;&quot;},{&quot;family&quot;:&quot;Rajičić&quot;,&quot;given&quot;:&quot;Marija&quot;,&quot;parse-names&quot;:false,&quot;dropping-particle&quot;:&quot;&quot;,&quot;non-dropping-particle&quot;:&quot;&quot;},{&quot;family&quot;:&quot;Blagojević&quot;,&quot;given&quot;:&quot;Jelena&quot;,&quot;parse-names&quot;:false,&quot;dropping-particle&quot;:&quot;&quot;,&quot;non-dropping-particle&quot;:&quot;&quot;}],&quot;container-title&quot;:&quot;Genes 2018, Vol. 9, Page 487&quot;,&quot;accessed&quot;:{&quot;date-parts&quot;:[[2025,12,20]]},&quot;DOI&quot;:&quot;10.3390/GENES9100487&quot;,&quot;ISSN&quot;:&quot;2073-4425&quot;,&quot;URL&quot;:&quot;https://www.mdpi.com/2073-4425/9/10/487/htm&quot;,&quot;issued&quot;:{&quot;date-parts&quot;:[[2018,10,9]]},&quot;page&quot;:&quot;487&quot;,&quot;abstract&quot;:&quot;The study of B chromosomes (Bs) started more than a century ago, while their presence in mammals dates since 1965. As the past two decades have seen huge progress in application of molecular techniques, we decided to throw a glance on new data on Bs in mammals and to review them. We listed 85 mammals with Bs that make 1.94% of karyotypically studied species. Contrary to general view, a typical B chromosome in mammals appears both as sub- or metacentric that is the same size as small chromosomes of standard complement. Both karyotypically stable and unstable species possess Bs. The presence of Bs in certain species influences the cell division, the degree of recombination, the development, a number of quantitative characteristics, the host-parasite interactions and their behaviour. There is at least some data on molecular structure of Bs recorded in nearly a quarter of species. Nevertheless, a more detailed molecular composition of Bs presently known for six mammalian species, confirms the presence of protein coding genes, and the transcriptional activity for some of them. Therefore, the idea that Bs are inert is outdated, but the role of Bs is yet to be determined. The maintenance of Bs is obviously not the same for all species, so the current models must be adapted while bearing in mind that Bs are not inactive as it was once thought.&quot;,&quot;publisher&quot;:&quot;Multidisciplinary Digital Publishing Institute&quot;,&quot;issue&quot;:&quot;10&quot;,&quot;volume&quot;:&quot;9&quot;,&quot;container-title-short&quot;:&quot;&quot;},&quot;isTemporary&quot;:false}]},{&quot;citationID&quot;:&quot;MENDELEY_CITATION_ec9ab132-a8c3-4be8-b904-f689b62e2fb0&quot;,&quot;properties&quot;:{&quot;noteIndex&quot;:0},&quot;isEdited&quot;:false,&quot;manualOverride&quot;:{&quot;isManuallyOverridden&quot;:false,&quot;citeprocText&quot;:&quot;[5]&quot;,&quot;manualOverrideText&quot;:&quot;&quot;},&quot;citationTag&quot;:&quot;MENDELEY_CITATION_v3_eyJjaXRhdGlvbklEIjoiTUVOREVMRVlfQ0lUQVRJT05fZWM5YWIxMzItYThjMy00YmU4LWI5MDQtZjY4OWI2MmUyZmIw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fcac3bbd-c38d-4e7c-b0b3-8ad31206780b&quot;,&quot;properties&quot;:{&quot;noteIndex&quot;:0},&quot;isEdited&quot;:false,&quot;manualOverride&quot;:{&quot;isManuallyOverridden&quot;:false,&quot;citeprocText&quot;:&quot;[18]&quot;,&quot;manualOverrideText&quot;:&quot;&quot;},&quot;citationTag&quot;:&quot;MENDELEY_CITATION_v3_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&quot;,&quot;citationItems&quot;:[{&quot;id&quot;:&quot;4f72946c-9bdc-313d-8181-d0e4832203dc&quot;,&quot;itemData&quot;:{&quot;type&quot;:&quot;article-journal&quot;,&quot;id&quot;:&quot;4f72946c-9bdc-313d-8181-d0e4832203dc&quot;,&quot;title&quot;:&quot;B chromosomes in populations of mammals&quot;,&quot;author&quot;:[{&quot;family&quot;:&quot;Vujošević&quot;,&quot;given&quot;:&quot;M.&quot;,&quot;parse-names&quot;:false,&quot;dropping-particle&quot;:&quot;&quot;,&quot;non-dropping-particle&quot;:&quot;&quot;},{&quot;family&quot;:&quot;Blagojević&quot;,&quot;given&quot;:&quot;J.&quot;,&quot;parse-names&quot;:false,&quot;dropping-particle&quot;:&quot;&quot;,&quot;non-dropping-particle&quot;:&quot;&quot;}],&quot;container-title&quot;:&quot;Cytogenetic and genome research&quot;,&quot;container-title-short&quot;:&quot;Cytogenet. Genome Res.&quot;,&quot;accessed&quot;:{&quot;date-parts&quot;:[[2025,12,20]]},&quot;DOI&quot;:&quot;10.1159/000079295&quot;,&quot;ISSN&quot;:&quot;1424-859X&quot;,&quot;PMID&quot;:&quot;15292599&quot;,&quot;URL&quot;:&quot;https://pubmed.ncbi.nlm.nih.gov/15292599/&quot;,&quot;issued&quot;:{&quot;date-parts&quot;:[[2004]]},&quot;page&quot;:&quot;247-256&quot;,&quot;abstract&quot;:&quot;B chromosomes (Bs) have been found in 55 out of 4629 living species of mammals. The summarized data show great variability in types of mammalian Bs, including differences in size, shape and molecular composition. This variability extends to the origin, mode of transmission and population dynamics. In general, B chromosomes in mammals do not differ from Bs found in other animal or plant species, but some peculiarities do exist. Most species in which Bs are found are widespread. Some data support the view that Bs may contribute to the successful expansion of some of these species, but it is possible that Bs are just more easily scored in them due to their frequent occurrence. Most of these species are also characterized by cycling fluctuations of abundance and characteristic social organization that produce conditions favorable for Bs to spread. All areas of research on Bs in mammals suffer from lack of data, emphasizing the necessity for intensified research on the molecular structure and ways of maintenance of Bs in populations. Copyright © 2004 S. Karger AG, Basel.&quot;,&quot;publisher&quot;:&quot;Cytogenet Genome Res&quot;,&quot;issue&quot;:&quot;2-4&quot;,&quot;volume&quot;:&quot;106&quot;},&quot;isTemporary&quot;:false}]},{&quot;citationID&quot;:&quot;MENDELEY_CITATION_51f83c27-b986-46a6-970d-f77343f6f504&quot;,&quot;properties&quot;:{&quot;noteIndex&quot;:0},&quot;isEdited&quot;:false,&quot;manualOverride&quot;:{&quot;isManuallyOverridden&quot;:false,&quot;citeprocText&quot;:&quot;[2]&quot;,&quot;manualOverrideText&quot;:&quot;&quot;},&quot;citationTag&quot;:&quot;MENDELEY_CITATION_v3_eyJjaXRhdGlvbklEIjoiTUVOREVMRVlfQ0lUQVRJT05fNTFmODNjMjctYjk4Ni00NmE2LTk3MGQtZjc3MzQzZjZmNTA0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08ad7b87-0c97-475d-9bc6-45ddccf3f4e7&quot;,&quot;properties&quot;:{&quot;noteIndex&quot;:0},&quot;isEdited&quot;:false,&quot;manualOverride&quot;:{&quot;isManuallyOverridden&quot;:false,&quot;citeprocText&quot;:&quot;[18]&quot;,&quot;manualOverrideText&quot;:&quot;&quot;},&quot;citationTag&quot;:&quot;MENDELEY_CITATION_v3_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&quot;,&quot;citationItems&quot;:[{&quot;id&quot;:&quot;4f72946c-9bdc-313d-8181-d0e4832203dc&quot;,&quot;itemData&quot;:{&quot;type&quot;:&quot;article-journal&quot;,&quot;id&quot;:&quot;4f72946c-9bdc-313d-8181-d0e4832203dc&quot;,&quot;title&quot;:&quot;B chromosomes in populations of mammals&quot;,&quot;author&quot;:[{&quot;family&quot;:&quot;Vujošević&quot;,&quot;given&quot;:&quot;M.&quot;,&quot;parse-names&quot;:false,&quot;dropping-particle&quot;:&quot;&quot;,&quot;non-dropping-particle&quot;:&quot;&quot;},{&quot;family&quot;:&quot;Blagojević&quot;,&quot;given&quot;:&quot;J.&quot;,&quot;parse-names&quot;:false,&quot;dropping-particle&quot;:&quot;&quot;,&quot;non-dropping-particle&quot;:&quot;&quot;}],&quot;container-title&quot;:&quot;Cytogenetic and genome research&quot;,&quot;container-title-short&quot;:&quot;Cytogenet. Genome Res.&quot;,&quot;accessed&quot;:{&quot;date-parts&quot;:[[2025,12,20]]},&quot;DOI&quot;:&quot;10.1159/000079295&quot;,&quot;ISSN&quot;:&quot;1424-859X&quot;,&quot;PMID&quot;:&quot;15292599&quot;,&quot;URL&quot;:&quot;https://pubmed.ncbi.nlm.nih.gov/15292599/&quot;,&quot;issued&quot;:{&quot;date-parts&quot;:[[2004]]},&quot;page&quot;:&quot;247-256&quot;,&quot;abstract&quot;:&quot;B chromosomes (Bs) have been found in 55 out of 4629 living species of mammals. The summarized data show great variability in types of mammalian Bs, including differences in size, shape and molecular composition. This variability extends to the origin, mode of transmission and population dynamics. In general, B chromosomes in mammals do not differ from Bs found in other animal or plant species, but some peculiarities do exist. Most species in which Bs are found are widespread. Some data support the view that Bs may contribute to the successful expansion of some of these species, but it is possible that Bs are just more easily scored in them due to their frequent occurrence. Most of these species are also characterized by cycling fluctuations of abundance and characteristic social organization that produce conditions favorable for Bs to spread. All areas of research on Bs in mammals suffer from lack of data, emphasizing the necessity for intensified research on the molecular structure and ways of maintenance of Bs in populations. Copyright © 2004 S. Karger AG, Basel.&quot;,&quot;publisher&quot;:&quot;Cytogenet Genome Res&quot;,&quot;issue&quot;:&quot;2-4&quot;,&quot;volume&quot;:&quot;106&quot;},&quot;isTemporary&quot;:false}]},{&quot;citationID&quot;:&quot;MENDELEY_CITATION_a4b21932-0f72-4d58-8058-46b237858b19&quot;,&quot;properties&quot;:{&quot;noteIndex&quot;:0},&quot;isEdited&quot;:false,&quot;manualOverride&quot;:{&quot;isManuallyOverridden&quot;:false,&quot;citeprocText&quot;:&quot;[18]&quot;,&quot;manualOverrideText&quot;:&quot;&quot;},&quot;citationTag&quot;:&quot;MENDELEY_CITATION_v3_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&quot;,&quot;citationItems&quot;:[{&quot;id&quot;:&quot;4f72946c-9bdc-313d-8181-d0e4832203dc&quot;,&quot;itemData&quot;:{&quot;type&quot;:&quot;article-journal&quot;,&quot;id&quot;:&quot;4f72946c-9bdc-313d-8181-d0e4832203dc&quot;,&quot;title&quot;:&quot;B chromosomes in populations of mammals&quot;,&quot;author&quot;:[{&quot;family&quot;:&quot;Vujošević&quot;,&quot;given&quot;:&quot;M.&quot;,&quot;parse-names&quot;:false,&quot;dropping-particle&quot;:&quot;&quot;,&quot;non-dropping-particle&quot;:&quot;&quot;},{&quot;family&quot;:&quot;Blagojević&quot;,&quot;given&quot;:&quot;J.&quot;,&quot;parse-names&quot;:false,&quot;dropping-particle&quot;:&quot;&quot;,&quot;non-dropping-particle&quot;:&quot;&quot;}],&quot;container-title&quot;:&quot;Cytogenetic and genome research&quot;,&quot;container-title-short&quot;:&quot;Cytogenet. Genome Res.&quot;,&quot;accessed&quot;:{&quot;date-parts&quot;:[[2025,12,20]]},&quot;DOI&quot;:&quot;10.1159/000079295&quot;,&quot;ISSN&quot;:&quot;1424-859X&quot;,&quot;PMID&quot;:&quot;15292599&quot;,&quot;URL&quot;:&quot;https://pubmed.ncbi.nlm.nih.gov/15292599/&quot;,&quot;issued&quot;:{&quot;date-parts&quot;:[[2004]]},&quot;page&quot;:&quot;247-256&quot;,&quot;abstract&quot;:&quot;B chromosomes (Bs) have been found in 55 out of 4629 living species of mammals. The summarized data show great variability in types of mammalian Bs, including differences in size, shape and molecular composition. This variability extends to the origin, mode of transmission and population dynamics. In general, B chromosomes in mammals do not differ from Bs found in other animal or plant species, but some peculiarities do exist. Most species in which Bs are found are widespread. Some data support the view that Bs may contribute to the successful expansion of some of these species, but it is possible that Bs are just more easily scored in them due to their frequent occurrence. Most of these species are also characterized by cycling fluctuations of abundance and characteristic social organization that produce conditions favorable for Bs to spread. All areas of research on Bs in mammals suffer from lack of data, emphasizing the necessity for intensified research on the molecular structure and ways of maintenance of Bs in populations. Copyright © 2004 S. Karger AG, Basel.&quot;,&quot;publisher&quot;:&quot;Cytogenet Genome Res&quot;,&quot;issue&quot;:&quot;2-4&quot;,&quot;volume&quot;:&quot;106&quot;},&quot;isTemporary&quot;:false}]},{&quot;citationID&quot;:&quot;MENDELEY_CITATION_1a605b52-9001-44aa-8a12-cf94c877f5d1&quot;,&quot;properties&quot;:{&quot;noteIndex&quot;:0},&quot;isEdited&quot;:false,&quot;manualOverride&quot;:{&quot;isManuallyOverridden&quot;:false,&quot;citeprocText&quot;:&quot;[19]&quot;,&quot;manualOverrideText&quot;:&quot;&quot;},&quot;citationTag&quot;:&quot;MENDELEY_CITATION_v3_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&quot;,&quot;citationItems&quot;:[{&quot;id&quot;:&quot;ef5f55d6-b0d4-323c-a426-160a0325c3e1&quot;,&quot;itemData&quot;:{&quot;type&quot;:&quot;webpage&quot;,&quot;id&quot;:&quot;ef5f55d6-b0d4-323c-a426-160a0325c3e1&quot;,&quot;title&quot;:&quot;Mammal Diversity Database (Version 2.0)&quot;,&quot;author&quot;:[{&quot;family&quot;:&quot;Burgin&quot;,&quot;given&quot;:&quot;Connor&quot;,&quot;parse-names&quot;:false,&quot;dropping-particle&quot;:&quot;&quot;,&quot;non-dropping-particle&quot;:&quot;&quot;},{&quot;family&quot;:&quot;Widness&quot;,&quot;given&quot;:&quot;Jane&quot;,&quot;parse-names&quot;:false,&quot;dropping-particle&quot;:&quot;&quot;,&quot;non-dropping-particle&quot;:&quot;&quot;},{&quot;family&quot;:&quot;Liphardt&quot;,&quot;given&quot;:&quot;Schuyler&quot;,&quot;parse-names&quot;:false,&quot;dropping-particle&quot;:&quot;&quot;,&quot;non-dropping-particle&quot;:&quot;&quot;},{&quot;family&quot;:&quot;Parker&quot;,&quot;given&quot;:&quot;Camila&quot;,&quot;parse-names&quot;:false,&quot;dropping-particle&quot;:&quot;&quot;,&quot;non-dropping-particle&quot;:&quot;&quot;},{&quot;family&quot;:&quot;Becker&quot;,&quot;given&quot;:&quot;Madeleine&quot;,&quot;parse-names&quot;:false,&quot;dropping-particle&quot;:&quot;&quot;,&quot;non-dropping-particle&quot;:&quot;&quot;},{&quot;family&quot;:&quot;Rochon&quot;,&quot;given&quot;:&quot;Ingrid&quot;,&quot;parse-names&quot;:false,&quot;dropping-particle&quot;:&quot;&quot;,&quot;non-dropping-particle&quot;:&quot;&quot;},{&quot;family&quot;:&quot;Huckaby&quot;,&quot;given&quot;:&quot;David&quot;,&quot;parse-names&quot;:false,&quot;dropping-particle&quot;:&quot;&quot;,&quot;non-dropping-particle&quot;:&quot;&quot;},{&quot;family&quot;:&quot;Zijlstra&quot;,&quot;given&quot;:&quot;Jelle&quot;,&quot;parse-names&quot;:false,&quot;dropping-particle&quot;:&quot;&quot;,&quot;non-dropping-particle&quot;:&quot;&quot;}],&quot;container-title&quot;:&quot;https://doi.org/10.5281/zenodo.15007505&quot;,&quot;DOI&quot;:&quot;https://doi.org/10.5281/zenodo.15007505&quot;,&quot;URL&quot;:&quot;https://www.mammaldiversity.org&quot;,&quot;issued&quot;:{&quot;date-parts&quot;:[[2025]]},&quot;container-title-short&quot;:&quot;&quot;},&quot;isTemporary&quot;:false}]},{&quot;citationID&quot;:&quot;MENDELEY_CITATION_51b7a7b1-9b63-4a06-835c-79ab167ae11a&quot;,&quot;properties&quot;:{&quot;noteIndex&quot;:0},&quot;isEdited&quot;:false,&quot;manualOverride&quot;:{&quot;isManuallyOverridden&quot;:false,&quot;citeprocText&quot;:&quot;[20]&quot;,&quot;manualOverrideText&quot;:&quot;&quot;},&quot;citationTag&quot;:&quot;MENDELEY_CITATION_v3_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&quot;,&quot;citationItems&quot;:[{&quot;id&quot;:&quot;baff9326-68e9-3a15-bf35-a190d4bdc98f&quot;,&quot;itemData&quot;:{&quot;type&quot;:&quot;article-journal&quot;,&quot;id&quot;:&quot;baff9326-68e9-3a15-bf35-a190d4bdc98f&quot;,&quot;title&quot;:&quot;A review of the global conservation status of bats&quot;,&quot;author&quot;:[{&quot;family&quot;:&quot;Mickleburgh&quot;,&quot;given&quot;:&quot;Simon P&quot;,&quot;parse-names&quot;:false,&quot;dropping-particle&quot;:&quot;&quot;,&quot;non-dropping-particle&quot;:&quot;&quot;},{&quot;family&quot;:&quot;Hutson&quot;,&quot;given&quot;:&quot;Anthony M&quot;,&quot;parse-names&quot;:false,&quot;dropping-particle&quot;:&quot;&quot;,&quot;non-dropping-particle&quot;:&quot;&quot;},{&quot;family&quot;:&quot;Racey&quot;,&quot;given&quot;:&quot;Paul A&quot;,&quot;parse-names&quot;:false,&quot;dropping-particle&quot;:&quot;&quot;,&quot;non-dropping-particle&quot;:&quot;&quot;}],&quot;container-title&quot;:&quot;Oryx&quot;,&quot;accessed&quot;:{&quot;date-parts&quot;:[[2025,12,23]]},&quot;DOI&quot;:&quot;10.1017/S0030605301000011&quot;,&quot;URL&quot;:&quot;https://doi.org/10.1017/S0030605302000054&quot;,&quot;issued&quot;:{&quot;date-parts&quot;:[[2000]]},&quot;abstract&quot;:&quot;There are 1,001 species of bats, almost a persecuted because people are ignorant of the life history of bats and their role in ecosystems, while in other areas quarter of which are globally threatened. The Chiroptera Specialist Group of IUCN's Species Survival Commission bats are overexploited for food. There is also a general lack of information about the distribution, status, biology has produced two Action Plans examining conservation issues for all species and detailing recommendations and ecology of many species. This review examines some of the more general issues relating to bat conservation. for action to conserve the most threatened species and habitats. These Plans are aimed principally at key decision It provides information on bat faunas of all countries worldwide, and on the most threatened species. It high-makers as well as organisations and individuals who are promoting bat conservation issues. The underlying lights the priority areas where action is needed immediately at a global, regional or national level. It highlights threat to bats is pressure on resources from increasing human populations that leads to the loss or modification in particular the global importance of islands and caves for bats. of foraging habitats and roosts. Bats frequently have a negative public image that influences the response to the problems of rabies and vampire bats in Latin America&quot;,&quot;issue&quot;:&quot;1&quot;,&quot;volume&quot;:&quot;36&quot;,&quot;container-title-short&quot;:&quot;&quot;},&quot;isTemporary&quot;:false}]},{&quot;citationID&quot;:&quot;MENDELEY_CITATION_a2a65b87-1326-421f-b5bf-35a52e707d7b&quot;,&quot;properties&quot;:{&quot;noteIndex&quot;:0},&quot;isEdited&quot;:false,&quot;manualOverride&quot;:{&quot;isManuallyOverridden&quot;:false,&quot;citeprocText&quot;:&quot;[21]&quot;,&quot;manualOverrideText&quot;:&quot;&quot;},&quot;citationTag&quot;:&quot;MENDELEY_CITATION_v3_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&quot;,&quot;citationItems&quot;:[{&quot;id&quot;:&quot;1867caeb-1c73-3fb3-a9b9-63ba38b4f531&quot;,&quot;itemData&quot;:{&quot;type&quot;:&quot;article-journal&quot;,&quot;id&quot;:&quot;1867caeb-1c73-3fb3-a9b9-63ba38b4f531&quot;,&quot;title&quot;:&quot;Hendra and Nipah viruses: different and dangerous&quot;,&quot;author&quot;:[{&quot;family&quot;:&quot;Eaton&quot;,&quot;given&quot;:&quot;Bryan T.&quot;,&quot;parse-names&quot;:false,&quot;dropping-particle&quot;:&quot;&quot;,&quot;non-dropping-particle&quot;:&quot;&quot;},{&quot;family&quot;:&quot;Broder&quot;,&quot;given&quot;:&quot;Christopher C.&quot;,&quot;parse-names&quot;:false,&quot;dropping-particle&quot;:&quot;&quot;,&quot;non-dropping-particle&quot;:&quot;&quot;},{&quot;family&quot;:&quot;Middleton&quot;,&quot;given&quot;:&quot;Deborah&quot;,&quot;parse-names&quot;:false,&quot;dropping-particle&quot;:&quot;&quot;,&quot;non-dropping-particle&quot;:&quot;&quot;},{&quot;family&quot;:&quot;Wang&quot;,&quot;given&quot;:&quot;Lin Fa&quot;,&quot;parse-names&quot;:false,&quot;dropping-particle&quot;:&quot;&quot;,&quot;non-dropping-particle&quot;:&quot;&quot;}],&quot;container-title&quot;:&quot;Nature Reviews Microbiology 2006 4:1&quot;,&quot;accessed&quot;:{&quot;date-parts&quot;:[[2025,12,23]]},&quot;DOI&quot;:&quot;10.1038/nrmicro1323&quot;,&quot;ISSN&quot;:&quot;1740-1534&quot;,&quot;PMID&quot;:&quot;16357858&quot;,&quot;URL&quot;:&quot;https://www.nature.com/articles/nrmicro1323&quot;,&quot;issued&quot;:{&quot;date-parts&quot;:[[2006,1]]},&quot;page&quot;:&quot;23-35&quot;,&quot;abstract&quot;:&quot;The highly virulent paramyxoviruses Hendra and Nipah virus are recent additions to the gamut of emerging human pathogens. Bryan Eaton and colleagues provide an overview of these pathogens and discuss recent progress in the understanding of the molecular basis for henipavirus pathogenicity. Hendra virus and Nipah virus are highly pathogenic paramyxoviruses that have recently emerged from flying foxes to cause serious disease outbreaks in humans and livestock in Australia, Malaysia, Singapore and Bangladesh. Their unique genetic constitution, high virulence and wide host range set them apart from other paramyxoviruses. These features led to their classification into the new genus Henipavirus within the family Paramyxoviridae and to their designation as Biosafety Level 4 pathogens. This review provides an overview of henipaviruses and the types of infection they cause, and describes how studies on the structure and function of henipavirus proteins expressed from cloned genes have provided insights into the unique biological properties of these emerging human pathogens.&quot;,&quot;publisher&quot;:&quot;Nature Publishing Group&quot;,&quot;issue&quot;:&quot;1&quot;,&quot;volume&quot;:&quot;4&quot;,&quot;container-title-short&quot;:&quot;&quot;},&quot;isTemporary&quot;:false}]},{&quot;citationID&quot;:&quot;MENDELEY_CITATION_567aa1b5-8a12-462b-b89a-a01a99bf5991&quot;,&quot;properties&quot;:{&quot;noteIndex&quot;:0},&quot;isEdited&quot;:false,&quot;manualOverride&quot;:{&quot;isManuallyOverridden&quot;:false,&quot;citeprocText&quot;:&quot;[4]&quot;,&quot;manualOverrideText&quot;:&quot;&quot;},&quot;citationTag&quot;:&quot;MENDELEY_CITATION_v3_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&quot;,&quot;citationItems&quot;:[{&quot;id&quot;:&quot;e4b967da-925e-3a74-854f-011a62e07a8d&quot;,&quot;itemData&quot;:{&quot;type&quot;:&quot;article-journal&quot;,&quot;id&quot;:&quot;e4b967da-925e-3a74-854f-011a62e07a8d&quot;,&quot;title&quot;:&quot;Small genomes for better flyers&quot;,&quot;author&quot;:[{&quot;family&quot;:&quot;Hughes&quot;,&quot;given&quot;:&quot;Austin L.&quot;,&quot;parse-names&quot;:false,&quot;dropping-particle&quot;:&quot;&quot;,&quot;non-dropping-particle&quot;:&quot;&quot;},{&quot;family&quot;:&quot;Hughes&quot;,&quot;given&quot;:&quot;Marianne K.&quot;,&quot;parse-names&quot;:false,&quot;dropping-particle&quot;:&quot;&quot;,&quot;non-dropping-particle&quot;:&quot;&quot;}],&quot;container-title&quot;:&quot;Nature 1995 377:6548&quot;,&quot;accessed&quot;:{&quot;date-parts&quot;:[[2025,12,18]]},&quot;DOI&quot;:&quot;10.1038/377391a0&quot;,&quot;ISSN&quot;:&quot;1476-4687&quot;,&quot;PMID&quot;:&quot;7566113&quot;,&quot;URL&quot;:&quot;https://www.nature.com/articles/377391a0&quot;,&quot;issued&quot;:{&quot;date-parts&quot;:[[1995,10,5]]},&quot;page&quot;:&quot;391-391&quot;,&quot;publisher&quot;:&quot;Nature Publishing Group&quot;,&quot;issue&quot;:&quot;6548&quot;,&quot;volume&quot;:&quot;377&quot;,&quot;container-title-short&quot;:&quot;&quot;},&quot;isTemporary&quot;:false}]},{&quot;citationID&quot;:&quot;MENDELEY_CITATION_c535617c-f6fd-4466-b04a-35d72862e7d3&quot;,&quot;properties&quot;:{&quot;noteIndex&quot;:0},&quot;isEdited&quot;:false,&quot;manualOverride&quot;:{&quot;isManuallyOverridden&quot;:false,&quot;citeprocText&quot;:&quot;[4]&quot;,&quot;manualOverrideText&quot;:&quot;&quot;},&quot;citationTag&quot;:&quot;MENDELEY_CITATION_v3_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&quot;,&quot;citationItems&quot;:[{&quot;id&quot;:&quot;e4b967da-925e-3a74-854f-011a62e07a8d&quot;,&quot;itemData&quot;:{&quot;type&quot;:&quot;article-journal&quot;,&quot;id&quot;:&quot;e4b967da-925e-3a74-854f-011a62e07a8d&quot;,&quot;title&quot;:&quot;Small genomes for better flyers&quot;,&quot;author&quot;:[{&quot;family&quot;:&quot;Hughes&quot;,&quot;given&quot;:&quot;Austin L.&quot;,&quot;parse-names&quot;:false,&quot;dropping-particle&quot;:&quot;&quot;,&quot;non-dropping-particle&quot;:&quot;&quot;},{&quot;family&quot;:&quot;Hughes&quot;,&quot;given&quot;:&quot;Marianne K.&quot;,&quot;parse-names&quot;:false,&quot;dropping-particle&quot;:&quot;&quot;,&quot;non-dropping-particle&quot;:&quot;&quot;}],&quot;container-title&quot;:&quot;Nature 1995 377:6548&quot;,&quot;accessed&quot;:{&quot;date-parts&quot;:[[2025,12,18]]},&quot;DOI&quot;:&quot;10.1038/377391a0&quot;,&quot;ISSN&quot;:&quot;1476-4687&quot;,&quot;PMID&quot;:&quot;7566113&quot;,&quot;URL&quot;:&quot;https://www.nature.com/articles/377391a0&quot;,&quot;issued&quot;:{&quot;date-parts&quot;:[[1995,10,5]]},&quot;page&quot;:&quot;391-391&quot;,&quot;publisher&quot;:&quot;Nature Publishing Group&quot;,&quot;issue&quot;:&quot;6548&quot;,&quot;volume&quot;:&quot;377&quot;,&quot;container-title-short&quot;:&quot;&quot;},&quot;isTemporary&quot;:false}]},{&quot;citationID&quot;:&quot;MENDELEY_CITATION_da0ba9ce-a218-46d9-9efd-ba1ca4efd1e5&quot;,&quot;properties&quot;:{&quot;noteIndex&quot;:0},&quot;isEdited&quot;:false,&quot;manualOverride&quot;:{&quot;isManuallyOverridden&quot;:false,&quot;citeprocText&quot;:&quot;[5]&quot;,&quot;manualOverrideText&quot;:&quot;&quot;},&quot;citationTag&quot;:&quot;MENDELEY_CITATION_v3_eyJjaXRhdGlvbklEIjoiTUVOREVMRVlfQ0lUQVRJT05fZGEwYmE5Y2UtYTIxOC00NmQ5LTllZmQtYmExY2E0ZWZkMWU1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3f37c8f9-47bd-4c59-8877-c253f2115c54&quot;,&quot;properties&quot;:{&quot;noteIndex&quot;:0},&quot;isEdited&quot;:false,&quot;manualOverride&quot;:{&quot;isManuallyOverridden&quot;:false,&quot;citeprocText&quot;:&quot;[5]&quot;,&quot;manualOverrideText&quot;:&quot;&quot;},&quot;citationTag&quot;:&quot;MENDELEY_CITATION_v3_eyJjaXRhdGlvbklEIjoiTUVOREVMRVlfQ0lUQVRJT05fM2YzN2M4ZjktNDdiZC00YzU5LTg4NzctYzI1M2YyMTE1YzU0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3e080929-ca4b-454d-9266-252d3552f86b&quot;,&quot;properties&quot;:{&quot;noteIndex&quot;:0},&quot;isEdited&quot;:false,&quot;manualOverride&quot;:{&quot;isManuallyOverridden&quot;:false,&quot;citeprocText&quot;:&quot;[5]&quot;,&quot;manualOverrideText&quot;:&quot;&quot;},&quot;citationTag&quot;:&quot;MENDELEY_CITATION_v3_eyJjaXRhdGlvbklEIjoiTUVOREVMRVlfQ0lUQVRJT05fM2UwODA5MjktY2E0Yi00NTRkLTkyNjYtMjUyZDM1NTJmODZi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0f61cce5-494a-4a3b-a7b9-33c41a7e5685&quot;,&quot;properties&quot;:{&quot;noteIndex&quot;:0},&quot;isEdited&quot;:false,&quot;manualOverride&quot;:{&quot;isManuallyOverridden&quot;:false,&quot;citeprocText&quot;:&quot;[5]&quot;,&quot;manualOverrideText&quot;:&quot;&quot;},&quot;citationTag&quot;:&quot;MENDELEY_CITATION_v3_eyJjaXRhdGlvbklEIjoiTUVOREVMRVlfQ0lUQVRJT05fMGY2MWNjZTUtNDk0YS00YTNiLWE3YjktMzNjNDFhN2U1Njg1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a5b0d0b5-4d7b-4223-ae6e-aed9f7dac40c&quot;,&quot;properties&quot;:{&quot;noteIndex&quot;:0},&quot;isEdited&quot;:false,&quot;manualOverride&quot;:{&quot;isManuallyOverridden&quot;:false,&quot;citeprocText&quot;:&quot;[22]&quot;,&quot;manualOverrideText&quot;:&quot;&quot;},&quot;citationTag&quot;:&quot;MENDELEY_CITATION_v3_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&quot;,&quot;citationItems&quot;:[{&quot;id&quot;:&quot;cf4847af-3e93-3a1e-a7fb-4a9da9fe68b8&quot;,&quot;itemData&quot;:{&quot;type&quot;:&quot;article-journal&quot;,&quot;id&quot;:&quot;cf4847af-3e93-3a1e-a7fb-4a9da9fe68b8&quot;,&quot;title&quot;:&quot;Comparative analysis of the banded karyotypes of the European Nyctalus species (Vespertilionidae, Chiroptera)&quot;,&quot;author&quot;:[{&quot;family&quot;:&quot;Supanuam&quot;,&quot;given&quot;:&quot;Praween&quot;,&quot;parse-names&quot;:false,&quot;dropping-particle&quot;:&quot;&quot;,&quot;non-dropping-particle&quot;:&quot;&quot;},{&quot;family&quot;:&quot;Tanomtong&quot;,&quot;given&quot;:&quot;Alongklod&quot;,&quot;parse-names&quot;:false,&quot;dropping-particle&quot;:&quot;&quot;,&quot;non-dropping-particle&quot;:&quot;&quot;},{&quot;family&quot;:&quot;Khunsook&quot;,&quot;given&quot;:&quot;Sumpars&quot;,&quot;parse-names&quot;:false,&quot;dropping-particle&quot;:&quot;&quot;,&quot;non-dropping-particle&quot;:&quot;&quot;},{&quot;family&quot;:&quot;Kaewsri&quot;,&quot;given&quot;:&quot;Sarawut&quot;,&quot;parse-names&quot;:false,&quot;dropping-particle&quot;:&quot;&quot;,&quot;non-dropping-particle&quot;:&quot;&quot;},{&quot;family&quot;:&quot;Pinthong&quot;,&quot;given&quot;:&quot;Krit&quot;,&quot;parse-names&quot;:false,&quot;dropping-particle&quot;:&quot;&quot;,&quot;non-dropping-particle&quot;:&quot;&quot;},{&quot;family&quot;:&quot;Sanoamuang&quot;,&quot;given&quot;:&quot;La Orsri&quot;,&quot;parse-names&quot;:false,&quot;dropping-particle&quot;:&quot;&quot;,&quot;non-dropping-particle&quot;:&quot;&quot;}],&quot;container-title&quot;:&quot;Prague Studies in Mammalogy&quot;,&quot;accessed&quot;:{&quot;date-parts&quot;:[[2025,12,20]]},&quot;DOI&quot;:&quot;10.1508/CYTOLOGIA.78.15&quot;,&quot;ISSN&quot;:&quot;00114545&quot;,&quot;URL&quot;:&quot;https://cir.nii.ac.jp/crid/1572543024180221184&quot;,&quot;issued&quot;:{&quot;date-parts&quot;:[[1992,3]]},&quot;page&quot;:&quot;221-226&quot;,&quot;abstract&quot;:&quot;Karyological analysis and morphometries of Horsfield's bat (Myotis horsfieldii) from Thailand were studied. Blood samples were taken from five male and five female bats. After standard whole blood lymphocytes were cultured at 37°C for 72 h in presence of colchicine, metaphase spreads were performed on microscopic slides and air-dried. Conventional staining and GTG-banding techniques were applied to stain the chromosome. The results showed that the diploid chromosome number of M. horsfieldii was 2n=44, the fundamental number (NF) was 52 in both male and female. The types of autosomes observed were 6 large metacentric, 4 medium telocentric, 2 small metacentric, 2 small submetacentric, and 28 small telocentric chromosomes. The X chromosome was a large submetacentric chromosome and the Y chromosome was a small acrocentric chromosome. From the GTG-banding technique, the number of bands and location in M. horsfieldii was observed to be 195, and each chromosome pair could be clearly differentiated. Six external morphological characters were measured as well as 13 cranial and dental measurements. The karyotype formula of M. horsfieldii is as follows: 2n (44) =Lm6+Mt4+S m2+Ssm2+St28+XY. © 2013 The Japan Mendel Society.&quot;,&quot;publisher&quot;:&quot;Charles University Press&quot;,&quot;issue&quot;:&quot;1&quot;,&quot;volume&quot;:&quot;78&quot;,&quot;container-title-short&quot;:&quot;&quot;},&quot;isTemporary&quot;:false}]},{&quot;citationID&quot;:&quot;MENDELEY_CITATION_f958dbaa-35eb-47f6-a904-af30c787f71c&quot;,&quot;properties&quot;:{&quot;noteIndex&quot;:0},&quot;isEdited&quot;:false,&quot;manualOverride&quot;:{&quot;isManuallyOverridden&quot;:false,&quot;citeprocText&quot;:&quot;[23]&quot;,&quot;manualOverrideText&quot;:&quot;&quot;},&quot;citationTag&quot;:&quot;MENDELEY_CITATION_v3_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&quot;,&quot;citationItems&quot;:[{&quot;id&quot;:&quot;84d8cbec-59fb-3a2c-90b2-59514974f568&quot;,&quot;itemData&quot;:{&quot;type&quot;:&quot;article-journal&quot;,&quot;id&quot;:&quot;84d8cbec-59fb-3a2c-90b2-59514974f568&quot;,&quot;title&quot;:&quot;Karyotypes of some species of vespertilionid bats from Poland&quot;,&quot;author&quot;:[{&quot;family&quot;:&quot;Fedyk&quot;,&quot;given&quot;:&quot;Anna&quot;,&quot;parse-names&quot;:false,&quot;dropping-particle&quot;:&quot;&quot;,&quot;non-dropping-particle&quot;:&quot;&quot;},{&quot;family&quot;:&quot;Fedyk&quot;,&quot;given&quot;:&quot;Stanisław&quot;,&quot;parse-names&quot;:false,&quot;dropping-particle&quot;:&quot;&quot;,&quot;non-dropping-particle&quot;:&quot;&quot;}],&quot;container-title&quot;:&quot;Acta Theriologica&quot;,&quot;container-title-short&quot;:&quot;Acta Theriol. (Warsz).&quot;,&quot;accessed&quot;:{&quot;date-parts&quot;:[[2025,12,20]]},&quot;DOI&quot;:&quot;10.4098/AT.ARCH.70-20..&quot;,&quot;ISSN&quot;:&quot;00017051&quot;,&quot;URL&quot;:&quot;http://rcin.org.pl/ibs/dlibra/docmetadata?id=9511&amp;from=publication&quot;,&quot;issued&quot;:{&quot;date-parts&quot;:[[1970,8,30]]},&quot;page&quot;:&quot;295-302, plates 4-5&quot;,&quot;volume&quot;:&quot;15&quot;},&quot;isTemporary&quot;:false}]},{&quot;citationID&quot;:&quot;MENDELEY_CITATION_6ec2adf7-e7f7-467b-b4a9-17dc24417f60&quot;,&quot;properties&quot;:{&quot;noteIndex&quot;:0},&quot;isEdited&quot;:false,&quot;manualOverride&quot;:{&quot;isManuallyOverridden&quot;:false,&quot;citeprocText&quot;:&quot;[5]&quot;,&quot;manualOverrideText&quot;:&quot;&quot;},&quot;citationTag&quot;:&quot;MENDELEY_CITATION_v3_eyJjaXRhdGlvbklEIjoiTUVOREVMRVlfQ0lUQVRJT05fNmVjMmFkZjctZTdmNy00NjdiLWI0YTktMTdkYzI0NDE3ZjYw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bbf639c1-bf9f-4d3b-8664-2da63ee4773e&quot;,&quot;properties&quot;:{&quot;noteIndex&quot;:0},&quot;isEdited&quot;:false,&quot;manualOverride&quot;:{&quot;isManuallyOverridden&quot;:false,&quot;citeprocText&quot;:&quot;[24]&quot;,&quot;manualOverrideText&quot;:&quot;&quot;},&quot;citationTag&quot;:&quot;MENDELEY_CITATION_v3_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&quot;,&quot;citationItems&quot;:[{&quot;id&quot;:&quot;4e2fe941-f495-301e-9fb3-e87d433dddd0&quot;,&quot;itemData&quot;:{&quot;type&quot;:&quot;article-journal&quot;,&quot;id&quot;:&quot;4e2fe941-f495-301e-9fb3-e87d433dddd0&quot;,&quot;title&quot;:&quot;Analysis of rye B-chromosome structure using fluorescence in situ hybridization (FISH)&quot;,&quot;author&quot;:[{&quot;family&quot;:&quot;Wilkes&quot;,&quot;given&quot;:&quot;Timothy M.&quot;,&quot;parse-names&quot;:false,&quot;dropping-particle&quot;:&quot;&quot;,&quot;non-dropping-particle&quot;:&quot;&quot;},{&quot;family&quot;:&quot;Francki&quot;,&quot;given&quot;:&quot;Michael G.&quot;,&quot;parse-names&quot;:false,&quot;dropping-particle&quot;:&quot;&quot;,&quot;non-dropping-particle&quot;:&quot;&quot;},{&quot;family&quot;:&quot;Langridge&quot;,&quot;given&quot;:&quot;Peter&quot;,&quot;parse-names&quot;:false,&quot;dropping-particle&quot;:&quot;&quot;,&quot;non-dropping-particle&quot;:&quot;&quot;},{&quot;family&quot;:&quot;Karp&quot;,&quot;given&quot;:&quot;Angela&quot;,&quot;parse-names&quot;:false,&quot;dropping-particle&quot;:&quot;&quot;,&quot;non-dropping-particle&quot;:&quot;&quot;},{&quot;family&quot;:&quot;Jones&quot;,&quot;given&quot;:&quot;R. Neil&quot;,&quot;parse-names&quot;:false,&quot;dropping-particle&quot;:&quot;&quot;,&quot;non-dropping-particle&quot;:&quot;&quot;},{&quot;family&quot;:&quot;Forster&quot;,&quot;given&quot;:&quot;John W.&quot;,&quot;parse-names&quot;:false,&quot;dropping-particle&quot;:&quot;&quot;,&quot;non-dropping-particle&quot;:&quot;&quot;}],&quot;container-title&quot;:&quot;Chromosome Research&quot;,&quot;accessed&quot;:{&quot;date-parts&quot;:[[2025,12,23]]},&quot;DOI&quot;:&quot;10.1007/BF00713960&quot;,&quot;ISSN&quot;:&quot;09673849&quot;,&quot;PMID&quot;:&quot;8581298&quot;,&quot;issued&quot;:{&quot;date-parts&quot;:[[1995,12]]},&quot;page&quot;:&quot;466-472&quot;,&quot;abstract&quot;:&quot;Fluorescence in situ hybridization (FISH) has been used to analyse the structure of the rye B chromosome. Genomic in situ hybridization (GISH) demonstrates the high level of overall similarity between A and B chromosomes of rye, as well as the presence of a number of specific sequences. The B-specific repeat families D1100 and E3900 have been analysed in terms of their physical location and possible contiguity. Rye Bs contain members of the rye-specific dispersed repetitive family R173, as well as centromeric regions similar to those of the As. The B chromosomes analysed in our study lack detectable rDNA sequences. Anomalous results have been obtained with a number of subtelomeric repetitive probes from rye. Bs usually lack these sequences, but evidence is presented that in some cases A-B translocation events may relocate such sequences from the As to the Bs. These data are discussed in the context of current models for the origin of the B chromosome. © 1995 Rapid Science Publishers.&quot;,&quot;publisher&quot;:&quot;Kluwer Academic Publishers&quot;,&quot;issue&quot;:&quot;8&quot;,&quot;volume&quot;:&quot;3&quot;,&quot;container-title-short&quot;:&quot;&quot;},&quot;isTemporary&quot;:false}]},{&quot;citationID&quot;:&quot;MENDELEY_CITATION_301c1d8e-07f5-48bf-9f1e-16863ac062c5&quot;,&quot;properties&quot;:{&quot;noteIndex&quot;:0},&quot;isEdited&quot;:false,&quot;manualOverride&quot;:{&quot;isManuallyOverridden&quot;:false,&quot;citeprocText&quot;:&quot;[2]&quot;,&quot;manualOverrideText&quot;:&quot;&quot;},&quot;citationTag&quot;:&quot;MENDELEY_CITATION_v3_eyJjaXRhdGlvbklEIjoiTUVOREVMRVlfQ0lUQVRJT05fMzAxYzFkOGUtMDdmNS00OGJmLTlmMWUtMTY4NjNhYzA2MmM1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df7fcc1d-a601-48b9-aeaa-d8511c0c60bd&quot;,&quot;properties&quot;:{&quot;noteIndex&quot;:0},&quot;isEdited&quot;:false,&quot;manualOverride&quot;:{&quot;isManuallyOverridden&quot;:false,&quot;citeprocText&quot;:&quot;[24,25]&quot;,&quot;manualOverrideText&quot;:&quot;&quot;},&quot;citationTag&quot;:&quot;MENDELEY_CITATION_v3_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&quot;,&quot;citationItems&quot;:[{&quot;id&quot;:&quot;14a89269-f44f-329e-a7b7-883c6412061c&quot;,&quot;itemData&quot;:{&quot;type&quot;:&quot;article-journal&quot;,&quot;id&quot;:&quot;14a89269-f44f-329e-a7b7-883c6412061c&quot;,&quot;title&quot;:&quot;How Next-Generation Sequencing Has Aided Our Understanding of the Sequence Composition and Origin of B Chromosomes&quot;,&quot;author&quot;:[{&quot;family&quot;:&quot;Ruban&quot;,&quot;given&quot;:&quot;Alevtina&quot;,&quot;parse-names&quot;:false,&quot;dropping-particle&quot;:&quot;&quot;,&quot;non-dropping-particle&quot;:&quot;&quot;},{&quot;family&quot;:&quot;Schmutzer&quot;,&quot;given&quot;:&quot;Thomas&quot;,&quot;parse-names&quot;:false,&quot;dropping-particle&quot;:&quot;&quot;,&quot;non-dropping-particle&quot;:&quot;&quot;},{&quot;family&quot;:&quot;Scholz&quot;,&quot;given&quot;:&quot;Uwe&quot;,&quot;parse-names&quot;:false,&quot;dropping-particle&quot;:&quot;&quot;,&quot;non-dropping-particle&quot;:&quot;&quot;},{&quot;family&quot;:&quot;Houben&quot;,&quot;given&quot;:&quot;Andreas&quot;,&quot;parse-names&quot;:false,&quot;dropping-particle&quot;:&quot;&quot;,&quot;non-dropping-particle&quot;:&quot;&quot;}],&quot;container-title&quot;:&quot;Genes 2017, Vol. 8, Page 294&quot;,&quot;accessed&quot;:{&quot;date-parts&quot;:[[2025,12,21]]},&quot;DOI&quot;:&quot;10.3390/GENES8110294&quot;,&quot;ISSN&quot;:&quot;2073-4425&quot;,&quot;URL&quot;:&quot;https://www.mdpi.com/2073-4425/8/11/294/htm&quot;,&quot;issued&quot;:{&quot;date-parts&quot;:[[2017,10,25]]},&quot;page&quot;:&quot;294&quot;,&quot;abstract&quot;:&quot;Accessory, supernumerary, or—most simply—B chromosomes, are found in many eukaryotic karyotypes. These small chromosomes do not follow the usual pattern of segregation, but rather are transmitted in a higher than expected frequency. As increasingly being demonstrated by next-generation sequencing (NGS), their structure comprises fragments of standard (A) chromosomes, although in some plant species, their sequence also includes contributions from organellar genomes. Transcriptomic analyses of various animal and plant species have revealed that, contrary to what used to be the common belief, some of the B chromosome DNA is protein-encoding. This review summarizes the progress in understanding B chromosome biology enabled by the application of next-generation sequencing technology and state-of-the-art bioinformatics. In particular, a contrast is drawn between a direct sequencing approach and a strategy based on a comparative genomics as alternative routes that can be taken towards the identification of B chromosome sequences.&quot;,&quot;publisher&quot;:&quot;Multidisciplinary Digital Publishing Institute&quot;,&quot;issue&quot;:&quot;11&quot;,&quot;volume&quot;:&quot;8&quot;,&quot;container-title-short&quot;:&quot;&quot;},&quot;isTemporary&quot;:false},{&quot;id&quot;:&quot;4e2fe941-f495-301e-9fb3-e87d433dddd0&quot;,&quot;itemData&quot;:{&quot;type&quot;:&quot;article-journal&quot;,&quot;id&quot;:&quot;4e2fe941-f495-301e-9fb3-e87d433dddd0&quot;,&quot;title&quot;:&quot;Analysis of rye B-chromosome structure using fluorescence in situ hybridization (FISH)&quot;,&quot;author&quot;:[{&quot;family&quot;:&quot;Wilkes&quot;,&quot;given&quot;:&quot;Timothy M.&quot;,&quot;parse-names&quot;:false,&quot;dropping-particle&quot;:&quot;&quot;,&quot;non-dropping-particle&quot;:&quot;&quot;},{&quot;family&quot;:&quot;Francki&quot;,&quot;given&quot;:&quot;Michael G.&quot;,&quot;parse-names&quot;:false,&quot;dropping-particle&quot;:&quot;&quot;,&quot;non-dropping-particle&quot;:&quot;&quot;},{&quot;family&quot;:&quot;Langridge&quot;,&quot;given&quot;:&quot;Peter&quot;,&quot;parse-names&quot;:false,&quot;dropping-particle&quot;:&quot;&quot;,&quot;non-dropping-particle&quot;:&quot;&quot;},{&quot;family&quot;:&quot;Karp&quot;,&quot;given&quot;:&quot;Angela&quot;,&quot;parse-names&quot;:false,&quot;dropping-particle&quot;:&quot;&quot;,&quot;non-dropping-particle&quot;:&quot;&quot;},{&quot;family&quot;:&quot;Jones&quot;,&quot;given&quot;:&quot;R. Neil&quot;,&quot;parse-names&quot;:false,&quot;dropping-particle&quot;:&quot;&quot;,&quot;non-dropping-particle&quot;:&quot;&quot;},{&quot;family&quot;:&quot;Forster&quot;,&quot;given&quot;:&quot;John W.&quot;,&quot;parse-names&quot;:false,&quot;dropping-particle&quot;:&quot;&quot;,&quot;non-dropping-particle&quot;:&quot;&quot;}],&quot;container-title&quot;:&quot;Chromosome Research&quot;,&quot;accessed&quot;:{&quot;date-parts&quot;:[[2025,12,23]]},&quot;DOI&quot;:&quot;10.1007/BF00713960&quot;,&quot;ISSN&quot;:&quot;09673849&quot;,&quot;PMID&quot;:&quot;8581298&quot;,&quot;issued&quot;:{&quot;date-parts&quot;:[[1995,12]]},&quot;page&quot;:&quot;466-472&quot;,&quot;abstract&quot;:&quot;Fluorescence in situ hybridization (FISH) has been used to analyse the structure of the rye B chromosome. Genomic in situ hybridization (GISH) demonstrates the high level of overall similarity between A and B chromosomes of rye, as well as the presence of a number of specific sequences. The B-specific repeat families D1100 and E3900 have been analysed in terms of their physical location and possible contiguity. Rye Bs contain members of the rye-specific dispersed repetitive family R173, as well as centromeric regions similar to those of the As. The B chromosomes analysed in our study lack detectable rDNA sequences. Anomalous results have been obtained with a number of subtelomeric repetitive probes from rye. Bs usually lack these sequences, but evidence is presented that in some cases A-B translocation events may relocate such sequences from the As to the Bs. These data are discussed in the context of current models for the origin of the B chromosome. © 1995 Rapid Science Publishers.&quot;,&quot;publisher&quot;:&quot;Kluwer Academic Publishers&quot;,&quot;issue&quot;:&quot;8&quot;,&quot;volume&quot;:&quot;3&quot;,&quot;container-title-short&quot;:&quot;&quot;},&quot;isTemporary&quot;:false}]},{&quot;citationID&quot;:&quot;MENDELEY_CITATION_3541f19a-5779-42b4-9f79-7d30ba67fe63&quot;,&quot;properties&quot;:{&quot;noteIndex&quot;:0},&quot;isEdited&quot;:false,&quot;manualOverride&quot;:{&quot;isManuallyOverridden&quot;:false,&quot;citeprocText&quot;:&quot;[26]&quot;,&quot;manualOverrideText&quot;:&quot;&quot;},&quot;citationTag&quot;:&quot;MENDELEY_CITATION_v3_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&quot;,&quot;citationItems&quot;:[{&quot;id&quot;:&quot;39d2d13b-57b0-31d9-bfb0-b0844ac1f366&quot;,&quot;itemData&quot;:{&quot;type&quot;:&quot;article-journal&quot;,&quot;id&quot;:&quot;39d2d13b-57b0-31d9-bfb0-b0844ac1f366&quot;,&quot;title&quot;:&quot;Generation of Microdissection-Derived Painting Probes from Single Copy Chromosomes&quot;,&quot;author&quot;:[{&quot;family&quot;:&quot;Romanenko&quot;,&quot;given&quot;:&quot;Svetlana&quot;,&quot;parse-names&quot;:false,&quot;dropping-particle&quot;:&quot;&quot;,&quot;non-dropping-particle&quot;:&quot;&quot;},{&quot;family&quot;:&quot;Trifonov&quot;,&quot;given&quot;:&quot;Vladimir&quot;,&quot;parse-names&quot;:false,&quot;dropping-particle&quot;:&quot;&quot;,&quot;non-dropping-particle&quot;:&quot;&quot;}],&quot;container-title&quot;:&quot;Cytogenetics and Molecular Cytogenetics&quot;,&quot;accessed&quot;:{&quot;date-parts&quot;:[[2025,12,22]]},&quot;DOI&quot;:&quot;10.1201/9781003223658-3&quot;,&quot;URL&quot;:&quot;https://www.taylorfrancis.com/chapters/edit/10.1201/9781003223658-3/generation-microdissection-derived-painting-probes-single-copy-chromosomes-svetlana-romanenko-vladimir-trifonov&quot;,&quot;issued&quot;:{&quot;date-parts&quot;:[[2022,12,7]]},&quot;page&quot;:&quot;27-33&quot;,&quot;abstract&quot;:&quot;The method of chromosome microdissection with a subsequent DNA isolation was developed over 40 years ago. It allows physically isolating either a whole or a large fragment of a chromosome. After early works on Drosophila polytene, murine, and human metaphase chromosomes, the method was considerably improved by Senger and colleagues, who first employed a combination of an inverted microscope equipped with a rotating plate, including a deproteinization step, followed by DNA amplification. The development of multiple displacement amplification whole-genome amplification methods makes it possible yet to reduce the amount of starting material and work with a single chromosome copy. Traditionally, preparations for microdissection were dropped on coverslips. The resulted libraries may demonstrate different qualities depending on the repetitive DNA content in studied genomes and chromosomes.&quot;,&quot;publisher&quot;:&quot;CRC Press&quot;,&quot;container-title-short&quot;:&quot;&quot;},&quot;isTemporary&quot;:false}]},{&quot;citationID&quot;:&quot;MENDELEY_CITATION_a8917dc8-63b0-48f9-8a49-70e769897fbf&quot;,&quot;properties&quot;:{&quot;noteIndex&quot;:0},&quot;isEdited&quot;:false,&quot;manualOverride&quot;:{&quot;isManuallyOverridden&quot;:false,&quot;citeprocText&quot;:&quot;[25]&quot;,&quot;manualOverrideText&quot;:&quot;&quot;},&quot;citationTag&quot;:&quot;MENDELEY_CITATION_v3_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&quot;,&quot;citationItems&quot;:[{&quot;id&quot;:&quot;14a89269-f44f-329e-a7b7-883c6412061c&quot;,&quot;itemData&quot;:{&quot;type&quot;:&quot;article-journal&quot;,&quot;id&quot;:&quot;14a89269-f44f-329e-a7b7-883c6412061c&quot;,&quot;title&quot;:&quot;How Next-Generation Sequencing Has Aided Our Understanding of the Sequence Composition and Origin of B Chromosomes&quot;,&quot;author&quot;:[{&quot;family&quot;:&quot;Ruban&quot;,&quot;given&quot;:&quot;Alevtina&quot;,&quot;parse-names&quot;:false,&quot;dropping-particle&quot;:&quot;&quot;,&quot;non-dropping-particle&quot;:&quot;&quot;},{&quot;family&quot;:&quot;Schmutzer&quot;,&quot;given&quot;:&quot;Thomas&quot;,&quot;parse-names&quot;:false,&quot;dropping-particle&quot;:&quot;&quot;,&quot;non-dropping-particle&quot;:&quot;&quot;},{&quot;family&quot;:&quot;Scholz&quot;,&quot;given&quot;:&quot;Uwe&quot;,&quot;parse-names&quot;:false,&quot;dropping-particle&quot;:&quot;&quot;,&quot;non-dropping-particle&quot;:&quot;&quot;},{&quot;family&quot;:&quot;Houben&quot;,&quot;given&quot;:&quot;Andreas&quot;,&quot;parse-names&quot;:false,&quot;dropping-particle&quot;:&quot;&quot;,&quot;non-dropping-particle&quot;:&quot;&quot;}],&quot;container-title&quot;:&quot;Genes 2017, Vol. 8, Page 294&quot;,&quot;accessed&quot;:{&quot;date-parts&quot;:[[2025,12,21]]},&quot;DOI&quot;:&quot;10.3390/GENES8110294&quot;,&quot;ISSN&quot;:&quot;2073-4425&quot;,&quot;URL&quot;:&quot;https://www.mdpi.com/2073-4425/8/11/294/htm&quot;,&quot;issued&quot;:{&quot;date-parts&quot;:[[2017,10,25]]},&quot;page&quot;:&quot;294&quot;,&quot;abstract&quot;:&quot;Accessory, supernumerary, or—most simply—B chromosomes, are found in many eukaryotic karyotypes. These small chromosomes do not follow the usual pattern of segregation, but rather are transmitted in a higher than expected frequency. As increasingly being demonstrated by next-generation sequencing (NGS), their structure comprises fragments of standard (A) chromosomes, although in some plant species, their sequence also includes contributions from organellar genomes. Transcriptomic analyses of various animal and plant species have revealed that, contrary to what used to be the common belief, some of the B chromosome DNA is protein-encoding. This review summarizes the progress in understanding B chromosome biology enabled by the application of next-generation sequencing technology and state-of-the-art bioinformatics. In particular, a contrast is drawn between a direct sequencing approach and a strategy based on a comparative genomics as alternative routes that can be taken towards the identification of B chromosome sequences.&quot;,&quot;publisher&quot;:&quot;Multidisciplinary Digital Publishing Institute&quot;,&quot;issue&quot;:&quot;11&quot;,&quot;volume&quot;:&quot;8&quot;,&quot;container-title-short&quot;:&quot;&quot;},&quot;isTemporary&quot;:false}]},{&quot;citationID&quot;:&quot;MENDELEY_CITATION_fde05047-6e23-41fa-b314-a4ef9c3f0ae3&quot;,&quot;properties&quot;:{&quot;noteIndex&quot;:0},&quot;isEdited&quot;:false,&quot;manualOverride&quot;:{&quot;isManuallyOverridden&quot;:false,&quot;citeprocText&quot;:&quot;[25]&quot;,&quot;manualOverrideText&quot;:&quot;&quot;},&quot;citationTag&quot;:&quot;MENDELEY_CITATION_v3_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&quot;,&quot;citationItems&quot;:[{&quot;id&quot;:&quot;14a89269-f44f-329e-a7b7-883c6412061c&quot;,&quot;itemData&quot;:{&quot;type&quot;:&quot;article-journal&quot;,&quot;id&quot;:&quot;14a89269-f44f-329e-a7b7-883c6412061c&quot;,&quot;title&quot;:&quot;How Next-Generation Sequencing Has Aided Our Understanding of the Sequence Composition and Origin of B Chromosomes&quot;,&quot;author&quot;:[{&quot;family&quot;:&quot;Ruban&quot;,&quot;given&quot;:&quot;Alevtina&quot;,&quot;parse-names&quot;:false,&quot;dropping-particle&quot;:&quot;&quot;,&quot;non-dropping-particle&quot;:&quot;&quot;},{&quot;family&quot;:&quot;Schmutzer&quot;,&quot;given&quot;:&quot;Thomas&quot;,&quot;parse-names&quot;:false,&quot;dropping-particle&quot;:&quot;&quot;,&quot;non-dropping-particle&quot;:&quot;&quot;},{&quot;family&quot;:&quot;Scholz&quot;,&quot;given&quot;:&quot;Uwe&quot;,&quot;parse-names&quot;:false,&quot;dropping-particle&quot;:&quot;&quot;,&quot;non-dropping-particle&quot;:&quot;&quot;},{&quot;family&quot;:&quot;Houben&quot;,&quot;given&quot;:&quot;Andreas&quot;,&quot;parse-names&quot;:false,&quot;dropping-particle&quot;:&quot;&quot;,&quot;non-dropping-particle&quot;:&quot;&quot;}],&quot;container-title&quot;:&quot;Genes 2017, Vol. 8, Page 294&quot;,&quot;accessed&quot;:{&quot;date-parts&quot;:[[2025,12,21]]},&quot;DOI&quot;:&quot;10.3390/GENES8110294&quot;,&quot;ISSN&quot;:&quot;2073-4425&quot;,&quot;URL&quot;:&quot;https://www.mdpi.com/2073-4425/8/11/294/htm&quot;,&quot;issued&quot;:{&quot;date-parts&quot;:[[2017,10,25]]},&quot;page&quot;:&quot;294&quot;,&quot;abstract&quot;:&quot;Accessory, supernumerary, or—most simply—B chromosomes, are found in many eukaryotic karyotypes. These small chromosomes do not follow the usual pattern of segregation, but rather are transmitted in a higher than expected frequency. As increasingly being demonstrated by next-generation sequencing (NGS), their structure comprises fragments of standard (A) chromosomes, although in some plant species, their sequence also includes contributions from organellar genomes. Transcriptomic analyses of various animal and plant species have revealed that, contrary to what used to be the common belief, some of the B chromosome DNA is protein-encoding. This review summarizes the progress in understanding B chromosome biology enabled by the application of next-generation sequencing technology and state-of-the-art bioinformatics. In particular, a contrast is drawn between a direct sequencing approach and a strategy based on a comparative genomics as alternative routes that can be taken towards the identification of B chromosome sequences.&quot;,&quot;publisher&quot;:&quot;Multidisciplinary Digital Publishing Institute&quot;,&quot;issue&quot;:&quot;11&quot;,&quot;volume&quot;:&quot;8&quot;,&quot;container-title-short&quot;:&quot;&quot;},&quot;isTemporary&quot;:false}]},{&quot;citationID&quot;:&quot;MENDELEY_CITATION_26b6f988-ef2c-452b-a49c-1e268d05eab4&quot;,&quot;properties&quot;:{&quot;noteIndex&quot;:0},&quot;isEdited&quot;:false,&quot;manualOverride&quot;:{&quot;isManuallyOverridden&quot;:false,&quot;citeprocText&quot;:&quot;[27]&quot;,&quot;manualOverrideText&quot;:&quot;&quot;},&quot;citationTag&quot;:&quot;MENDELEY_CITATION_v3_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&quot;,&quot;citationItems&quot;:[{&quot;id&quot;:&quot;f0e069e4-b6a9-3ff1-a862-b143bc512a3b&quot;,&quot;itemData&quot;:{&quot;type&quot;:&quot;article-journal&quot;,&quot;id&quot;:&quot;f0e069e4-b6a9-3ff1-a862-b143bc512a3b&quot;,&quot;title&quot;:&quot;Protein-coding genes in B chromosomes of the grasshopper Eyprepocnemis plorans&quot;,&quot;author&quot;:[{&quot;family&quot;:&quot;Navarro-Domínguez&quot;,&quot;given&quot;:&quot;Beatriz&quot;,&quot;parse-names&quot;:false,&quot;dropping-particle&quot;:&quot;&quot;,&quot;non-dropping-particle&quot;:&quot;&quot;},{&quot;family&quot;:&quot;Ruiz-Ruano&quot;,&quot;given&quot;:&quot;Francisco J.&quot;,&quot;parse-names&quot;:false,&quot;dropping-particle&quot;:&quot;&quot;,&quot;non-dropping-particle&quot;:&quot;&quot;},{&quot;family&quot;:&quot;Cabrero&quot;,&quot;given&quot;:&quot;Josefa&quot;,&quot;parse-names&quot;:false,&quot;dropping-particle&quot;:&quot;&quot;,&quot;non-dropping-particle&quot;:&quot;&quot;},{&quot;family&quot;:&quot;Corral&quot;,&quot;given&quot;:&quot;José María&quot;,&quot;parse-names&quot;:false,&quot;dropping-particle&quot;:&quot;&quot;,&quot;non-dropping-particle&quot;:&quot;&quot;},{&quot;family&quot;:&quot;López-León&quot;,&quot;given&quot;:&quot;María Dolores&quot;,&quot;parse-names&quot;:false,&quot;dropping-particle&quot;:&quot;&quot;,&quot;non-dropping-particle&quot;:&quot;&quot;},{&quot;family&quot;:&quot;Sharbel&quot;,&quot;given&quot;:&quot;Timothy F.&quot;,&quot;parse-names&quot;:false,&quot;dropping-particle&quot;:&quot;&quot;,&quot;non-dropping-particle&quot;:&quot;&quot;},{&quot;family&quot;:&quot;Camacho&quot;,&quot;given&quot;:&quot;Juan Pedro M.&quot;,&quot;parse-names&quot;:false,&quot;dropping-particle&quot;:&quot;&quot;,&quot;non-dropping-particle&quot;:&quot;&quot;}],&quot;container-title&quot;:&quot;Scientific Reports 2017 7:1&quot;,&quot;accessed&quot;:{&quot;date-parts&quot;:[[2025,12,23]]},&quot;DOI&quot;:&quot;10.1038/srep45200&quot;,&quot;ISSN&quot;:&quot;2045-2322&quot;,&quot;PMID&quot;:&quot;28367986&quot;,&quot;URL&quot;:&quot;https://www.nature.com/articles/srep45200&quot;,&quot;issued&quot;:{&quot;date-parts&quot;:[[2017,4,3]]},&quot;page&quot;:&quot;45200-&quot;,&quot;abstract&quot;:&quot;For many years, parasitic B chromosomes have been considered genetically inert elements. Here we show the presence of ten protein-coding genes in the B chromosome of the grasshopper Eyprepocnemis plorans. Four of these genes (CIP2A, GTPB6, KIF20A, and MTG1) were complete in the B chromosome whereas the six remaining (CKAP2, CAP-G, HYI, MYCB2, SLIT and TOP2A) were truncated. Five of these genes (CIP2A, CKAP2, CAP-G, KIF20A, and MYCB2) were significantly up-regulated in B-carrying individuals, as expected if they were actively transcribed from the B chromosome. This conclusion is supported by three truncated genes (CKAP2, CAP-G and MYCB2) which showed up-regulation only in the regions being present in the B chromosome. Our results indicate that B chromosomes are not so silenced as was hitherto believed. Interestingly, the five active genes in the B chromosome code for functions related with cell division, which is the main arena where B chromosome destiny is played. This suggests that B chromosome evolutionary success can lie on its gene content.&quot;,&quot;publisher&quot;:&quot;Nature Publishing Group&quot;,&quot;issue&quot;:&quot;1&quot;,&quot;volume&quot;:&quot;7&quot;,&quot;container-title-short&quot;:&quot;&quot;},&quot;isTemporary&quot;:false}]},{&quot;citationID&quot;:&quot;MENDELEY_CITATION_c2a0d074-aa2e-4e2e-aec6-0d9784eeba5d&quot;,&quot;properties&quot;:{&quot;noteIndex&quot;:0},&quot;isEdited&quot;:false,&quot;manualOverride&quot;:{&quot;isManuallyOverridden&quot;:false,&quot;citeprocText&quot;:&quot;[2]&quot;,&quot;manualOverrideText&quot;:&quot;&quot;},&quot;citationTag&quot;:&quot;MENDELEY_CITATION_v3_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&quot;,&quot;citationItems&quot;:[{&quot;id&quot;:&quot;fd9d2b79-55f4-3767-bfd9-6fa9477c2173&quot;,&quot;itemData&quot;:{&quot;type&quot;:&quot;article-journal&quot;,&quot;id&quot;:&quot;fd9d2b79-55f4-3767-bfd9-6fa9477c2173&quot;,&quot;title&quot;:&quot;B-chromosome evolution&quot;,&quot;author&quot;:[{&quot;family&quot;:&quot;Camacho&quot;,&quot;given&quot;:&quot;Juan Pedro M.&quot;,&quot;parse-names&quot;:false,&quot;dropping-particle&quot;:&quot;&quot;,&quot;non-dropping-particle&quot;:&quot;&quot;},{&quot;family&quot;:&quot;Sharbel&quot;,&quot;given&quot;:&quot;Timothy F.&quot;,&quot;parse-names&quot;:false,&quot;dropping-particle&quot;:&quot;&quot;,&quot;non-dropping-particle&quot;:&quot;&quot;},{&quot;family&quot;:&quot;Beukeboom&quot;,&quot;given&quot;:&quot;Leo W.&quot;,&quot;parse-names&quot;:false,&quot;dropping-particle&quot;:&quot;&quot;,&quot;non-dropping-particle&quot;:&quot;&quot;}],&quot;container-title&quot;:&quot;Philosophical Transactions of the Royal Society B: Biological Sciences&quot;,&quot;accessed&quot;:{&quot;date-parts&quot;:[[2025,12,18]]},&quot;DOI&quot;:&quot;10.1098/RSTB.2000.0556&quot;,&quot;ISSN&quot;:&quot;0962-8436&quot;,&quot;PMID&quot;:&quot;10724453&quot;,&quot;URL&quot;:&quot;https://dx.doi.org/10.1098/rstb.2000.0556&quot;,&quot;issued&quot;:{&quot;date-parts&quot;:[[2000,2,29]]},&quot;page&quot;:&quot;163-178&quot;,&quot;abstract&quot;:&quot;B chromosomes are extra chromosomes to the standard complement that occur in many organisms. They can originate in a number of ways including derivation from autosomes and sex chromosomes in intra- and interspecies crosses. Their subsequent molecular evolution resembles that of univalent sex chromosomes, which involves gene silencing, heterochromatinization and the accumulation of repetitive DNA and transposons. B-chromosome frequencies in populations result from a balance between their transmission rates and their effects on host fitness. Their long-term evolution is considered to be the outcome of selection on the host genome to eliminate B chromosomes or suppress their effects and on the B chromosome's ability to escape through the generation of new variants. Because B chromosomes interact with the standard chromosomes, they can play an important role in genome evolution and may be useful for studying molecular evolutionary processes.&quot;,&quot;publisher&quot;:&quot;The Royal Society&quot;,&quot;issue&quot;:&quot;1394&quot;,&quot;volume&quot;:&quot;355&quot;,&quot;container-title-short&quot;:&quot;&quot;},&quot;isTemporary&quot;:false}]},{&quot;citationID&quot;:&quot;MENDELEY_CITATION_c723af31-ac1e-4d4f-a6f9-58b798fd6993&quot;,&quot;properties&quot;:{&quot;noteIndex&quot;:0},&quot;isEdited&quot;:false,&quot;manualOverride&quot;:{&quot;isManuallyOverridden&quot;:false,&quot;citeprocText&quot;:&quot;[28]&quot;,&quot;manualOverrideText&quot;:&quot;&quot;},&quot;citationTag&quot;:&quot;MENDELEY_CITATION_v3_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&quot;,&quot;citationItems&quot;:[{&quot;id&quot;:&quot;94afb190-65c0-3cc8-af4e-4981eb184daa&quot;,&quot;itemData&quot;:{&quot;type&quot;:&quot;article-journal&quot;,&quot;id&quot;:&quot;94afb190-65c0-3cc8-af4e-4981eb184daa&quot;,&quot;title&quot;:&quot;RepeatExplorer: a Galaxy-based web server for genome-wide characterization of eukaryotic repetitive elements from next-generation sequence reads&quot;,&quot;author&quot;:[{&quot;family&quot;:&quot;Novák&quot;,&quot;given&quot;:&quot;Petr&quot;,&quot;parse-names&quot;:false,&quot;dropping-particle&quot;:&quot;&quot;,&quot;non-dropping-particle&quot;:&quot;&quot;},{&quot;family&quot;:&quot;Neumann&quot;,&quot;given&quot;:&quot;Pavel&quot;,&quot;parse-names&quot;:false,&quot;dropping-particle&quot;:&quot;&quot;,&quot;non-dropping-particle&quot;:&quot;&quot;},{&quot;family&quot;:&quot;Pech&quot;,&quot;given&quot;:&quot;Jiří&quot;,&quot;parse-names&quot;:false,&quot;dropping-particle&quot;:&quot;&quot;,&quot;non-dropping-particle&quot;:&quot;&quot;},{&quot;family&quot;:&quot;Steinhaisl&quot;,&quot;given&quot;:&quot;Jaroslav&quot;,&quot;parse-names&quot;:false,&quot;dropping-particle&quot;:&quot;&quot;,&quot;non-dropping-particle&quot;:&quot;&quot;},{&quot;family&quot;:&quot;MacAs&quot;,&quot;given&quot;:&quot;Jiří&quot;,&quot;parse-names&quot;:false,&quot;dropping-particle&quot;:&quot;&quot;,&quot;non-dropping-particle&quot;:&quot;&quot;}],&quot;container-title&quot;:&quot;Bioinformatics&quot;,&quot;accessed&quot;:{&quot;date-parts&quot;:[[2025,12,21]]},&quot;DOI&quot;:&quot;10.1093/BIOINFORMATICS/BTT054&quot;,&quot;ISSN&quot;:&quot;1367-4803&quot;,&quot;PMID&quot;:&quot;23376349&quot;,&quot;URL&quot;:&quot;https://dx.doi.org/10.1093/bioinformatics/btt054&quot;,&quot;issued&quot;:{&quot;date-parts&quot;:[[2013,3,15]]},&quot;page&quot;:&quot;792-793&quot;,&quot;abstract&quot;:&quot;Motivation: Repetitive DNA makes up large portions of plant and animal nuclear genomes, yet it remains the least-characterized genome component in most species studied so far. Although the recent availability of high-throughput sequencing data provides necessary resources for in-depth investigation of genomic repeats, its utility is hampered by the lack of specialized bioinformatics tools and appropriate computational resources that would enable large-scale repeat analysis to be run by biologically oriented researchers.Results: Here we present RepeatExplorer, a collection of software tools for characterization of repetitive elements, which is accessible via web interface. A key component of the server is the computational pipeline using a graph-based sequence clustering algorithm to facilitate de novo repeat identification without the need for reference databases of known elements. Because the algorithm uses short sequences randomly sampled from the genome as input, it is ideal for analyzing next-generation sequence reads. Additional tools are provided to aid in classification of identified repeats, investigate phylogenetic relationships of retroelements and perform comparative analysis of repeat composition between multiple species. The server allows to analyze several million sequence reads, which typically results in identification of most high and medium copy repeats in higher plant genomes.Implementation and availability: RepeatExplorer was implemented within the Galaxy environment and set up on a public server at http://repeatexplorer.umbr.cas.cz/. Source code and instructions for local installation are available at http://w3lamc.umbr.cas.cz/ lamc/resources.php.Contact: © 2013 The Author 2013. Published by Oxford University Press. All rights reserved. For Permissions, please e-mail: journals.permissions@oup.com. © The Author 2013.&quot;,&quot;publisher&quot;:&quot;Oxford Academic&quot;,&quot;issue&quot;:&quot;6&quot;,&quot;volume&quot;:&quot;29&quot;,&quot;container-title-short&quot;:&quot;&quot;},&quot;isTemporary&quot;:false}]},{&quot;citationID&quot;:&quot;MENDELEY_CITATION_723c468f-09b5-4ae8-94d0-44fc8a1e89d3&quot;,&quot;properties&quot;:{&quot;noteIndex&quot;:0},&quot;isEdited&quot;:false,&quot;manualOverride&quot;:{&quot;isManuallyOverridden&quot;:false,&quot;citeprocText&quot;:&quot;[29]&quot;,&quot;manualOverrideText&quot;:&quot;&quot;},&quot;citationTag&quot;:&quot;MENDELEY_CITATION_v3_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&quot;,&quot;citationItems&quot;:[{&quot;id&quot;:&quot;196ccd7a-b3bf-379d-9032-b91b33a6f9ea&quot;,&quot;itemData&quot;:{&quot;type&quot;:&quot;article-journal&quot;,&quot;id&quot;:&quot;196ccd7a-b3bf-379d-9032-b91b33a6f9ea&quot;,&quot;title&quot;:&quot;Contrasting origin of B chromosomes in two cervids (Siberian roe deer and grey brocket deer) unravelled by chromosome-specific DNA sequencing&quot;,&quot;author&quot;:[{&quot;family&quot;:&quot;Makunin&quot;,&quot;given&quot;:&quot;Alexey I.&quot;,&quot;parse-names&quot;:false,&quot;dropping-particle&quot;:&quot;&quot;,&quot;non-dropping-particle&quot;:&quot;&quot;},{&quot;family&quot;:&quot;Kichigin&quot;,&quot;given&quot;:&quot;Ilya G.&quot;,&quot;parse-names&quot;:false,&quot;dropping-particle&quot;:&quot;&quot;,&quot;non-dropping-particle&quot;:&quot;&quot;},{&quot;family&quot;:&quot;Larkin&quot;,&quot;given&quot;:&quot;Denis M.&quot;,&quot;parse-names&quot;:false,&quot;dropping-particle&quot;:&quot;&quot;,&quot;non-dropping-particle&quot;:&quot;&quot;},{&quot;family&quot;:&quot;O'Brien&quot;,&quot;given&quot;:&quot;Patricia C.M.&quot;,&quot;parse-names&quot;:false,&quot;dropping-particle&quot;:&quot;&quot;,&quot;non-dropping-particle&quot;:&quot;&quot;},{&quot;family&quot;:&quot;Ferguson-Smith&quot;,&quot;given&quot;:&quot;Malcolm A.&quot;,&quot;parse-names&quot;:false,&quot;dropping-particle&quot;:&quot;&quot;,&quot;non-dropping-particle&quot;:&quot;&quot;},{&quot;family&quot;:&quot;Yang&quot;,&quot;given&quot;:&quot;Fengtang&quot;,&quot;parse-names&quot;:false,&quot;dropping-particle&quot;:&quot;&quot;,&quot;non-dropping-particle&quot;:&quot;&quot;},{&quot;family&quot;:&quot;Proskuryakova&quot;,&quot;given&quot;:&quot;Anastasiya A.&quot;,&quot;parse-names&quot;:false,&quot;dropping-particle&quot;:&quot;&quot;,&quot;non-dropping-particle&quot;:&quot;&quot;},{&quot;family&quot;:&quot;Vorobieva&quot;,&quot;given&quot;:&quot;Nadezhda&quot;,&quot;parse-names&quot;:false,&quot;dropping-particle&quot;:&quot;V.&quot;,&quot;non-dropping-particle&quot;:&quot;&quot;},{&quot;family&quot;:&quot;Chernyaeva&quot;,&quot;given&quot;:&quot;Ekaterina N.&quot;,&quot;parse-names&quot;:false,&quot;dropping-particle&quot;:&quot;&quot;,&quot;non-dropping-particle&quot;:&quot;&quot;},{&quot;family&quot;:&quot;O'Brien&quot;,&quot;given&quot;:&quot;Stephen J.&quot;,&quot;parse-names&quot;:false,&quot;dropping-particle&quot;:&quot;&quot;,&quot;non-dropping-particle&quot;:&quot;&quot;},{&quot;family&quot;:&quot;Graphodatsky&quot;,&quot;given&quot;:&quot;Alexander S.&quot;,&quot;parse-names&quot;:false,&quot;dropping-particle&quot;:&quot;&quot;,&quot;non-dropping-particle&quot;:&quot;&quot;},{&quot;family&quot;:&quot;Trifonov&quot;,&quot;given&quot;:&quot;Vladimir A.&quot;,&quot;parse-names&quot;:false,&quot;dropping-particle&quot;:&quot;&quot;,&quot;non-dropping-particle&quot;:&quot;&quot;}],&quot;container-title&quot;:&quot;BMC Genomics&quot;,&quot;container-title-short&quot;:&quot;BMC Genomics&quot;,&quot;accessed&quot;:{&quot;date-parts&quot;:[[2025,12,22]]},&quot;DOI&quot;:&quot;10.1186/S12864-016-2933-6&quot;,&quot;ISSN&quot;:&quot;14712164&quot;,&quot;PMID&quot;:&quot;27516089&quot;,&quot;issued&quot;:{&quot;date-parts&quot;:[[2016]]},&quot;abstract&quot;:&quot;Background: B chromosomes are dispensable and variable karyotypic elements found in some species of animals, plants and fungi. They often originate from duplications and translocations of host genomic regions or result from hybridization. In most species, little is known about their DNA content. Here we perform high-throughput sequencing and analysis of B chromosomes of roe deer and brocket deer, the only representatives of Cetartiodactyla known to have B chromosomes. Results: In this study we developed an approach to identify genomic regions present on chromosomes by high-throughput sequencing of DNA generated from flow-sorted chromosomes using degenerate-oligonucleotideprimed PCR. Application of this method on small cattle autosomes revealed a previously described KIT gene region translocation associated with colour sidedness. Implementing this approach to B chromosomes from two cervid species, Siberian roe deer (Capreolus pygargus) and grey brocket deer (Mazama gouazoubira), revealed dramatically different genetic content: roe deer B chromosomes consisted of two duplicated genomic regions (a total of 1. 42-1.98 Mbp) involving three genes, while grey brocket deer B chromosomes contained 26 duplicated regions (a total of 8.28-9.31 Mbp) with 34 complete and 21 partial genes, including KIT and RET protooncogenes, previously found on supernumerary chromosomes in canids. Sequence variation analysis of roe deer B chromosomes revealed a high frequency of mutations and increased heterozygosity due to either amplification within B chromosomes or divergence between different Bs. In contrast, grey brocket deer B chromosomes were found to be more homogeneous and resembled autosomes in patterns of sequence variation. Similar tendencies were observed in repetitive DNA composition. Conclusions: Our data demonstrate independent origins of B chromosomes in the grey brocket and roe deer. We hypothesize that the B chromosomes of these two cervid species represent different stages of B chromosome sequences evolution: probably nascent and similar to autosomal copies in brocket deer, highly derived in roe deer. Based on the presence of the same orthologous protooncogenes in canids and brocket deer Bs we argue that genomic regions involved in B chromosome formation are not random. In addition, our approach is also applicable to the characterization of other evolutionary and clinical rearrangements.&quot;,&quot;publisher&quot;:&quot;BioMed Central Ltd.&quot;,&quot;issue&quot;:&quot;1&quot;,&quot;volume&quot;:&quot;17&quot;},&quot;isTemporary&quot;:false}]},{&quot;citationID&quot;:&quot;MENDELEY_CITATION_8ad5068c-acf7-4c07-a40e-a9e0fbfd1e42&quot;,&quot;properties&quot;:{&quot;noteIndex&quot;:0},&quot;isEdited&quot;:false,&quot;manualOverride&quot;:{&quot;isManuallyOverridden&quot;:false,&quot;citeprocText&quot;:&quot;[3,29–31]&quot;,&quot;manualOverrideText&quot;:&quot;&quot;},&quot;citationTag&quot;:&quot;MENDELEY_CITATION_v3_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&quot;,&quot;citationItems&quot;:[{&quot;id&quot;:&quot;12c65c4e-f55a-315d-be19-15f1a335e84e&quot;,&quot;itemData&quot;:{&quot;type&quot;:&quot;article-journal&quot;,&quot;id&quot;:&quot;12c65c4e-f55a-315d-be19-15f1a335e84e&quot;,&quot;title&quot;:&quot;Genes on B chromosomes of vertebrates&quot;,&quot;author&quot;:[{&quot;family&quot;:&quot;Makunin&quot;,&quot;given&quot;:&quot;Alexey I.&quot;,&quot;parse-names&quot;:false,&quot;dropping-particle&quot;:&quot;&quot;,&quot;non-dropping-particle&quot;:&quot;&quot;},{&quot;family&quot;:&quot;Dementyeva&quot;,&quot;given&quot;:&quot;Polina&quot;,&quot;parse-names&quot;:false,&quot;dropping-particle&quot;:&quot;V.&quot;,&quot;non-dropping-particle&quot;:&quot;&quot;},{&quot;family&quot;:&quot;Graphodatsky&quot;,&quot;given&quot;:&quot;Alexander S.&quot;,&quot;parse-names&quot;:false,&quot;dropping-particle&quot;:&quot;&quot;,&quot;non-dropping-particle&quot;:&quot;&quot;},{&quot;family&quot;:&quot;Volobouev&quot;,&quot;given&quot;:&quot;Vitaly T.&quot;,&quot;parse-names&quot;:false,&quot;dropping-particle&quot;:&quot;&quot;,&quot;non-dropping-particle&quot;:&quot;&quot;},{&quot;family&quot;:&quot;Kukekova&quot;,&quot;given&quot;:&quot;Anna&quot;,&quot;parse-names&quot;:false,&quot;dropping-particle&quot;:&quot;V.&quot;,&quot;non-dropping-particle&quot;:&quot;&quot;},{&quot;family&quot;:&quot;Trifonov&quot;,&quot;given&quot;:&quot;Vladimir A.&quot;,&quot;parse-names&quot;:false,&quot;dropping-particle&quot;:&quot;&quot;,&quot;non-dropping-particle&quot;:&quot;&quot;}],&quot;container-title&quot;:&quot;Molecular Cytogenetics&quot;,&quot;container-title-short&quot;:&quot;Mol. Cytogenet.&quot;,&quot;accessed&quot;:{&quot;date-parts&quot;:[[2025,12,23]]},&quot;DOI&quot;:&quot;10.1186/S13039-014-0099-Y/FIGURES/2&quot;,&quot;ISSN&quot;:&quot;17558166&quot;,&quot;URL&quot;:&quot;https://link.springer.com/article/10.1186/s13039-014-0099-y&quot;,&quot;issued&quot;:{&quot;date-parts&quot;:[[2014,12,17]]},&quot;page&quot;:&quot;99-&quot;,&quot;abstract&quot;:&quot;Background: There is a growing body of evidence that B chromosomes, once regarded as totally heterochromatic and genetically inert, harbor multiple segmental duplications containing clusters of ribosomal RNA genes, processed pseudogenes and protein-coding genes. Application of novel molecular approaches further supports complex composition and possible phenotypic effects of B chromosomes. Results: Here we review recent findings of gene-carrying genomic segments on B chromosomes from different vertebrate groups. We demonstrate that the genetic content of B chromosomes is highly heterogeneous and some B chromosomes contain multiple large duplications derived from various chromosomes of the standard karyotype. Although B chromosomes seem to be mostly homologous to each other within a species, their genetic content differs between species. There are indications that some genomic regions are more likely to be located on B chromosomes. Conclusions: The discovery of multiple autosomal genes on B chromosomes opens a new discussion about their possible effects ranging from sex determination to fitness and adaptation, their complex interactions with host genome and role in evolution.&quot;,&quot;publisher&quot;:&quot;BioMed Central Ltd.&quot;,&quot;issue&quot;:&quot;1&quot;,&quot;volume&quot;:&quot;7&quot;},&quot;isTemporary&quot;:false},{&quot;id&quot;:&quot;196ccd7a-b3bf-379d-9032-b91b33a6f9ea&quot;,&quot;itemData&quot;:{&quot;type&quot;:&quot;article-journal&quot;,&quot;id&quot;:&quot;196ccd7a-b3bf-379d-9032-b91b33a6f9ea&quot;,&quot;title&quot;:&quot;Contrasting origin of B chromosomes in two cervids (Siberian roe deer and grey brocket deer) unravelled by chromosome-specific DNA sequencing&quot;,&quot;author&quot;:[{&quot;family&quot;:&quot;Makunin&quot;,&quot;given&quot;:&quot;Alexey I.&quot;,&quot;parse-names&quot;:false,&quot;dropping-particle&quot;:&quot;&quot;,&quot;non-dropping-particle&quot;:&quot;&quot;},{&quot;family&quot;:&quot;Kichigin&quot;,&quot;given&quot;:&quot;Ilya G.&quot;,&quot;parse-names&quot;:false,&quot;dropping-particle&quot;:&quot;&quot;,&quot;non-dropping-particle&quot;:&quot;&quot;},{&quot;family&quot;:&quot;Larkin&quot;,&quot;given&quot;:&quot;Denis M.&quot;,&quot;parse-names&quot;:false,&quot;dropping-particle&quot;:&quot;&quot;,&quot;non-dropping-particle&quot;:&quot;&quot;},{&quot;family&quot;:&quot;O'Brien&quot;,&quot;given&quot;:&quot;Patricia C.M.&quot;,&quot;parse-names&quot;:false,&quot;dropping-particle&quot;:&quot;&quot;,&quot;non-dropping-particle&quot;:&quot;&quot;},{&quot;family&quot;:&quot;Ferguson-Smith&quot;,&quot;given&quot;:&quot;Malcolm A.&quot;,&quot;parse-names&quot;:false,&quot;dropping-particle&quot;:&quot;&quot;,&quot;non-dropping-particle&quot;:&quot;&quot;},{&quot;family&quot;:&quot;Yang&quot;,&quot;given&quot;:&quot;Fengtang&quot;,&quot;parse-names&quot;:false,&quot;dropping-particle&quot;:&quot;&quot;,&quot;non-dropping-particle&quot;:&quot;&quot;},{&quot;family&quot;:&quot;Proskuryakova&quot;,&quot;given&quot;:&quot;Anastasiya A.&quot;,&quot;parse-names&quot;:false,&quot;dropping-particle&quot;:&quot;&quot;,&quot;non-dropping-particle&quot;:&quot;&quot;},{&quot;family&quot;:&quot;Vorobieva&quot;,&quot;given&quot;:&quot;Nadezhda&quot;,&quot;parse-names&quot;:false,&quot;dropping-particle&quot;:&quot;V.&quot;,&quot;non-dropping-particle&quot;:&quot;&quot;},{&quot;family&quot;:&quot;Chernyaeva&quot;,&quot;given&quot;:&quot;Ekaterina N.&quot;,&quot;parse-names&quot;:false,&quot;dropping-particle&quot;:&quot;&quot;,&quot;non-dropping-particle&quot;:&quot;&quot;},{&quot;family&quot;:&quot;O'Brien&quot;,&quot;given&quot;:&quot;Stephen J.&quot;,&quot;parse-names&quot;:false,&quot;dropping-particle&quot;:&quot;&quot;,&quot;non-dropping-particle&quot;:&quot;&quot;},{&quot;family&quot;:&quot;Graphodatsky&quot;,&quot;given&quot;:&quot;Alexander S.&quot;,&quot;parse-names&quot;:false,&quot;dropping-particle&quot;:&quot;&quot;,&quot;non-dropping-particle&quot;:&quot;&quot;},{&quot;family&quot;:&quot;Trifonov&quot;,&quot;given&quot;:&quot;Vladimir A.&quot;,&quot;parse-names&quot;:false,&quot;dropping-particle&quot;:&quot;&quot;,&quot;non-dropping-particle&quot;:&quot;&quot;}],&quot;container-title&quot;:&quot;BMC Genomics&quot;,&quot;container-title-short&quot;:&quot;BMC Genomics&quot;,&quot;accessed&quot;:{&quot;date-parts&quot;:[[2025,12,22]]},&quot;DOI&quot;:&quot;10.1186/S12864-016-2933-6&quot;,&quot;ISSN&quot;:&quot;14712164&quot;,&quot;PMID&quot;:&quot;27516089&quot;,&quot;issued&quot;:{&quot;date-parts&quot;:[[2016]]},&quot;abstract&quot;:&quot;Background: B chromosomes are dispensable and variable karyotypic elements found in some species of animals, plants and fungi. They often originate from duplications and translocations of host genomic regions or result from hybridization. In most species, little is known about their DNA content. Here we perform high-throughput sequencing and analysis of B chromosomes of roe deer and brocket deer, the only representatives of Cetartiodactyla known to have B chromosomes. Results: In this study we developed an approach to identify genomic regions present on chromosomes by high-throughput sequencing of DNA generated from flow-sorted chromosomes using degenerate-oligonucleotideprimed PCR. Application of this method on small cattle autosomes revealed a previously described KIT gene region translocation associated with colour sidedness. Implementing this approach to B chromosomes from two cervid species, Siberian roe deer (Capreolus pygargus) and grey brocket deer (Mazama gouazoubira), revealed dramatically different genetic content: roe deer B chromosomes consisted of two duplicated genomic regions (a total of 1. 42-1.98 Mbp) involving three genes, while grey brocket deer B chromosomes contained 26 duplicated regions (a total of 8.28-9.31 Mbp) with 34 complete and 21 partial genes, including KIT and RET protooncogenes, previously found on supernumerary chromosomes in canids. Sequence variation analysis of roe deer B chromosomes revealed a high frequency of mutations and increased heterozygosity due to either amplification within B chromosomes or divergence between different Bs. In contrast, grey brocket deer B chromosomes were found to be more homogeneous and resembled autosomes in patterns of sequence variation. Similar tendencies were observed in repetitive DNA composition. Conclusions: Our data demonstrate independent origins of B chromosomes in the grey brocket and roe deer. We hypothesize that the B chromosomes of these two cervid species represent different stages of B chromosome sequences evolution: probably nascent and similar to autosomal copies in brocket deer, highly derived in roe deer. Based on the presence of the same orthologous protooncogenes in canids and brocket deer Bs we argue that genomic regions involved in B chromosome formation are not random. In addition, our approach is also applicable to the characterization of other evolutionary and clinical rearrangements.&quot;,&quot;publisher&quot;:&quot;BioMed Central Ltd.&quot;,&quot;issue&quot;:&quot;1&quot;,&quot;volume&quot;:&quot;17&quot;},&quot;isTemporary&quot;:false},{&quot;id&quot;:&quot;2a439d85-e7d9-317f-9fd0-8a2d0cf70465&quot;,&quot;itemData&quot;:{&quot;type&quot;:&quot;article-journal&quot;,&quot;id&quot;:&quot;2a439d85-e7d9-317f-9fd0-8a2d0cf70465&quot;,&quot;title&quot;:&quot;Low-pass single-chromosome sequencing of human small supernumerary marker chromosomes (sSMCs) and Apodemus B chromosomes&quot;,&quot;author&quot;:[{&quot;family&quot;:&quot;Makunin&quot;,&quot;given&quot;:&quot;Alexey I.&quot;,&quot;parse-names&quot;:false,&quot;dropping-particle&quot;:&quot;&quot;,&quot;non-dropping-particle&quot;:&quot;&quot;},{&quot;family&quot;:&quot;Rajičić&quot;,&quot;given&quot;:&quot;Marija&quot;,&quot;parse-names&quot;:false,&quot;dropping-particle&quot;:&quot;&quot;,&quot;non-dropping-particle&quot;:&quot;&quot;},{&quot;family&quot;:&quot;Karamysheva&quot;,&quot;given&quot;:&quot;Tatyana&quot;,&quot;parse-names&quot;:false,&quot;dropping-particle&quot;:&quot;V.&quot;,&quot;non-dropping-particle&quot;:&quot;&quot;},{&quot;family&quot;:&quot;Romanenko&quot;,&quot;given&quot;:&quot;Svetlana A.&quot;,&quot;parse-names&quot;:false,&quot;dropping-particle&quot;:&quot;&quot;,&quot;non-dropping-particle&quot;:&quot;&quot;},{&quot;family&quot;:&quot;Druzhkova&quot;,&quot;given&quot;:&quot;Anna S.&quot;,&quot;parse-names&quot;:false,&quot;dropping-particle&quot;:&quot;&quot;,&quot;non-dropping-particle&quot;:&quot;&quot;},{&quot;family&quot;:&quot;Blagojević&quot;,&quot;given&quot;:&quot;Jelena&quot;,&quot;parse-names&quot;:false,&quot;dropping-particle&quot;:&quot;&quot;,&quot;non-dropping-particle&quot;:&quot;&quot;},{&quot;family&quot;:&quot;Vujošević&quot;,&quot;given&quot;:&quot;Mladen&quot;,&quot;parse-names&quot;:false,&quot;dropping-particle&quot;:&quot;&quot;,&quot;non-dropping-particle&quot;:&quot;&quot;},{&quot;family&quot;:&quot;Rubtsov&quot;,&quot;given&quot;:&quot;Nikolay B.&quot;,&quot;parse-names&quot;:false,&quot;dropping-particle&quot;:&quot;&quot;,&quot;non-dropping-particle&quot;:&quot;&quot;},{&quot;family&quot;:&quot;Graphodatsky&quot;,&quot;given&quot;:&quot;Alexander S.&quot;,&quot;parse-names&quot;:false,&quot;dropping-particle&quot;:&quot;&quot;,&quot;non-dropping-particle&quot;:&quot;&quot;},{&quot;family&quot;:&quot;Trifonov&quot;,&quot;given&quot;:&quot;Vladimir A.&quot;,&quot;parse-names&quot;:false,&quot;dropping-particle&quot;:&quot;&quot;,&quot;non-dropping-particle&quot;:&quot;&quot;}],&quot;container-title&quot;:&quot;Chromosoma&quot;,&quot;container-title-short&quot;:&quot;Chromosoma&quot;,&quot;accessed&quot;:{&quot;date-parts&quot;:[[2025,12,23]]},&quot;DOI&quot;:&quot;10.1007/S00412-018-0662-0&quot;,&quot;ISSN&quot;:&quot;14320886&quot;,&quot;PMID&quot;:&quot;29380046&quot;,&quot;issued&quot;:{&quot;date-parts&quot;:[[2018,9,1]]},&quot;page&quot;:&quot;301-311&quot;,&quot;abstract&quot;:&quot;Supernumerary chromosomes sporadically arise in many eukaryotic species as a result of genomic rearrangements. If present in a substantial part of species population, those are called B chromosomes, or Bs. This is the case for 70 mammalian species, most of which are rodents. In humans, the most common types of extra chromosomes, sSMCs (small supernumerary marker chromosomes), are diagnosed in approximately 1 of 2000 postnatal cases. Due to low frequency in population, human sSMCs are not considered B chromosomes. Genetic content of both B-chromosomes and sSMCs in most cases remains understudied. Here, we apply microdissection of single chromosomes with subsequent low-pass sequencing on Ion Torrent PGM and Illumina MiSeq to identify unique and repetitive DNA sequences present in a single human sSMC and several B chromosomes in mice Apodemus flavicollis and Apodemus peninsulae. The pipeline for sequencing data analysis was made available in Galaxy interface as an addition to previously published command-line version. Human sSMC was attributed to the proximal part of chromosome 15 long arm, and breakpoints leading to its formation were located into satellite DNA arrays. Genetic content of Apodemus B chromosomes was species-specific, and minor alterations were observed in both species. Common features of Bs in these Apodemus species were satellite DNA and ERV enrichment, as well as the presence of the vaccinia-related kinase gene Vrk1. Understanding of the non-essential genome elements content provides important insights into genome evolution in general.&quot;,&quot;publisher&quot;:&quot;Springer Science and Business Media Deutschland GmbH&quot;,&quot;issue&quot;:&quot;3&quot;,&quot;volume&quot;:&quot;127&quot;},&quot;isTemporary&quot;:false},{&quot;id&quot;:&quot;4b068b10-6206-38c6-9b83-f8b374dd63e0&quot;,&quot;itemData&quot;:{&quot;type&quot;:&quot;article-journal&quot;,&quot;id&quot;:&quot;4b068b10-6206-38c6-9b83-f8b374dd63e0&quot;,&quot;title&quot;:&quot;Sequencing of supernumerary chromosomes of red fox and raccoon dog confirms a non-random gene acquisition by B chromosomes&quot;,&quot;author&quot;:[{&quot;family&quot;:&quot;Makunin&quot;,&quot;given&quot;:&quot;AI&quot;,&quot;parse-names&quot;:false,&quot;dropping-particle&quot;:&quot;&quot;,&quot;non-dropping-particle&quot;:&quot;&quot;},{&quot;family&quot;:&quot;Romanenko&quot;,&quot;given&quot;:&quot;SA&quot;,&quot;parse-names&quot;:false,&quot;dropping-particle&quot;:&quot;&quot;,&quot;non-dropping-particle&quot;:&quot;&quot;},{&quot;family&quot;:&quot;Genes&quot;,&quot;given&quot;:&quot;VR Beklemisheva -&quot;,&quot;parse-names&quot;:false,&quot;dropping-particle&quot;:&quot;&quot;,&quot;non-dropping-particle&quot;:&quot;&quot;},{&quot;family&quot;:&quot;2018&quot;,&quot;given&quot;:&quot;undefined&quot;,&quot;parse-names&quot;:false,&quot;dropping-particle&quot;:&quot;&quot;,&quot;non-dropping-particle&quot;:&quot;&quot;}],&quot;container-title&quot;:&quot;mdpi.com&quot;,&quot;accessed&quot;:{&quot;date-parts&quot;:[[2025,12,23]]},&quot;URL&quot;:&quot;https://www.mdpi.com/2073-4425/9/8/405&quot;,&quot;container-title-short&quot;:&quot;&quot;},&quot;isTemporary&quot;:false}]},{&quot;citationID&quot;:&quot;MENDELEY_CITATION_72ec6093-0307-4171-8c79-ad9e5ae49207&quot;,&quot;properties&quot;:{&quot;noteIndex&quot;:0},&quot;isEdited&quot;:false,&quot;manualOverride&quot;:{&quot;isManuallyOverridden&quot;:false,&quot;citeprocText&quot;:&quot;[32,33]&quot;,&quot;manualOverrideText&quot;:&quot;&quot;},&quot;citationTag&quot;:&quot;MENDELEY_CITATION_v3_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&quot;,&quot;citationItems&quot;:[{&quot;id&quot;:&quot;4b96da8e-6aa6-37c3-a1eb-ae50f1c0a0af&quot;,&quot;itemData&quot;:{&quot;type&quot;:&quot;article-journal&quot;,&quot;id&quot;:&quot;4b96da8e-6aa6-37c3-a1eb-ae50f1c0a0af&quot;,&quot;title&quot;:&quot;Repbase Update, a database of repetitive elements in eukaryotic genomes&quot;,&quot;author&quot;:[{&quot;family&quot;:&quot;Bao&quot;,&quot;given&quot;:&quot;Weidong&quot;,&quot;parse-names&quot;:false,&quot;dropping-particle&quot;:&quot;&quot;,&quot;non-dropping-particle&quot;:&quot;&quot;},{&quot;family&quot;:&quot;Kojima&quot;,&quot;given&quot;:&quot;Kenji K.&quot;,&quot;parse-names&quot;:false,&quot;dropping-particle&quot;:&quot;&quot;,&quot;non-dropping-particle&quot;:&quot;&quot;},{&quot;family&quot;:&quot;Kohany&quot;,&quot;given&quot;:&quot;Oleksiy&quot;,&quot;parse-names&quot;:false,&quot;dropping-particle&quot;:&quot;&quot;,&quot;non-dropping-particle&quot;:&quot;&quot;}],&quot;container-title&quot;:&quot;Mobile DNA&quot;,&quot;container-title-short&quot;:&quot;Mob. DNA&quot;,&quot;accessed&quot;:{&quot;date-parts&quot;:[[2025,12,22]]},&quot;DOI&quot;:&quot;10.1186/S13100-015-0041-9/TABLES/2&quot;,&quot;ISSN&quot;:&quot;17598753&quot;,&quot;URL&quot;:&quot;https://link.springer.com/article/10.1186/s13100-015-0041-9&quot;,&quot;issued&quot;:{&quot;date-parts&quot;:[[2015,6,2]]},&quot;page&quot;:&quot;11-&quot;,&quot;abstract&quot;:&quot;Repbase Update (RU) is a database of representative repeat sequences in eukaryotic genomes. Since its first development as a database of human repetitive sequences in 1992, RU has been serving as a well-curated reference database fundamental for almost all eukaryotic genome sequence analyses. Here, we introduce recent updates of RU, focusing on technical issues concerning the submission and updating of Repbase entries and will give short examples of using RU data. RU sincerely invites a broader submission of repeat sequences from the research community.&quot;,&quot;publisher&quot;:&quot;BioMed Central Ltd.&quot;,&quot;issue&quot;:&quot;1&quot;,&quot;volume&quot;:&quot;6&quot;},&quot;isTemporary&quot;:false},{&quot;id&quot;:&quot;b23c703b-0315-3cc9-850e-efb011628964&quot;,&quot;itemData&quot;:{&quot;type&quot;:&quot;article-journal&quot;,&quot;id&quot;:&quot;b23c703b-0315-3cc9-850e-efb011628964&quot;,&quot;title&quot;:&quot;The Dfam database of repetitive DNA families&quot;,&quot;author&quot;:[{&quot;family&quot;:&quot;Hubley&quot;,&quot;given&quot;:&quot;Robert&quot;,&quot;parse-names&quot;:false,&quot;dropping-particle&quot;:&quot;&quot;,&quot;non-dropping-particle&quot;:&quot;&quot;},{&quot;family&quot;:&quot;Finn&quot;,&quot;given&quot;:&quot;Robert D.&quot;,&quot;parse-names&quot;:false,&quot;dropping-particle&quot;:&quot;&quot;,&quot;non-dropping-particle&quot;:&quot;&quot;},{&quot;family&quot;:&quot;Clements&quot;,&quot;given&quot;:&quot;Jody&quot;,&quot;parse-names&quot;:false,&quot;dropping-particle&quot;:&quot;&quot;,&quot;non-dropping-particle&quot;:&quot;&quot;},{&quot;family&quot;:&quot;Eddy&quot;,&quot;given&quot;:&quot;Sean R.&quot;,&quot;parse-names&quot;:false,&quot;dropping-particle&quot;:&quot;&quot;,&quot;non-dropping-particle&quot;:&quot;&quot;},{&quot;family&quot;:&quot;Jones&quot;,&quot;given&quot;:&quot;Thomas A.&quot;,&quot;parse-names&quot;:false,&quot;dropping-particle&quot;:&quot;&quot;,&quot;non-dropping-particle&quot;:&quot;&quot;},{&quot;family&quot;:&quot;Bao&quot;,&quot;given&quot;:&quot;Weidong&quot;,&quot;parse-names&quot;:false,&quot;dropping-particle&quot;:&quot;&quot;,&quot;non-dropping-particle&quot;:&quot;&quot;},{&quot;family&quot;:&quot;Smit&quot;,&quot;given&quot;:&quot;Arian F.A.&quot;,&quot;parse-names&quot;:false,&quot;dropping-particle&quot;:&quot;&quot;,&quot;non-dropping-particle&quot;:&quot;&quot;},{&quot;family&quot;:&quot;Wheeler&quot;,&quot;given&quot;:&quot;Travis J.&quot;,&quot;parse-names&quot;:false,&quot;dropping-particle&quot;:&quot;&quot;,&quot;non-dropping-particle&quot;:&quot;&quot;}],&quot;container-title&quot;:&quot;Nucleic Acids Research&quot;,&quot;container-title-short&quot;:&quot;Nucleic Acids Res.&quot;,&quot;accessed&quot;:{&quot;date-parts&quot;:[[2025,12,22]]},&quot;DOI&quot;:&quot;10.1093/NAR/GKV1272&quot;,&quot;ISSN&quot;:&quot;0305-1048&quot;,&quot;PMID&quot;:&quot;26612867&quot;,&quot;URL&quot;:&quot;https://dx.doi.org/10.1093/nar/gkv1272&quot;,&quot;issued&quot;:{&quot;date-parts&quot;:[[2016,1,4]]},&quot;page&quot;:&quot;D81-D89&quot;,&quot;abstract&quot;:&quot;Repetitive DNA, especially that due to transposable elements (TEs), makes up a large fraction of many genomes. Dfam is an open access database of families of repetitive DNA elements, in which each family is represented by a multiple sequence alignment and a profile hidden Markov model (HMM). The initial release of Dfam, featured in the 2013 NAR Database Issue, contained 1143 families of repetitive elements found in humans, and was used to produce more than 100 Mb of additional annotation of TE-derived regions in the human genome, with improved speed. Here, we describe recent advances, most notably expansion to 4150 total families including a comprehensive set of known repeat families from four new organisms (mouse, zebrafish, fly and nematode). We describe improvements to coverage, and to our methods for identifying and reducing false annotation. We also describe updates to the website interface. The Dfam website has moved to http://dfam.org. Seed alignments, profile HMMs, hit lists and other underlying data are available for download.&quot;,&quot;publisher&quot;:&quot;Oxford Academic&quot;,&quot;issue&quot;:&quot;D1&quot;,&quot;volume&quot;:&quot;44&quot;},&quot;isTemporary&quot;:false}]},{&quot;citationID&quot;:&quot;MENDELEY_CITATION_c5fe3e78-259e-4e94-9188-08ec105587b6&quot;,&quot;properties&quot;:{&quot;noteIndex&quot;:0},&quot;isEdited&quot;:false,&quot;manualOverride&quot;:{&quot;isManuallyOverridden&quot;:false,&quot;citeprocText&quot;:&quot;[34]&quot;,&quot;manualOverrideText&quot;:&quot;&quot;},&quot;citationTag&quot;:&quot;MENDELEY_CITATION_v3_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&quot;,&quot;citationItems&quot;:[{&quot;id&quot;:&quot;e9d9dad6-68d1-3df7-a6c2-f2fc0972a4b3&quot;,&quot;itemData&quot;:{&quot;type&quot;:&quot;webpage&quot;,&quot;id&quot;:&quot;e9d9dad6-68d1-3df7-a6c2-f2fc0972a4b3&quot;,&quot;title&quot;:&quot;RepeatMasker Open-4.0&quot;,&quot;author&quot;:[{&quot;family&quot;:&quot;Smit&quot;,&quot;given&quot;:&quot;AFA&quot;,&quot;parse-names&quot;:false,&quot;dropping-particle&quot;:&quot;&quot;,&quot;non-dropping-particle&quot;:&quot;&quot;},{&quot;family&quot;:&quot;Hubley&quot;,&quot;given&quot;:&quot;R&quot;,&quot;parse-names&quot;:false,&quot;dropping-particle&quot;:&quot;&quot;,&quot;non-dropping-particle&quot;:&quot;&quot;},{&quot;family&quot;:&quot;Green&quot;,&quot;given&quot;:&quot;P.&quot;,&quot;parse-names&quot;:false,&quot;dropping-particle&quot;:&quot;&quot;,&quot;non-dropping-particle&quot;:&quot;&quot;}],&quot;URL&quot;:&quot;http://www.repeatmasker.org&quot;,&quot;issued&quot;:{&quot;date-parts&quot;:[[2013]]},&quot;container-title-short&quot;:&quot;&quot;},&quot;isTemporary&quot;:false}]},{&quot;citationID&quot;:&quot;MENDELEY_CITATION_d51b87d6-d944-4993-80a8-7d7d00d3c68a&quot;,&quot;properties&quot;:{&quot;noteIndex&quot;:0},&quot;isEdited&quot;:false,&quot;manualOverride&quot;:{&quot;isManuallyOverridden&quot;:false,&quot;citeprocText&quot;:&quot;[33]&quot;,&quot;manualOverrideText&quot;:&quot;&quot;},&quot;citationTag&quot;:&quot;MENDELEY_CITATION_v3_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&quot;,&quot;citationItems&quot;:[{&quot;id&quot;:&quot;b23c703b-0315-3cc9-850e-efb011628964&quot;,&quot;itemData&quot;:{&quot;type&quot;:&quot;article-journal&quot;,&quot;id&quot;:&quot;b23c703b-0315-3cc9-850e-efb011628964&quot;,&quot;title&quot;:&quot;The Dfam database of repetitive DNA families&quot;,&quot;author&quot;:[{&quot;family&quot;:&quot;Hubley&quot;,&quot;given&quot;:&quot;Robert&quot;,&quot;parse-names&quot;:false,&quot;dropping-particle&quot;:&quot;&quot;,&quot;non-dropping-particle&quot;:&quot;&quot;},{&quot;family&quot;:&quot;Finn&quot;,&quot;given&quot;:&quot;Robert D.&quot;,&quot;parse-names&quot;:false,&quot;dropping-particle&quot;:&quot;&quot;,&quot;non-dropping-particle&quot;:&quot;&quot;},{&quot;family&quot;:&quot;Clements&quot;,&quot;given&quot;:&quot;Jody&quot;,&quot;parse-names&quot;:false,&quot;dropping-particle&quot;:&quot;&quot;,&quot;non-dropping-particle&quot;:&quot;&quot;},{&quot;family&quot;:&quot;Eddy&quot;,&quot;given&quot;:&quot;Sean R.&quot;,&quot;parse-names&quot;:false,&quot;dropping-particle&quot;:&quot;&quot;,&quot;non-dropping-particle&quot;:&quot;&quot;},{&quot;family&quot;:&quot;Jones&quot;,&quot;given&quot;:&quot;Thomas A.&quot;,&quot;parse-names&quot;:false,&quot;dropping-particle&quot;:&quot;&quot;,&quot;non-dropping-particle&quot;:&quot;&quot;},{&quot;family&quot;:&quot;Bao&quot;,&quot;given&quot;:&quot;Weidong&quot;,&quot;parse-names&quot;:false,&quot;dropping-particle&quot;:&quot;&quot;,&quot;non-dropping-particle&quot;:&quot;&quot;},{&quot;family&quot;:&quot;Smit&quot;,&quot;given&quot;:&quot;Arian F.A.&quot;,&quot;parse-names&quot;:false,&quot;dropping-particle&quot;:&quot;&quot;,&quot;non-dropping-particle&quot;:&quot;&quot;},{&quot;family&quot;:&quot;Wheeler&quot;,&quot;given&quot;:&quot;Travis J.&quot;,&quot;parse-names&quot;:false,&quot;dropping-particle&quot;:&quot;&quot;,&quot;non-dropping-particle&quot;:&quot;&quot;}],&quot;container-title&quot;:&quot;Nucleic Acids Research&quot;,&quot;container-title-short&quot;:&quot;Nucleic Acids Res.&quot;,&quot;accessed&quot;:{&quot;date-parts&quot;:[[2025,12,22]]},&quot;DOI&quot;:&quot;10.1093/NAR/GKV1272&quot;,&quot;ISSN&quot;:&quot;0305-1048&quot;,&quot;PMID&quot;:&quot;26612867&quot;,&quot;URL&quot;:&quot;https://dx.doi.org/10.1093/nar/gkv1272&quot;,&quot;issued&quot;:{&quot;date-parts&quot;:[[2016,1,4]]},&quot;page&quot;:&quot;D81-D89&quot;,&quot;abstract&quot;:&quot;Repetitive DNA, especially that due to transposable elements (TEs), makes up a large fraction of many genomes. Dfam is an open access database of families of repetitive DNA elements, in which each family is represented by a multiple sequence alignment and a profile hidden Markov model (HMM). The initial release of Dfam, featured in the 2013 NAR Database Issue, contained 1143 families of repetitive elements found in humans, and was used to produce more than 100 Mb of additional annotation of TE-derived regions in the human genome, with improved speed. Here, we describe recent advances, most notably expansion to 4150 total families including a comprehensive set of known repeat families from four new organisms (mouse, zebrafish, fly and nematode). We describe improvements to coverage, and to our methods for identifying and reducing false annotation. We also describe updates to the website interface. The Dfam website has moved to http://dfam.org. Seed alignments, profile HMMs, hit lists and other underlying data are available for download.&quot;,&quot;publisher&quot;:&quot;Oxford Academic&quot;,&quot;issue&quot;:&quot;D1&quot;,&quot;volume&quot;:&quot;44&quot;},&quot;isTemporary&quot;:false}]},{&quot;citationID&quot;:&quot;MENDELEY_CITATION_f1e05801-c7dc-4d42-ba8b-eebd097e8427&quot;,&quot;properties&quot;:{&quot;noteIndex&quot;:0},&quot;isEdited&quot;:false,&quot;manualOverride&quot;:{&quot;isManuallyOverridden&quot;:false,&quot;citeprocText&quot;:&quot;[34]&quot;,&quot;manualOverrideText&quot;:&quot;&quot;},&quot;citationTag&quot;:&quot;MENDELEY_CITATION_v3_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&quot;,&quot;citationItems&quot;:[{&quot;id&quot;:&quot;e9d9dad6-68d1-3df7-a6c2-f2fc0972a4b3&quot;,&quot;itemData&quot;:{&quot;type&quot;:&quot;webpage&quot;,&quot;id&quot;:&quot;e9d9dad6-68d1-3df7-a6c2-f2fc0972a4b3&quot;,&quot;title&quot;:&quot;RepeatMasker Open-4.0&quot;,&quot;author&quot;:[{&quot;family&quot;:&quot;Smit&quot;,&quot;given&quot;:&quot;AFA&quot;,&quot;parse-names&quot;:false,&quot;dropping-particle&quot;:&quot;&quot;,&quot;non-dropping-particle&quot;:&quot;&quot;},{&quot;family&quot;:&quot;Hubley&quot;,&quot;given&quot;:&quot;R&quot;,&quot;parse-names&quot;:false,&quot;dropping-particle&quot;:&quot;&quot;,&quot;non-dropping-particle&quot;:&quot;&quot;},{&quot;family&quot;:&quot;Green&quot;,&quot;given&quot;:&quot;P.&quot;,&quot;parse-names&quot;:false,&quot;dropping-particle&quot;:&quot;&quot;,&quot;non-dropping-particle&quot;:&quot;&quot;}],&quot;URL&quot;:&quot;http://www.repeatmasker.org&quot;,&quot;issued&quot;:{&quot;date-parts&quot;:[[2013]]},&quot;container-title-short&quot;:&quot;&quot;},&quot;isTemporary&quot;:false}]},{&quot;citationID&quot;:&quot;MENDELEY_CITATION_74b9fd26-c28f-4f95-8df4-38d4c08cd8da&quot;,&quot;properties&quot;:{&quot;noteIndex&quot;:0},&quot;isEdited&quot;:false,&quot;manualOverride&quot;:{&quot;isManuallyOverridden&quot;:false,&quot;citeprocText&quot;:&quot;[33,34]&quot;,&quot;manualOverrideText&quot;:&quot;&quot;},&quot;citationTag&quot;:&quot;MENDELEY_CITATION_v3_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&quot;,&quot;citationItems&quot;:[{&quot;id&quot;:&quot;b23c703b-0315-3cc9-850e-efb011628964&quot;,&quot;itemData&quot;:{&quot;type&quot;:&quot;article-journal&quot;,&quot;id&quot;:&quot;b23c703b-0315-3cc9-850e-efb011628964&quot;,&quot;title&quot;:&quot;The Dfam database of repetitive DNA families&quot;,&quot;author&quot;:[{&quot;family&quot;:&quot;Hubley&quot;,&quot;given&quot;:&quot;Robert&quot;,&quot;parse-names&quot;:false,&quot;dropping-particle&quot;:&quot;&quot;,&quot;non-dropping-particle&quot;:&quot;&quot;},{&quot;family&quot;:&quot;Finn&quot;,&quot;given&quot;:&quot;Robert D.&quot;,&quot;parse-names&quot;:false,&quot;dropping-particle&quot;:&quot;&quot;,&quot;non-dropping-particle&quot;:&quot;&quot;},{&quot;family&quot;:&quot;Clements&quot;,&quot;given&quot;:&quot;Jody&quot;,&quot;parse-names&quot;:false,&quot;dropping-particle&quot;:&quot;&quot;,&quot;non-dropping-particle&quot;:&quot;&quot;},{&quot;family&quot;:&quot;Eddy&quot;,&quot;given&quot;:&quot;Sean R.&quot;,&quot;parse-names&quot;:false,&quot;dropping-particle&quot;:&quot;&quot;,&quot;non-dropping-particle&quot;:&quot;&quot;},{&quot;family&quot;:&quot;Jones&quot;,&quot;given&quot;:&quot;Thomas A.&quot;,&quot;parse-names&quot;:false,&quot;dropping-particle&quot;:&quot;&quot;,&quot;non-dropping-particle&quot;:&quot;&quot;},{&quot;family&quot;:&quot;Bao&quot;,&quot;given&quot;:&quot;Weidong&quot;,&quot;parse-names&quot;:false,&quot;dropping-particle&quot;:&quot;&quot;,&quot;non-dropping-particle&quot;:&quot;&quot;},{&quot;family&quot;:&quot;Smit&quot;,&quot;given&quot;:&quot;Arian F.A.&quot;,&quot;parse-names&quot;:false,&quot;dropping-particle&quot;:&quot;&quot;,&quot;non-dropping-particle&quot;:&quot;&quot;},{&quot;family&quot;:&quot;Wheeler&quot;,&quot;given&quot;:&quot;Travis J.&quot;,&quot;parse-names&quot;:false,&quot;dropping-particle&quot;:&quot;&quot;,&quot;non-dropping-particle&quot;:&quot;&quot;}],&quot;container-title&quot;:&quot;Nucleic Acids Research&quot;,&quot;container-title-short&quot;:&quot;Nucleic Acids Res.&quot;,&quot;accessed&quot;:{&quot;date-parts&quot;:[[2025,12,22]]},&quot;DOI&quot;:&quot;10.1093/NAR/GKV1272&quot;,&quot;ISSN&quot;:&quot;0305-1048&quot;,&quot;PMID&quot;:&quot;26612867&quot;,&quot;URL&quot;:&quot;https://dx.doi.org/10.1093/nar/gkv1272&quot;,&quot;issued&quot;:{&quot;date-parts&quot;:[[2016,1,4]]},&quot;page&quot;:&quot;D81-D89&quot;,&quot;abstract&quot;:&quot;Repetitive DNA, especially that due to transposable elements (TEs), makes up a large fraction of many genomes. Dfam is an open access database of families of repetitive DNA elements, in which each family is represented by a multiple sequence alignment and a profile hidden Markov model (HMM). The initial release of Dfam, featured in the 2013 NAR Database Issue, contained 1143 families of repetitive elements found in humans, and was used to produce more than 100 Mb of additional annotation of TE-derived regions in the human genome, with improved speed. Here, we describe recent advances, most notably expansion to 4150 total families including a comprehensive set of known repeat families from four new organisms (mouse, zebrafish, fly and nematode). We describe improvements to coverage, and to our methods for identifying and reducing false annotation. We also describe updates to the website interface. The Dfam website has moved to http://dfam.org. Seed alignments, profile HMMs, hit lists and other underlying data are available for download.&quot;,&quot;publisher&quot;:&quot;Oxford Academic&quot;,&quot;issue&quot;:&quot;D1&quot;,&quot;volume&quot;:&quot;44&quot;},&quot;isTemporary&quot;:false},{&quot;id&quot;:&quot;e9d9dad6-68d1-3df7-a6c2-f2fc0972a4b3&quot;,&quot;itemData&quot;:{&quot;type&quot;:&quot;webpage&quot;,&quot;id&quot;:&quot;e9d9dad6-68d1-3df7-a6c2-f2fc0972a4b3&quot;,&quot;title&quot;:&quot;RepeatMasker Open-4.0&quot;,&quot;author&quot;:[{&quot;family&quot;:&quot;Smit&quot;,&quot;given&quot;:&quot;AFA&quot;,&quot;parse-names&quot;:false,&quot;dropping-particle&quot;:&quot;&quot;,&quot;non-dropping-particle&quot;:&quot;&quot;},{&quot;family&quot;:&quot;Hubley&quot;,&quot;given&quot;:&quot;R&quot;,&quot;parse-names&quot;:false,&quot;dropping-particle&quot;:&quot;&quot;,&quot;non-dropping-particle&quot;:&quot;&quot;},{&quot;family&quot;:&quot;Green&quot;,&quot;given&quot;:&quot;P.&quot;,&quot;parse-names&quot;:false,&quot;dropping-particle&quot;:&quot;&quot;,&quot;non-dropping-particle&quot;:&quot;&quot;}],&quot;URL&quot;:&quot;http://www.repeatmasker.org&quot;,&quot;issued&quot;:{&quot;date-parts&quot;:[[2013]]},&quot;container-title-short&quot;:&quot;&quot;},&quot;isTemporary&quot;:false}]},{&quot;citationID&quot;:&quot;MENDELEY_CITATION_d9c0f522-43e0-4030-b3c0-a57f3000a71d&quot;,&quot;properties&quot;:{&quot;noteIndex&quot;:0},&quot;isEdited&quot;:false,&quot;manualOverride&quot;:{&quot;isManuallyOverridden&quot;:false,&quot;citeprocText&quot;:&quot;[35]&quot;,&quot;manualOverrideText&quot;:&quot;&quot;},&quot;citationTag&quot;:&quot;MENDELEY_CITATION_v3_eyJjaXRhdGlvbklEIjoiTUVOREVMRVlfQ0lUQVRJT05fZDljMGY1MjItNDNlMC00MDMwLWIzYzAtYTU3ZjMwMDBhNzFkIiwicHJvcGVydGllcyI6eyJub3RlSW5kZXgiOjB9LCJpc0VkaXRlZCI6ZmFsc2UsIm1hbnVhbE92ZXJyaWRlIjp7ImlzTWFudWFsbHlPdmVycmlkZGVuIjpmYWxzZSwiY2l0ZXByb2NUZXh0IjoiWzM1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V19&quot;,&quot;citationItems&quot;:[{&quot;id&quot;:&quot;fe8669f7-b4b9-3057-9d1e-71ae6c021e41&quot;,&quot;itemData&quot;:{&quot;type&quot;:&quot;article-journal&quot;,&quot;id&quot;:&quot;fe8669f7-b4b9-3057-9d1e-71ae6c021e41&quot;,&quot;title&quot;:&quot;RepeatModeler2 for automated genomic discovery of transposable element families&quot;,&quot;author&quot;:[{&quot;family&quot;:&quot;Flynn&quot;,&quot;given&quot;:&quot;Jullien M.&quot;,&quot;parse-names&quot;:false,&quot;dropping-particle&quot;:&quot;&quot;,&quot;non-dropping-particle&quot;:&quot;&quot;},{&quot;family&quot;:&quot;Hubley&quot;,&quot;given&quot;:&quot;Robert&quot;,&quot;parse-names&quot;:false,&quot;dropping-particle&quot;:&quot;&quot;,&quot;non-dropping-particle&quot;:&quot;&quot;},{&quot;family&quot;:&quot;Goubert&quot;,&quot;given&quot;:&quot;Clément&quot;,&quot;parse-names&quot;:false,&quot;dropping-particle&quot;:&quot;&quot;,&quot;non-dropping-particle&quot;:&quot;&quot;},{&quot;family&quot;:&quot;Rosen&quot;,&quot;given&quot;:&quot;Jeb&quot;,&quot;parse-names&quot;:false,&quot;dropping-particle&quot;:&quot;&quot;,&quot;non-dropping-particle&quot;:&quot;&quot;},{&quot;family&quot;:&quot;Clark&quot;,&quot;given&quot;:&quot;Andrew G.&quot;,&quot;parse-names&quot;:false,&quot;dropping-particle&quot;:&quot;&quot;,&quot;non-dropping-particle&quot;:&quot;&quot;},{&quot;family&quot;:&quot;Feschotte&quot;,&quot;given&quot;:&quot;Cédric&quot;,&quot;parse-names&quot;:false,&quot;dropping-particle&quot;:&quot;&quot;,&quot;non-dropping-particle&quot;:&quot;&quot;},{&quot;family&quot;:&quot;Smit&quot;,&quot;given&quot;:&quot;Arian F.&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22]]},&quot;DOI&quot;:&quot;10.1073/PNAS.1921046117/SUPPL_FILE/PNAS.1921046117.SAPP.PDF&quot;,&quot;ISSN&quot;:&quot;10916490&quot;,&quot;PMID&quot;:&quot;32300014&quot;,&quot;URL&quot;:&quot;https://www.pnas.org/doi/abs/10.1073/pnas.1921046117&quot;,&quot;issued&quot;:{&quot;date-parts&quot;:[[2020,4,28]]},&quot;page&quot;:&quot;9451-9457&quot;,&quot;abstract&quot;:&quo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 Drosophila melanogaster (fruit fly), Danio rerio (zebrafish), and Oryza sativa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https://github.com/Dfam-consortium/ RepeatModeler, http://www.repeatmasker.org/RepeatModeler/).&quot;,&quot;publisher&quot;:&quot;National Academy of Sciences&quot;,&quot;issue&quot;:&quot;17&quot;,&quot;volume&quot;:&quot;117&quot;},&quot;isTemporary&quot;:false}]},{&quot;citationID&quot;:&quot;MENDELEY_CITATION_bd8cb0fb-0f01-47f1-8667-e29b9423650b&quot;,&quot;properties&quot;:{&quot;noteIndex&quot;:0},&quot;isEdited&quot;:false,&quot;manualOverride&quot;:{&quot;isManuallyOverridden&quot;:false,&quot;citeprocText&quot;:&quot;[35]&quot;,&quot;manualOverrideText&quot;:&quot;&quot;},&quot;citationTag&quot;:&quot;MENDELEY_CITATION_v3_eyJjaXRhdGlvbklEIjoiTUVOREVMRVlfQ0lUQVRJT05fYmQ4Y2IwZmItMGYwMS00N2YxLTg2NjctZTI5Yjk0MjM2NTBiIiwicHJvcGVydGllcyI6eyJub3RlSW5kZXgiOjB9LCJpc0VkaXRlZCI6ZmFsc2UsIm1hbnVhbE92ZXJyaWRlIjp7ImlzTWFudWFsbHlPdmVycmlkZGVuIjpmYWxzZSwiY2l0ZXByb2NUZXh0IjoiWzM1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V19&quot;,&quot;citationItems&quot;:[{&quot;id&quot;:&quot;fe8669f7-b4b9-3057-9d1e-71ae6c021e41&quot;,&quot;itemData&quot;:{&quot;type&quot;:&quot;article-journal&quot;,&quot;id&quot;:&quot;fe8669f7-b4b9-3057-9d1e-71ae6c021e41&quot;,&quot;title&quot;:&quot;RepeatModeler2 for automated genomic discovery of transposable element families&quot;,&quot;author&quot;:[{&quot;family&quot;:&quot;Flynn&quot;,&quot;given&quot;:&quot;Jullien M.&quot;,&quot;parse-names&quot;:false,&quot;dropping-particle&quot;:&quot;&quot;,&quot;non-dropping-particle&quot;:&quot;&quot;},{&quot;family&quot;:&quot;Hubley&quot;,&quot;given&quot;:&quot;Robert&quot;,&quot;parse-names&quot;:false,&quot;dropping-particle&quot;:&quot;&quot;,&quot;non-dropping-particle&quot;:&quot;&quot;},{&quot;family&quot;:&quot;Goubert&quot;,&quot;given&quot;:&quot;Clément&quot;,&quot;parse-names&quot;:false,&quot;dropping-particle&quot;:&quot;&quot;,&quot;non-dropping-particle&quot;:&quot;&quot;},{&quot;family&quot;:&quot;Rosen&quot;,&quot;given&quot;:&quot;Jeb&quot;,&quot;parse-names&quot;:false,&quot;dropping-particle&quot;:&quot;&quot;,&quot;non-dropping-particle&quot;:&quot;&quot;},{&quot;family&quot;:&quot;Clark&quot;,&quot;given&quot;:&quot;Andrew G.&quot;,&quot;parse-names&quot;:false,&quot;dropping-particle&quot;:&quot;&quot;,&quot;non-dropping-particle&quot;:&quot;&quot;},{&quot;family&quot;:&quot;Feschotte&quot;,&quot;given&quot;:&quot;Cédric&quot;,&quot;parse-names&quot;:false,&quot;dropping-particle&quot;:&quot;&quot;,&quot;non-dropping-particle&quot;:&quot;&quot;},{&quot;family&quot;:&quot;Smit&quot;,&quot;given&quot;:&quot;Arian F.&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22]]},&quot;DOI&quot;:&quot;10.1073/PNAS.1921046117/SUPPL_FILE/PNAS.1921046117.SAPP.PDF&quot;,&quot;ISSN&quot;:&quot;10916490&quot;,&quot;PMID&quot;:&quot;32300014&quot;,&quot;URL&quot;:&quot;https://www.pnas.org/doi/abs/10.1073/pnas.1921046117&quot;,&quot;issued&quot;:{&quot;date-parts&quot;:[[2020,4,28]]},&quot;page&quot;:&quot;9451-9457&quot;,&quot;abstract&quot;:&quo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 Drosophila melanogaster (fruit fly), Danio rerio (zebrafish), and Oryza sativa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https://github.com/Dfam-consortium/ RepeatModeler, http://www.repeatmasker.org/RepeatModeler/).&quot;,&quot;publisher&quot;:&quot;National Academy of Sciences&quot;,&quot;issue&quot;:&quot;17&quot;,&quot;volume&quot;:&quot;117&quot;},&quot;isTemporary&quot;:false}]},{&quot;citationID&quot;:&quot;MENDELEY_CITATION_cf15fb73-bc58-4e27-91d8-be1ffdcdacbd&quot;,&quot;properties&quot;:{&quot;noteIndex&quot;:0},&quot;isEdited&quot;:false,&quot;manualOverride&quot;:{&quot;isManuallyOverridden&quot;:false,&quot;citeprocText&quot;:&quot;[35]&quot;,&quot;manualOverrideText&quot;:&quot;&quot;},&quot;citationTag&quot;:&quot;MENDELEY_CITATION_v3_eyJjaXRhdGlvbklEIjoiTUVOREVMRVlfQ0lUQVRJT05fY2YxNWZiNzMtYmM1OC00ZTI3LTkxZDgtYmUxZmZkY2RhY2JkIiwicHJvcGVydGllcyI6eyJub3RlSW5kZXgiOjB9LCJpc0VkaXRlZCI6ZmFsc2UsIm1hbnVhbE92ZXJyaWRlIjp7ImlzTWFudWFsbHlPdmVycmlkZGVuIjpmYWxzZSwiY2l0ZXByb2NUZXh0IjoiWzM1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V19&quot;,&quot;citationItems&quot;:[{&quot;id&quot;:&quot;fe8669f7-b4b9-3057-9d1e-71ae6c021e41&quot;,&quot;itemData&quot;:{&quot;type&quot;:&quot;article-journal&quot;,&quot;id&quot;:&quot;fe8669f7-b4b9-3057-9d1e-71ae6c021e41&quot;,&quot;title&quot;:&quot;RepeatModeler2 for automated genomic discovery of transposable element families&quot;,&quot;author&quot;:[{&quot;family&quot;:&quot;Flynn&quot;,&quot;given&quot;:&quot;Jullien M.&quot;,&quot;parse-names&quot;:false,&quot;dropping-particle&quot;:&quot;&quot;,&quot;non-dropping-particle&quot;:&quot;&quot;},{&quot;family&quot;:&quot;Hubley&quot;,&quot;given&quot;:&quot;Robert&quot;,&quot;parse-names&quot;:false,&quot;dropping-particle&quot;:&quot;&quot;,&quot;non-dropping-particle&quot;:&quot;&quot;},{&quot;family&quot;:&quot;Goubert&quot;,&quot;given&quot;:&quot;Clément&quot;,&quot;parse-names&quot;:false,&quot;dropping-particle&quot;:&quot;&quot;,&quot;non-dropping-particle&quot;:&quot;&quot;},{&quot;family&quot;:&quot;Rosen&quot;,&quot;given&quot;:&quot;Jeb&quot;,&quot;parse-names&quot;:false,&quot;dropping-particle&quot;:&quot;&quot;,&quot;non-dropping-particle&quot;:&quot;&quot;},{&quot;family&quot;:&quot;Clark&quot;,&quot;given&quot;:&quot;Andrew G.&quot;,&quot;parse-names&quot;:false,&quot;dropping-particle&quot;:&quot;&quot;,&quot;non-dropping-particle&quot;:&quot;&quot;},{&quot;family&quot;:&quot;Feschotte&quot;,&quot;given&quot;:&quot;Cédric&quot;,&quot;parse-names&quot;:false,&quot;dropping-particle&quot;:&quot;&quot;,&quot;non-dropping-particle&quot;:&quot;&quot;},{&quot;family&quot;:&quot;Smit&quot;,&quot;given&quot;:&quot;Arian F.&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22]]},&quot;DOI&quot;:&quot;10.1073/PNAS.1921046117/SUPPL_FILE/PNAS.1921046117.SAPP.PDF&quot;,&quot;ISSN&quot;:&quot;10916490&quot;,&quot;PMID&quot;:&quot;32300014&quot;,&quot;URL&quot;:&quot;https://www.pnas.org/doi/abs/10.1073/pnas.1921046117&quot;,&quot;issued&quot;:{&quot;date-parts&quot;:[[2020,4,28]]},&quot;page&quot;:&quot;9451-9457&quot;,&quot;abstract&quot;:&quo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 Drosophila melanogaster (fruit fly), Danio rerio (zebrafish), and Oryza sativa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https://github.com/Dfam-consortium/ RepeatModeler, http://www.repeatmasker.org/RepeatModeler/).&quot;,&quot;publisher&quot;:&quot;National Academy of Sciences&quot;,&quot;issue&quot;:&quot;17&quot;,&quot;volume&quot;:&quot;117&quot;},&quot;isTemporary&quot;:false}]},{&quot;citationID&quot;:&quot;MENDELEY_CITATION_24f3566b-4567-4a66-9e83-5c6f03c22600&quot;,&quot;properties&quot;:{&quot;noteIndex&quot;:0},&quot;isEdited&quot;:false,&quot;manualOverride&quot;:{&quot;isManuallyOverridden&quot;:false,&quot;citeprocText&quot;:&quot;[36]&quot;,&quot;manualOverrideText&quot;:&quot;&quot;},&quot;citationTag&quot;:&quot;MENDELEY_CITATION_v3_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&quot;,&quot;citationItems&quot;:[{&quot;id&quot;:&quot;4a98ffef-4f24-3aae-91cf-3c24abc5ff3b&quot;,&quot;itemData&quot;:{&quot;type&quot;:&quot;webpage&quot;,&quot;id&quot;:&quot;4a98ffef-4f24-3aae-91cf-3c24abc5ff3b&quot;,&quot;title&quot;:&quot;kavonrtep/TideCluster: 1.8.0&quot;,&quot;author&quot;:[{&quot;family&quot;:&quot;Novak P&quot;,&quot;given&quot;:&quot;&quot;,&quot;parse-names&quot;:false,&quot;dropping-particle&quot;:&quot;&quot;,&quot;non-dropping-particle&quot;:&quot;&quot;}],&quot;DOI&quot;:&quot;https://doi.org/10.5281/zenodo.17638302&quot;,&quot;URL&quot;:&quot;https://zenodo.org/records/17638302&quot;,&quot;issued&quot;:{&quot;date-parts&quot;:[[2025]]},&quot;container-title-short&quot;:&quot;&quot;},&quot;isTemporary&quot;:false}]},{&quot;citationID&quot;:&quot;MENDELEY_CITATION_e81c1a02-6b3c-4563-879a-70434d37bde5&quot;,&quot;properties&quot;:{&quot;noteIndex&quot;:0},&quot;isEdited&quot;:false,&quot;manualOverride&quot;:{&quot;isManuallyOverridden&quot;:false,&quot;citeprocText&quot;:&quot;[37]&quot;,&quot;manualOverrideText&quot;:&quot;&quot;},&quot;citationTag&quot;:&quot;MENDELEY_CITATION_v3_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&quot;,&quot;citationItems&quot;:[{&quot;id&quot;:&quot;db47ae14-cc5b-3132-ac0e-2fd32cb792c1&quot;,&quot;itemData&quot;:{&quot;type&quot;:&quot;article-journal&quot;,&quot;id&quot;:&quot;db47ae14-cc5b-3132-ac0e-2fd32cb792c1&quot;,&quot;title&quot;:&quot;TideHunter: efficient and sensitive tandem repeat detection from noisy long-reads using seed-and-chain&quot;,&quot;author&quot;:[{&quot;family&quot;:&quot;Gao&quot;,&quot;given&quot;:&quot;Yan&quot;,&quot;parse-names&quot;:false,&quot;dropping-particle&quot;:&quot;&quot;,&quot;non-dropping-particle&quot;:&quot;&quot;},{&quot;family&quot;:&quot;Liu&quot;,&quot;given&quot;:&quot;Bo&quot;,&quot;parse-names&quot;:false,&quot;dropping-particle&quot;:&quot;&quot;,&quot;non-dropping-particle&quot;:&quot;&quot;},{&quot;family&quot;:&quot;Wang&quot;,&quot;given&quot;:&quot;Yadong&quot;,&quot;parse-names&quot;:false,&quot;dropping-particle&quot;:&quot;&quot;,&quot;non-dropping-particle&quot;:&quot;&quot;},{&quot;family&quot;:&quot;Xing&quot;,&quot;given&quot;:&quot;Yi&quot;,&quot;parse-names&quot;:false,&quot;dropping-particle&quot;:&quot;&quot;,&quot;non-dropping-particle&quot;:&quot;&quot;}],&quot;container-title&quot;:&quot;Bioinformatics&quot;,&quot;accessed&quot;:{&quot;date-parts&quot;:[[2025,12,22]]},&quot;DOI&quot;:&quot;10.1093/BIOINFORMATICS/BTZ376&quot;,&quot;ISSN&quot;:&quot;1367-4803&quot;,&quot;PMID&quot;:&quot;31510677&quot;,&quot;URL&quot;:&quot;https://dx.doi.org/10.1093/bioinformatics/btz376&quot;,&quot;issued&quot;:{&quot;date-parts&quot;:[[2019,7,15]]},&quot;page&quot;:&quot;i200-i207&quot;,&quot;abstract&quot;:&quot;Motivation: Pacific Biosciences (PacBio) and Oxford Nanopore Technologies (ONT) sequencing technologies can produce long-reads up to tens of kilobases, but with high error rates. In order to reduce sequencing error, Rolling Circle Amplification (RCA) has been used to improve library preparation by amplifying circularized template molecules. Linear products of the RCA contain multiple tandem copies of the template molecule. By integrating additional in silico processing steps, these tandem sequences can be collapsed into a consensus sequence with a higher accuracy than the original raw reads. Existing pipelines using alignment-based methods to discover the tandem repeat patterns from the long-reads are either inefficient or lack sensitivity. Results: We present a novel tandem repeat detection and consensus calling tool, TideHunter, to efficiently discover tandem repeat patterns and generate high-quality consensus sequences from amplified tandemly repeated long-read sequencing data. TideHunter works with noisy long-reads (PacBio and ONT) at error rates of up to 20% and does not have any limitation of the maximal repeat pattern size. We benchmarked TideHunter using simulated and real datasets with varying error rates and repeat pattern sizes. TideHunter is tens of times faster than state-of-the-art methods and has a higher sensitivity and accuracy.&quot;,&quot;publisher&quot;:&quot;Oxford Academic&quot;,&quot;issue&quot;:&quot;14&quot;,&quot;volume&quot;:&quot;35&quot;,&quot;container-title-short&quot;:&quot;&quot;},&quot;isTemporary&quot;:false}]},{&quot;citationID&quot;:&quot;MENDELEY_CITATION_86eb32af-711a-4dce-8814-e475564657cd&quot;,&quot;properties&quot;:{&quot;noteIndex&quot;:0},&quot;isEdited&quot;:false,&quot;manualOverride&quot;:{&quot;isManuallyOverridden&quot;:false,&quot;citeprocText&quot;:&quot;[37]&quot;,&quot;manualOverrideText&quot;:&quot;&quot;},&quot;citationTag&quot;:&quot;MENDELEY_CITATION_v3_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&quot;,&quot;citationItems&quot;:[{&quot;id&quot;:&quot;db47ae14-cc5b-3132-ac0e-2fd32cb792c1&quot;,&quot;itemData&quot;:{&quot;type&quot;:&quot;article-journal&quot;,&quot;id&quot;:&quot;db47ae14-cc5b-3132-ac0e-2fd32cb792c1&quot;,&quot;title&quot;:&quot;TideHunter: efficient and sensitive tandem repeat detection from noisy long-reads using seed-and-chain&quot;,&quot;author&quot;:[{&quot;family&quot;:&quot;Gao&quot;,&quot;given&quot;:&quot;Yan&quot;,&quot;parse-names&quot;:false,&quot;dropping-particle&quot;:&quot;&quot;,&quot;non-dropping-particle&quot;:&quot;&quot;},{&quot;family&quot;:&quot;Liu&quot;,&quot;given&quot;:&quot;Bo&quot;,&quot;parse-names&quot;:false,&quot;dropping-particle&quot;:&quot;&quot;,&quot;non-dropping-particle&quot;:&quot;&quot;},{&quot;family&quot;:&quot;Wang&quot;,&quot;given&quot;:&quot;Yadong&quot;,&quot;parse-names&quot;:false,&quot;dropping-particle&quot;:&quot;&quot;,&quot;non-dropping-particle&quot;:&quot;&quot;},{&quot;family&quot;:&quot;Xing&quot;,&quot;given&quot;:&quot;Yi&quot;,&quot;parse-names&quot;:false,&quot;dropping-particle&quot;:&quot;&quot;,&quot;non-dropping-particle&quot;:&quot;&quot;}],&quot;container-title&quot;:&quot;Bioinformatics&quot;,&quot;accessed&quot;:{&quot;date-parts&quot;:[[2025,12,22]]},&quot;DOI&quot;:&quot;10.1093/BIOINFORMATICS/BTZ376&quot;,&quot;ISSN&quot;:&quot;1367-4803&quot;,&quot;PMID&quot;:&quot;31510677&quot;,&quot;URL&quot;:&quot;https://dx.doi.org/10.1093/bioinformatics/btz376&quot;,&quot;issued&quot;:{&quot;date-parts&quot;:[[2019,7,15]]},&quot;page&quot;:&quot;i200-i207&quot;,&quot;abstract&quot;:&quot;Motivation: Pacific Biosciences (PacBio) and Oxford Nanopore Technologies (ONT) sequencing technologies can produce long-reads up to tens of kilobases, but with high error rates. In order to reduce sequencing error, Rolling Circle Amplification (RCA) has been used to improve library preparation by amplifying circularized template molecules. Linear products of the RCA contain multiple tandem copies of the template molecule. By integrating additional in silico processing steps, these tandem sequences can be collapsed into a consensus sequence with a higher accuracy than the original raw reads. Existing pipelines using alignment-based methods to discover the tandem repeat patterns from the long-reads are either inefficient or lack sensitivity. Results: We present a novel tandem repeat detection and consensus calling tool, TideHunter, to efficiently discover tandem repeat patterns and generate high-quality consensus sequences from amplified tandemly repeated long-read sequencing data. TideHunter works with noisy long-reads (PacBio and ONT) at error rates of up to 20% and does not have any limitation of the maximal repeat pattern size. We benchmarked TideHunter using simulated and real datasets with varying error rates and repeat pattern sizes. TideHunter is tens of times faster than state-of-the-art methods and has a higher sensitivity and accuracy.&quot;,&quot;publisher&quot;:&quot;Oxford Academic&quot;,&quot;issue&quot;:&quot;14&quot;,&quot;volume&quot;:&quot;35&quot;,&quot;container-title-short&quot;:&quot;&quot;},&quot;isTemporary&quot;:false}]},{&quot;citationID&quot;:&quot;MENDELEY_CITATION_f4d34758-831e-43fc-9378-71c7aa1b507d&quot;,&quot;properties&quot;:{&quot;noteIndex&quot;:0},&quot;isEdited&quot;:false,&quot;manualOverride&quot;:{&quot;isManuallyOverridden&quot;:false,&quot;citeprocText&quot;:&quot;[38]&quot;,&quot;manualOverrideText&quot;:&quot;&quot;},&quot;citationTag&quot;:&quot;MENDELEY_CITATION_v3_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&quot;,&quot;citationItems&quot;:[{&quot;id&quot;:&quot;32cf6d4e-4bc8-3f41-87a8-d2aebbbe2c34&quot;,&quot;itemData&quot;:{&quot;type&quot;:&quot;book&quot;,&quot;id&quot;:&quot;32cf6d4e-4bc8-3f41-87a8-d2aebbbe2c34&quot;,&quot;title&quot;:&quot;Bats of Britain and Europe&quot;,&quot;author&quot;:[{&quot;family&quot;:&quot;Dietz&quot;,&quot;given&quot;:&quot;C&quot;,&quot;parse-names&quot;:false,&quot;dropping-particle&quot;:&quot;&quot;,&quot;non-dropping-particle&quot;:&quot;&quot;},{&quot;family&quot;:&quot;Kiefer&quot;,&quot;given&quot;:&quot;A&quot;,&quot;parse-names&quot;:false,&quot;dropping-particle&quot;:&quot;&quot;,&quot;non-dropping-particle&quot;:&quot;&quot;}],&quot;accessed&quot;:{&quot;date-parts&quot;:[[2025,12,22]]},&quot;URL&quot;:&quot;https://books.google.com/books?hl=en&amp;lr=&amp;id=pLhpCwAAQBAJ&amp;oi=fnd&amp;pg=PA1&amp;ots=raJKdnkPzi&amp;sig=S7E73LDNPzmbkIhI6hU6gVsHEBI&quot;,&quot;issued&quot;:{&quot;date-parts&quot;:[[2016]]},&quot;container-title-short&quot;:&quot;&quot;},&quot;isTemporary&quot;:false}]},{&quot;citationID&quot;:&quot;MENDELEY_CITATION_5ee8edf3-c3ba-433a-95e9-41c437205bc6&quot;,&quot;properties&quot;:{&quot;noteIndex&quot;:0},&quot;isEdited&quot;:false,&quot;manualOverride&quot;:{&quot;isManuallyOverridden&quot;:false,&quot;citeprocText&quot;:&quot;[29]&quot;,&quot;manualOverrideText&quot;:&quot;&quot;},&quot;citationTag&quot;:&quot;MENDELEY_CITATION_v3_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&quot;,&quot;citationItems&quot;:[{&quot;id&quot;:&quot;196ccd7a-b3bf-379d-9032-b91b33a6f9ea&quot;,&quot;itemData&quot;:{&quot;type&quot;:&quot;article-journal&quot;,&quot;id&quot;:&quot;196ccd7a-b3bf-379d-9032-b91b33a6f9ea&quot;,&quot;title&quot;:&quot;Contrasting origin of B chromosomes in two cervids (Siberian roe deer and grey brocket deer) unravelled by chromosome-specific DNA sequencing&quot;,&quot;author&quot;:[{&quot;family&quot;:&quot;Makunin&quot;,&quot;given&quot;:&quot;Alexey I.&quot;,&quot;parse-names&quot;:false,&quot;dropping-particle&quot;:&quot;&quot;,&quot;non-dropping-particle&quot;:&quot;&quot;},{&quot;family&quot;:&quot;Kichigin&quot;,&quot;given&quot;:&quot;Ilya G.&quot;,&quot;parse-names&quot;:false,&quot;dropping-particle&quot;:&quot;&quot;,&quot;non-dropping-particle&quot;:&quot;&quot;},{&quot;family&quot;:&quot;Larkin&quot;,&quot;given&quot;:&quot;Denis M.&quot;,&quot;parse-names&quot;:false,&quot;dropping-particle&quot;:&quot;&quot;,&quot;non-dropping-particle&quot;:&quot;&quot;},{&quot;family&quot;:&quot;O'Brien&quot;,&quot;given&quot;:&quot;Patricia C.M.&quot;,&quot;parse-names&quot;:false,&quot;dropping-particle&quot;:&quot;&quot;,&quot;non-dropping-particle&quot;:&quot;&quot;},{&quot;family&quot;:&quot;Ferguson-Smith&quot;,&quot;given&quot;:&quot;Malcolm A.&quot;,&quot;parse-names&quot;:false,&quot;dropping-particle&quot;:&quot;&quot;,&quot;non-dropping-particle&quot;:&quot;&quot;},{&quot;family&quot;:&quot;Yang&quot;,&quot;given&quot;:&quot;Fengtang&quot;,&quot;parse-names&quot;:false,&quot;dropping-particle&quot;:&quot;&quot;,&quot;non-dropping-particle&quot;:&quot;&quot;},{&quot;family&quot;:&quot;Proskuryakova&quot;,&quot;given&quot;:&quot;Anastasiya A.&quot;,&quot;parse-names&quot;:false,&quot;dropping-particle&quot;:&quot;&quot;,&quot;non-dropping-particle&quot;:&quot;&quot;},{&quot;family&quot;:&quot;Vorobieva&quot;,&quot;given&quot;:&quot;Nadezhda&quot;,&quot;parse-names&quot;:false,&quot;dropping-particle&quot;:&quot;V.&quot;,&quot;non-dropping-particle&quot;:&quot;&quot;},{&quot;family&quot;:&quot;Chernyaeva&quot;,&quot;given&quot;:&quot;Ekaterina N.&quot;,&quot;parse-names&quot;:false,&quot;dropping-particle&quot;:&quot;&quot;,&quot;non-dropping-particle&quot;:&quot;&quot;},{&quot;family&quot;:&quot;O'Brien&quot;,&quot;given&quot;:&quot;Stephen J.&quot;,&quot;parse-names&quot;:false,&quot;dropping-particle&quot;:&quot;&quot;,&quot;non-dropping-particle&quot;:&quot;&quot;},{&quot;family&quot;:&quot;Graphodatsky&quot;,&quot;given&quot;:&quot;Alexander S.&quot;,&quot;parse-names&quot;:false,&quot;dropping-particle&quot;:&quot;&quot;,&quot;non-dropping-particle&quot;:&quot;&quot;},{&quot;family&quot;:&quot;Trifonov&quot;,&quot;given&quot;:&quot;Vladimir A.&quot;,&quot;parse-names&quot;:false,&quot;dropping-particle&quot;:&quot;&quot;,&quot;non-dropping-particle&quot;:&quot;&quot;}],&quot;container-title&quot;:&quot;BMC Genomics&quot;,&quot;container-title-short&quot;:&quot;BMC Genomics&quot;,&quot;accessed&quot;:{&quot;date-parts&quot;:[[2025,12,22]]},&quot;DOI&quot;:&quot;10.1186/S12864-016-2933-6&quot;,&quot;ISSN&quot;:&quot;14712164&quot;,&quot;PMID&quot;:&quot;27516089&quot;,&quot;issued&quot;:{&quot;date-parts&quot;:[[2016]]},&quot;abstract&quot;:&quot;Background: B chromosomes are dispensable and variable karyotypic elements found in some species of animals, plants and fungi. They often originate from duplications and translocations of host genomic regions or result from hybridization. In most species, little is known about their DNA content. Here we perform high-throughput sequencing and analysis of B chromosomes of roe deer and brocket deer, the only representatives of Cetartiodactyla known to have B chromosomes. Results: In this study we developed an approach to identify genomic regions present on chromosomes by high-throughput sequencing of DNA generated from flow-sorted chromosomes using degenerate-oligonucleotideprimed PCR. Application of this method on small cattle autosomes revealed a previously described KIT gene region translocation associated with colour sidedness. Implementing this approach to B chromosomes from two cervid species, Siberian roe deer (Capreolus pygargus) and grey brocket deer (Mazama gouazoubira), revealed dramatically different genetic content: roe deer B chromosomes consisted of two duplicated genomic regions (a total of 1. 42-1.98 Mbp) involving three genes, while grey brocket deer B chromosomes contained 26 duplicated regions (a total of 8.28-9.31 Mbp) with 34 complete and 21 partial genes, including KIT and RET protooncogenes, previously found on supernumerary chromosomes in canids. Sequence variation analysis of roe deer B chromosomes revealed a high frequency of mutations and increased heterozygosity due to either amplification within B chromosomes or divergence between different Bs. In contrast, grey brocket deer B chromosomes were found to be more homogeneous and resembled autosomes in patterns of sequence variation. Similar tendencies were observed in repetitive DNA composition. Conclusions: Our data demonstrate independent origins of B chromosomes in the grey brocket and roe deer. We hypothesize that the B chromosomes of these two cervid species represent different stages of B chromosome sequences evolution: probably nascent and similar to autosomal copies in brocket deer, highly derived in roe deer. Based on the presence of the same orthologous protooncogenes in canids and brocket deer Bs we argue that genomic regions involved in B chromosome formation are not random. In addition, our approach is also applicable to the characterization of other evolutionary and clinical rearrangements.&quot;,&quot;publisher&quot;:&quot;BioMed Central Ltd.&quot;,&quot;issue&quot;:&quot;1&quot;,&quot;volume&quot;:&quot;17&quot;},&quot;isTemporary&quot;:false}]},{&quot;citationID&quot;:&quot;MENDELEY_CITATION_324701b4-6d96-461d-9d7e-724f939362a2&quot;,&quot;properties&quot;:{&quot;noteIndex&quot;:0},&quot;isEdited&quot;:false,&quot;manualOverride&quot;:{&quot;isManuallyOverridden&quot;:false,&quot;citeprocText&quot;:&quot;[39]&quot;,&quot;manualOverrideText&quot;:&quot;&quot;},&quot;citationTag&quot;:&quot;MENDELEY_CITATION_v3_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&quot;,&quot;citationItems&quot;:[{&quot;id&quot;:&quot;fa3feec7-f38f-3eaa-a101-27ceac95a3ef&quot;,&quot;itemData&quot;:{&quot;type&quot;:&quot;webpage&quot;,&quot;id&quot;:&quot;fa3feec7-f38f-3eaa-a101-27ceac95a3ef&quot;,&quot;title&quot;:&quot;DNAcopy: DNA Copy Number Data Analysis&quot;,&quot;author&quot;:[{&quot;family&quot;:&quot;Seshan&quot;,&quot;given&quot;:&quot;Venkatraman E.&quot;,&quot;parse-names&quot;:false,&quot;dropping-particle&quot;:&quot;&quot;,&quot;non-dropping-particle&quot;:&quot;&quot;},{&quot;family&quot;:&quot;Olshen&quot;,&quot;given&quot;:&quot;Adam&quot;,&quot;parse-names&quot;:false,&quot;dropping-particle&quot;:&quot;&quot;,&quot;non-dropping-particle&quot;:&quot;&quot;}],&quot;container-title&quot;:&quot;R package version 1.84.0&quot;,&quot;URL&quot;:&quot;https://bioconductor.org/packages/DNAcopy&quot;,&quot;issued&quot;:{&quot;date-parts&quot;:[[2025]]},&quot;container-title-short&quot;:&quot;&quot;},&quot;isTemporary&quot;:false}]},{&quot;citationID&quot;:&quot;MENDELEY_CITATION_4fc409b7-0fa1-406c-9d5f-12176e0c4156&quot;,&quot;properties&quot;:{&quot;noteIndex&quot;:0},&quot;isEdited&quot;:false,&quot;manualOverride&quot;:{&quot;isManuallyOverridden&quot;:false,&quot;citeprocText&quot;:&quot;[40]&quot;,&quot;manualOverrideText&quot;:&quot;&quot;},&quot;citationTag&quot;:&quot;MENDELEY_CITATION_v3_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&quot;,&quot;citationItems&quot;:[{&quot;id&quot;:&quot;f6c54647-04d4-30e2-a2b2-af409dd6a921&quot;,&quot;itemData&quot;:{&quot;type&quot;:&quot;article-journal&quot;,&quot;id&quot;:&quot;f6c54647-04d4-30e2-a2b2-af409dd6a921&quot;,&quot;title&quot;:&quot;Sequence locally, think globally: The Darwin Tree of Life Project&quot;,&quot;author&quot;:[{&quot;family&quot;:&quot;Blaxter&quot;,&quot;given&quot;:&quot;Mark L.&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2,9]]},&quot;DOI&quot;:&quot;10.1073/PNAS.2115642118/SUPPL_FILE/PNAS.2115642118.SAPP01.PDF&quot;,&quot;ISSN&quot;:&quot;10916490&quot;,&quot;PMID&quot;:&quot;35042805&quot;,&quot;URL&quot;:&quot;https://www.pnas.org/doi/abs/10.1073/pnas.2115642118&quot;,&quot;issued&quot;:{&quot;date-parts&quot;:[[2022,1,25]]},&quot;page&quot;:&quot;e2115642118&quot;,&quot;abstract&quot;:&quot;The goals of the Earth Biogenome Project-to sequence the genomes of all eukaryotic life on earth-are as daunting as they are ambitious. The Darwin Tree of Life Project was founded to demonstrate the credibility of these goals and to deliver at-scale genome sequences of unprecedented quality for a biogeographic region: The archipelago of islands that constitute Britain and Ireland. The Darwin Tree of Life Project is a collaboration between biodiversity organizations (museums, botanical gardens, and biodiversity institutes) and genomics institutes. Together, we have built a workflow that collects specimens from the field, robustly identifies them, performs sequencing, generates high-quality, curated assemblies, and releases these openly for the global community to use to build future science and conservation efforts.&quot;,&quot;publisher&quot;:&quot;National Academy of Sciences&quot;,&quot;issue&quot;:&quot;4&quot;,&quot;volume&quot;:&quot;119&quot;},&quot;isTemporary&quot;:false}]},{&quot;citationID&quot;:&quot;MENDELEY_CITATION_afe91000-db6d-4e29-b7f5-195e0ce74e07&quot;,&quot;properties&quot;:{&quot;noteIndex&quot;:0},&quot;isEdited&quot;:false,&quot;manualOverride&quot;:{&quot;isManuallyOverridden&quot;:false,&quot;citeprocText&quot;:&quot;[35,41]&quot;,&quot;manualOverrideText&quot;:&quot;&quot;},&quot;citationTag&quot;:&quot;MENDELEY_CITATION_v3_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&quot;,&quot;citationItems&quot;:[{&quot;id&quot;:&quot;fe8669f7-b4b9-3057-9d1e-71ae6c021e41&quot;,&quot;itemData&quot;:{&quot;type&quot;:&quot;article-journal&quot;,&quot;id&quot;:&quot;fe8669f7-b4b9-3057-9d1e-71ae6c021e41&quot;,&quot;title&quot;:&quot;RepeatModeler2 for automated genomic discovery of transposable element families&quot;,&quot;author&quot;:[{&quot;family&quot;:&quot;Flynn&quot;,&quot;given&quot;:&quot;Jullien M.&quot;,&quot;parse-names&quot;:false,&quot;dropping-particle&quot;:&quot;&quot;,&quot;non-dropping-particle&quot;:&quot;&quot;},{&quot;family&quot;:&quot;Hubley&quot;,&quot;given&quot;:&quot;Robert&quot;,&quot;parse-names&quot;:false,&quot;dropping-particle&quot;:&quot;&quot;,&quot;non-dropping-particle&quot;:&quot;&quot;},{&quot;family&quot;:&quot;Goubert&quot;,&quot;given&quot;:&quot;Clément&quot;,&quot;parse-names&quot;:false,&quot;dropping-particle&quot;:&quot;&quot;,&quot;non-dropping-particle&quot;:&quot;&quot;},{&quot;family&quot;:&quot;Rosen&quot;,&quot;given&quot;:&quot;Jeb&quot;,&quot;parse-names&quot;:false,&quot;dropping-particle&quot;:&quot;&quot;,&quot;non-dropping-particle&quot;:&quot;&quot;},{&quot;family&quot;:&quot;Clark&quot;,&quot;given&quot;:&quot;Andrew G.&quot;,&quot;parse-names&quot;:false,&quot;dropping-particle&quot;:&quot;&quot;,&quot;non-dropping-particle&quot;:&quot;&quot;},{&quot;family&quot;:&quot;Feschotte&quot;,&quot;given&quot;:&quot;Cédric&quot;,&quot;parse-names&quot;:false,&quot;dropping-particle&quot;:&quot;&quot;,&quot;non-dropping-particle&quot;:&quot;&quot;},{&quot;family&quot;:&quot;Smit&quot;,&quot;given&quot;:&quot;Arian F.&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12,22]]},&quot;DOI&quot;:&quot;10.1073/PNAS.1921046117/SUPPL_FILE/PNAS.1921046117.SAPP.PDF&quot;,&quot;ISSN&quot;:&quot;10916490&quot;,&quot;PMID&quot;:&quot;32300014&quot;,&quot;URL&quot;:&quot;https://www.pnas.org/doi/abs/10.1073/pnas.1921046117&quot;,&quot;issued&quot;:{&quot;date-parts&quot;:[[2020,4,28]]},&quot;page&quot;:&quot;9451-9457&quot;,&quot;abstract&quot;:&quo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 Drosophila melanogaster (fruit fly), Danio rerio (zebrafish), and Oryza sativa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https://github.com/Dfam-consortium/ RepeatModeler, http://www.repeatmasker.org/RepeatModeler/).&quot;,&quot;publisher&quot;:&quot;National Academy of Sciences&quot;,&quot;issue&quot;:&quot;17&quot;,&quot;volume&quot;:&quot;117&quot;},&quot;isTemporary&quot;:false},{&quot;id&quot;:&quot;fc85b8cb-f7e3-31d9-851d-70ce1c2589b1&quot;,&quot;itemData&quot;:{&quot;type&quot;:&quot;article-journal&quot;,&quot;id&quot;:&quot;fc85b8cb-f7e3-31d9-851d-70ce1c2589b1&quot;,&quot;title&quot;:&quot;The Galaxy platform for accessible, reproducible, and collaborative data analyses: 2024 update&quot;,&quot;author&quot;:[{&quot;family&quot;:&quot;Abueg&quot;,&quot;given&quot;:&quot;Linelle Ann L.&quot;,&quot;parse-names&quot;:false,&quot;dropping-particle&quot;:&quot;&quot;,&quot;non-dropping-particle&quot;:&quot;&quot;},{&quot;family&quot;:&quot;Afgan&quot;,&quot;given&quot;:&quot;Enis&quot;,&quot;parse-names&quot;:false,&quot;dropping-particle&quot;:&quot;&quot;,&quot;non-dropping-particle&quot;:&quot;&quot;},{&quot;family&quot;:&quot;Allart&quot;,&quot;given&quot;:&quot;Olivier&quot;,&quot;parse-names&quot;:false,&quot;dropping-particle&quot;:&quot;&quot;,&quot;non-dropping-particle&quot;:&quot;&quot;},{&quot;family&quot;:&quot;Awan&quot;,&quot;given&quot;:&quot;Ahmed H.&quot;,&quot;parse-names&quot;:false,&quot;dropping-particle&quot;:&quot;&quot;,&quot;non-dropping-particle&quot;:&quot;&quot;},{&quot;family&quot;:&quot;Bacon&quot;,&quot;given&quot;:&quot;Wendi A.&quot;,&quot;parse-names&quot;:false,&quot;dropping-particle&quot;:&quot;&quot;,&quot;non-dropping-particle&quot;:&quot;&quot;},{&quot;family&quot;:&quot;Baker&quot;,&quot;given&quot;:&quot;Dannon&quot;,&quot;parse-names&quot;:false,&quot;dropping-particle&quot;:&quot;&quot;,&quot;non-dropping-particle&quot;:&quot;&quot;},{&quot;family&quot;:&quot;Bassetti&quot;,&quot;given&quot;:&quot;Madeline&quot;,&quot;parse-names&quot;:false,&quot;dropping-particle&quot;:&quot;&quot;,&quot;non-dropping-particle&quot;:&quot;&quot;},{&quot;family&quot;:&quot;Batut&quot;,&quot;given&quot;:&quot;Bérénice&quot;,&quot;parse-names&quot;:false,&quot;dropping-particle&quot;:&quot;&quot;,&quot;non-dropping-particle&quot;:&quot;&quot;},{&quot;family&quot;:&quot;Bernt&quot;,&quot;given&quot;:&quot;Matthias&quot;,&quot;parse-names&quot;:false,&quot;dropping-particle&quot;:&quot;&quot;,&quot;non-dropping-particle&quot;:&quot;&quot;},{&quot;family&quot;:&quot;Blankenberg&quot;,&quot;given&quot;:&quot;Daniel&quot;,&quot;parse-names&quot;:false,&quot;dropping-particle&quot;:&quot;&quot;,&quot;non-dropping-particle&quot;:&quot;&quot;},{&quot;family&quot;:&quot;Bombarely&quot;,&quot;given&quot;:&quot;Aureliano&quot;,&quot;parse-names&quot;:false,&quot;dropping-particle&quot;:&quot;&quot;,&quot;non-dropping-particle&quot;:&quot;&quot;},{&quot;family&quot;:&quot;Bretaudeau&quot;,&quot;given&quot;:&quot;Anthony&quot;,&quot;parse-names&quot;:false,&quot;dropping-particle&quot;:&quot;&quot;,&quot;non-dropping-particle&quot;:&quot;&quot;},{&quot;family&quot;:&quot;Bromhead&quot;,&quot;given&quot;:&quot;Catherine J.&quot;,&quot;parse-names&quot;:false,&quot;dropping-particle&quot;:&quot;&quot;,&quot;non-dropping-particle&quot;:&quot;&quot;},{&quot;family&quot;:&quot;Burke&quot;,&quot;given&quot;:&quot;Melissa L.&quot;,&quot;parse-names&quot;:false,&quot;dropping-particle&quot;:&quot;&quot;,&quot;non-dropping-particle&quot;:&quot;&quot;},{&quot;family&quot;:&quot;Capon&quot;,&quot;given&quot;:&quot;Patrick K.&quot;,&quot;parse-names&quot;:false,&quot;dropping-particle&quot;:&quot;&quot;,&quot;non-dropping-particle&quot;:&quot;&quot;},{&quot;family&quot;:&quot;Čech&quot;,&quot;given&quot;:&quot;Martin&quot;,&quot;parse-names&quot;:false,&quot;dropping-particle&quot;:&quot;&quot;,&quot;non-dropping-particle&quot;:&quot;&quot;},{&quot;family&quot;:&quot;Chavero-Díez&quot;,&quot;given&quot;:&quot;María&quot;,&quot;parse-names&quot;:false,&quot;dropping-particle&quot;:&quot;&quot;,&quot;non-dropping-particle&quot;:&quot;&quot;},{&quot;family&quot;:&quot;Chilton&quot;,&quot;given&quot;:&quot;John M.&quot;,&quot;parse-names&quot;:false,&quot;dropping-particle&quot;:&quot;&quot;,&quot;non-dropping-particle&quot;:&quot;&quot;},{&quot;family&quot;:&quot;Collins&quot;,&quot;given&quot;:&quot;Tyler J.&quot;,&quot;parse-names&quot;:false,&quot;dropping-particle&quot;:&quot;&quot;,&quot;non-dropping-particle&quot;:&quot;&quot;},{&quot;family&quot;:&quot;Coppens&quot;,&quot;given&quot;:&quot;Frederik&quot;,&quot;parse-names&quot;:false,&quot;dropping-particle&quot;:&quot;&quot;,&quot;non-dropping-particle&quot;:&quot;&quot;},{&quot;family&quot;:&quot;Coraor&quot;,&quot;given&quot;:&quot;Nate&quot;,&quot;parse-names&quot;:false,&quot;dropping-particle&quot;:&quot;&quot;,&quot;non-dropping-particle&quot;:&quot;&quot;},{&quot;family&quot;:&quot;Cuccuru&quot;,&quot;given&quot;:&quot;Gianmauro&quot;,&quot;parse-names&quot;:false,&quot;dropping-particle&quot;:&quot;&quot;,&quot;non-dropping-particle&quot;:&quot;&quot;},{&quot;family&quot;:&quot;Cumbo&quot;,&quot;given&quot;:&quot;Fabio&quot;,&quot;parse-names&quot;:false,&quot;dropping-particle&quot;:&quot;&quot;,&quot;non-dropping-particle&quot;:&quot;&quot;},{&quot;family&quot;:&quot;Davis&quot;,&quot;given&quot;:&quot;John&quot;,&quot;parse-names&quot;:false,&quot;dropping-particle&quot;:&quot;&quot;,&quot;non-dropping-particle&quot;:&quot;&quot;},{&quot;family&quot;:&quot;Geest&quot;,&quot;given&quot;:&quot;Paul F.&quot;,&quot;parse-names&quot;:false,&quot;dropping-particle&quot;:&quot;&quot;,&quot;non-dropping-particle&quot;:&quot;De&quot;},{&quot;family&quot;:&quot;Koning&quot;,&quot;given&quot;:&quot;Willem&quot;,&quot;parse-names&quot;:false,&quot;dropping-particle&quot;:&quot;&quot;,&quot;non-dropping-particle&quot;:&quot;de&quot;},{&quot;family&quot;:&quot;Demko&quot;,&quot;given&quot;:&quot;Martin&quot;,&quot;parse-names&quot;:false,&quot;dropping-particle&quot;:&quot;&quot;,&quot;non-dropping-particle&quot;:&quot;&quot;},{&quot;family&quot;:&quot;DeSanto&quot;,&quot;given&quot;:&quot;Assunta&quot;,&quot;parse-names&quot;:false,&quot;dropping-particle&quot;:&quot;&quot;,&quot;non-dropping-particle&quot;:&quot;&quot;},{&quot;family&quot;:&quot;Begines&quot;,&quot;given&quot;:&quot;José Manuel Domínguez&quot;,&quot;parse-names&quot;:false,&quot;dropping-particle&quot;:&quot;&quot;,&quot;non-dropping-particle&quot;:&quot;&quot;},{&quot;family&quot;:&quot;Doyle&quot;,&quot;given&quot;:&quot;Maria A.&quot;,&quot;parse-names&quot;:false,&quot;dropping-particle&quot;:&quot;&quot;,&quot;non-dropping-particle&quot;:&quot;&quot;},{&quot;family&quot;:&quot;Droesbeke&quot;,&quot;given&quot;:&quot;Bert&quot;,&quot;parse-names&quot;:false,&quot;dropping-particle&quot;:&quot;&quot;,&quot;non-dropping-particle&quot;:&quot;&quot;},{&quot;family&quot;:&quot;Erxleben-Eggenhofer&quot;,&quot;given&quot;:&quot;Anika&quot;,&quot;parse-names&quot;:false,&quot;dropping-particle&quot;:&quot;&quot;,&quot;non-dropping-particle&quot;:&quot;&quot;},{&quot;family&quot;:&quot;Föll&quot;,&quot;given&quot;:&quot;Melanie C.&quot;,&quot;parse-names&quot;:false,&quot;dropping-particle&quot;:&quot;&quot;,&quot;non-dropping-particle&quot;:&quot;&quot;},{&quot;family&quot;:&quot;Formenti&quot;,&quot;given&quot;:&quot;Giulio&quot;,&quot;parse-names&quot;:false,&quot;dropping-particle&quot;:&quot;&quot;,&quot;non-dropping-particle&quot;:&quot;&quot;},{&quot;family&quot;:&quot;Fouilloux&quot;,&quot;given&quot;:&quot;Anne&quot;,&quot;parse-names&quot;:false,&quot;dropping-particle&quot;:&quot;&quot;,&quot;non-dropping-particle&quot;:&quot;&quot;},{&quot;family&quot;:&quot;Gangazhe&quot;,&quot;given&quot;:&quot;Rendani&quot;,&quot;parse-names&quot;:false,&quot;dropping-particle&quot;:&quot;&quot;,&quot;non-dropping-particle&quot;:&quot;&quot;},{&quot;family&quot;:&quot;Genthon&quot;,&quot;given&quot;:&quot;Tanguy&quot;,&quot;parse-names&quot;:false,&quot;dropping-particle&quot;:&quot;&quot;,&quot;non-dropping-particle&quot;:&quot;&quot;},{&quot;family&quot;:&quot;Goecks&quot;,&quot;given&quot;:&quot;Jeremy&quot;,&quot;parse-names&quot;:false,&quot;dropping-particle&quot;:&quot;&quot;,&quot;non-dropping-particle&quot;:&quot;&quot;},{&quot;family&quot;:&quot;Gonzalez Beltran&quot;,&quot;given&quot;:&quot;Alejandra N.&quot;,&quot;parse-names&quot;:false,&quot;dropping-particle&quot;:&quot;&quot;,&quot;non-dropping-particle&quot;:&quot;&quot;},{&quot;family&quot;:&quot;Goonasekera&quot;,&quot;given&quot;:&quot;Nuwan A.&quot;,&quot;parse-names&quot;:false,&quot;dropping-particle&quot;:&quot;&quot;,&quot;non-dropping-particle&quot;:&quot;&quot;},{&quot;family&quot;:&quot;Goué&quot;,&quot;given&quot;:&quot;Nadia&quot;,&quot;parse-names&quot;:false,&quot;dropping-particle&quot;:&quot;&quot;,&quot;non-dropping-particle&quot;:&quot;&quot;},{&quot;family&quot;:&quot;Griffin&quot;,&quot;given&quot;:&quot;Timothy J.&quot;,&quot;parse-names&quot;:false,&quot;dropping-particle&quot;:&quot;&quot;,&quot;non-dropping-particle&quot;:&quot;&quot;},{&quot;family&quot;:&quot;Grüning&quot;,&quot;given&quot;:&quot;Björn A.&quot;,&quot;parse-names&quot;:false,&quot;dropping-particle&quot;:&quot;&quot;,&quot;non-dropping-particle&quot;:&quot;&quot;},{&quot;family&quot;:&quot;Guerler&quot;,&quot;given&quot;:&quot;Aysam&quot;,&quot;parse-names&quot;:false,&quot;dropping-particle&quot;:&quot;&quot;,&quot;non-dropping-particle&quot;:&quot;&quot;},{&quot;family&quot;:&quot;Gundersen&quot;,&quot;given&quot;:&quot;Sveinung&quot;,&quot;parse-names&quot;:false,&quot;dropping-particle&quot;:&quot;&quot;,&quot;non-dropping-particle&quot;:&quot;&quot;},{&quot;family&quot;:&quot;Gustafsson&quot;,&quot;given&quot;:&quot;Ove Johan Ragnar&quot;,&quot;parse-names&quot;:false,&quot;dropping-particle&quot;:&quot;&quot;,&quot;non-dropping-particle&quot;:&quot;&quot;},{&quot;family&quot;:&quot;Hall&quot;,&quot;given&quot;:&quot;Christina&quot;,&quot;parse-names&quot;:false,&quot;dropping-particle&quot;:&quot;&quot;,&quot;non-dropping-particle&quot;:&quot;&quot;},{&quot;family&quot;:&quot;Harrop&quot;,&quot;given&quot;:&quot;Thomas W.&quot;,&quot;parse-names&quot;:false,&quot;dropping-particle&quot;:&quot;&quot;,&quot;non-dropping-particle&quot;:&quot;&quot;},{&quot;family&quot;:&quot;Hecht&quot;,&quot;given&quot;:&quot;Helge&quot;,&quot;parse-names&quot;:false,&quot;dropping-particle&quot;:&quot;&quot;,&quot;non-dropping-particle&quot;:&quot;&quot;},{&quot;family&quot;:&quot;Heidari&quot;,&quot;given&quot;:&quot;Alireza&quot;,&quot;parse-names&quot;:false,&quot;dropping-particle&quot;:&quot;&quot;,&quot;non-dropping-particle&quot;:&quot;&quot;},{&quot;family&quot;:&quot;Heisner&quot;,&quot;given&quot;:&quot;Tillman&quot;,&quot;parse-names&quot;:false,&quot;dropping-particle&quot;:&quot;&quot;,&quot;non-dropping-particle&quot;:&quot;&quot;},{&quot;family&quot;:&quot;Heyl&quot;,&quot;given&quot;:&quot;Florian&quot;,&quot;parse-names&quot;:false,&quot;dropping-particle&quot;:&quot;&quot;,&quot;non-dropping-particle&quot;:&quot;&quot;},{&quot;family&quot;:&quot;Hiltemann&quot;,&quot;given&quot;:&quot;Saskia&quot;,&quot;parse-names&quot;:false,&quot;dropping-particle&quot;:&quot;&quot;,&quot;non-dropping-particle&quot;:&quot;&quot;},{&quot;family&quot;:&quot;Hotz&quot;,&quot;given&quot;:&quot;Hans Rudolf&quot;,&quot;parse-names&quot;:false,&quot;dropping-particle&quot;:&quot;&quot;,&quot;non-dropping-particle&quot;:&quot;&quot;},{&quot;family&quot;:&quot;Hyde&quot;,&quot;given&quot;:&quot;Cameron J.&quot;,&quot;parse-names&quot;:false,&quot;dropping-particle&quot;:&quot;&quot;,&quot;non-dropping-particle&quot;:&quot;&quot;},{&quot;family&quot;:&quot;Jagtap&quot;,&quot;given&quot;:&quot;Pratik D.&quot;,&quot;parse-names&quot;:false,&quot;dropping-particle&quot;:&quot;&quot;,&quot;non-dropping-particle&quot;:&quot;&quot;},{&quot;family&quot;:&quot;Jakiela&quot;,&quot;given&quot;:&quot;Julia&quot;,&quot;parse-names&quot;:false,&quot;dropping-particle&quot;:&quot;&quot;,&quot;non-dropping-particle&quot;:&quot;&quot;},{&quot;family&quot;:&quot;Johnson&quot;,&quot;given&quot;:&quot;James E.&quot;,&quot;parse-names&quot;:false,&quot;dropping-particle&quot;:&quot;&quot;,&quot;non-dropping-particle&quot;:&quot;&quot;},{&quot;family&quot;:&quot;Joshi&quot;,&quot;given&quot;:&quot;Jayadev&quot;,&quot;parse-names&quot;:false,&quot;dropping-particle&quot;:&quot;&quot;,&quot;non-dropping-particle&quot;:&quot;&quot;},{&quot;family&quot;:&quot;Jossé&quot;,&quot;given&quot;:&quot;Marie&quot;,&quot;parse-names&quot;:false,&quot;dropping-particle&quot;:&quot;&quot;,&quot;non-dropping-particle&quot;:&quot;&quot;},{&quot;family&quot;:&quot;Jum’ah&quot;,&quot;given&quot;:&quot;Khaled&quot;,&quot;parse-names&quot;:false,&quot;dropping-particle&quot;:&quot;&quot;,&quot;non-dropping-particle&quot;:&quot;&quot;},{&quot;family&quot;:&quot;Kalaš&quot;,&quot;given&quot;:&quot;Matúš&quot;,&quot;parse-names&quot;:false,&quot;dropping-particle&quot;:&quot;&quot;,&quot;non-dropping-particle&quot;:&quot;&quot;},{&quot;family&quot;:&quot;Kamieniecka&quot;,&quot;given&quot;:&quot;Katarzyna&quot;,&quot;parse-names&quot;:false,&quot;dropping-particle&quot;:&quot;&quot;,&quot;non-dropping-particle&quot;:&quot;&quot;},{&quot;family&quot;:&quot;Kayikcioglu&quot;,&quot;given&quot;:&quot;Tunc&quot;,&quot;parse-names&quot;:false,&quot;dropping-particle&quot;:&quot;&quot;,&quot;non-dropping-particle&quot;:&quot;&quot;},{&quot;family&quot;:&quot;Konkol&quot;,&quot;given&quot;:&quot;Markus&quot;,&quot;parse-names&quot;:false,&quot;dropping-particle&quot;:&quot;&quot;,&quot;non-dropping-particle&quot;:&quot;&quot;},{&quot;family&quot;:&quot;Kostrykin&quot;,&quot;given&quot;:&quot;Leonid&quot;,&quot;parse-names&quot;:false,&quot;dropping-particle&quot;:&quot;&quot;,&quot;non-dropping-particle&quot;:&quot;&quot;},{&quot;family&quot;:&quot;Kucher&quot;,&quot;given&quot;:&quot;Natalie&quot;,&quot;parse-names&quot;:false,&quot;dropping-particle&quot;:&quot;&quot;,&quot;non-dropping-particle&quot;:&quot;&quot;},{&quot;family&quot;:&quot;Kumar&quot;,&quot;given&quot;:&quot;Anup&quot;,&quot;parse-names&quot;:false,&quot;dropping-particle&quot;:&quot;&quot;,&quot;non-dropping-particle&quot;:&quot;&quot;},{&quot;family&quot;:&quot;Kuntz&quot;,&quot;given&quot;:&quot;Mira&quot;,&quot;parse-names&quot;:false,&quot;dropping-particle&quot;:&quot;&quot;,&quot;non-dropping-particle&quot;:&quot;&quot;},{&quot;family&quot;:&quot;Lariviere&quot;,&quot;given&quot;:&quot;Delphine&quot;,&quot;parse-names&quot;:false,&quot;dropping-particle&quot;:&quot;&quot;,&quot;non-dropping-particle&quot;:&quot;&quot;},{&quot;family&quot;:&quot;Lazarus&quot;,&quot;given&quot;:&quot;Ross&quot;,&quot;parse-names&quot;:false,&quot;dropping-particle&quot;:&quot;&quot;,&quot;non-dropping-particle&quot;:&quot;&quot;},{&quot;family&quot;:&quot;Bras&quot;,&quot;given&quot;:&quot;Yvan&quot;,&quot;parse-names&quot;:false,&quot;dropping-particle&quot;:&quot;&quot;,&quot;non-dropping-particle&quot;:&quot;Le&quot;},{&quot;family&quot;:&quot;Corguillé&quot;,&quot;given&quot;:&quot;Gildas&quot;,&quot;parse-names&quot;:false,&quot;dropping-particle&quot;:&quot;&quot;,&quot;non-dropping-particle&quot;:&quot;Le&quot;},{&quot;family&quot;:&quot;Lee&quot;,&quot;given&quot;:&quot;Justin&quot;,&quot;parse-names&quot;:false,&quot;dropping-particle&quot;:&quot;&quot;,&quot;non-dropping-particle&quot;:&quot;&quot;},{&quot;family&quot;:&quot;Leo&quot;,&quot;given&quot;:&quot;Simone&quot;,&quot;parse-names&quot;:false,&quot;dropping-particle&quot;:&quot;&quot;,&quot;non-dropping-particle&quot;:&quot;&quot;},{&quot;family&quot;:&quot;Liborio&quot;,&quot;given&quot;:&quot;Leandro&quot;,&quot;parse-names&quot;:false,&quot;dropping-particle&quot;:&quot;&quot;,&quot;non-dropping-particle&quot;:&quot;&quot;},{&quot;family&quot;:&quot;Libouban&quot;,&quot;given&quot;:&quot;Romane&quot;,&quot;parse-names&quot;:false,&quot;dropping-particle&quot;:&quot;&quot;,&quot;non-dropping-particle&quot;:&quot;&quot;},{&quot;family&quot;:&quot;López Tabernero&quot;,&quot;given&quot;:&quot;David&quot;,&quot;parse-names&quot;:false,&quot;dropping-particle&quot;:&quot;&quot;,&quot;non-dropping-particle&quot;:&quot;&quot;},{&quot;family&quot;:&quot;Lopez-Delisle&quot;,&quot;given&quot;:&quot;Lucille&quot;,&quot;parse-names&quot;:false,&quot;dropping-particle&quot;:&quot;&quot;,&quot;non-dropping-particle&quot;:&quot;&quot;},{&quot;family&quot;:&quot;Los&quot;,&quot;given&quot;:&quot;Laila S.&quot;,&quot;parse-names&quot;:false,&quot;dropping-particle&quot;:&quot;&quot;,&quot;non-dropping-particle&quot;:&quot;&quot;},{&quot;family&quot;:&quot;Mahmoud&quot;,&quot;given&quot;:&quot;Alexandru&quot;,&quot;parse-names&quot;:false,&quot;dropping-particle&quot;:&quot;&quot;,&quot;non-dropping-particle&quot;:&quot;&quot;},{&quot;family&quot;:&quot;Makunin&quot;,&quot;given&quot;:&quot;Igor&quot;,&quot;parse-names&quot;:false,&quot;dropping-particle&quot;:&quot;&quot;,&quot;non-dropping-particle&quot;:&quot;&quot;},{&quot;family&quot;:&quot;Marin&quot;,&quot;given&quot;:&quot;Pierre&quot;,&quot;parse-names&quot;:false,&quot;dropping-particle&quot;:&quot;&quot;,&quot;non-dropping-particle&quot;:&quot;&quot;},{&quot;family&quot;:&quot;Mehta&quot;,&quot;given&quot;:&quot;Subina&quot;,&quot;parse-names&quot;:false,&quot;dropping-particle&quot;:&quot;&quot;,&quot;non-dropping-particle&quot;:&quot;&quot;},{&quot;family&quot;:&quot;Mok&quot;,&quot;given&quot;:&quot;Winnie&quot;,&quot;parse-names&quot;:false,&quot;dropping-particle&quot;:&quot;&quot;,&quot;non-dropping-particle&quot;:&quot;&quot;},{&quot;family&quot;:&quot;Moreno&quot;,&quot;given&quot;:&quot;Pablo A.&quot;,&quot;parse-names&quot;:false,&quot;dropping-particle&quot;:&quot;&quot;,&quot;non-dropping-particle&quot;:&quot;&quot;},{&quot;family&quot;:&quot;Morier-Genoud&quot;,&quot;given&quot;:&quot;François&quot;,&quot;parse-names&quot;:false,&quot;dropping-particle&quot;:&quot;&quot;,&quot;non-dropping-particle&quot;:&quot;&quot;},{&quot;family&quot;:&quot;Mosher&quot;,&quot;given&quot;:&quot;Stephen&quot;,&quot;parse-names&quot;:false,&quot;dropping-particle&quot;:&quot;&quot;,&quot;non-dropping-particle&quot;:&quot;&quot;},{&quot;family&quot;:&quot;Müller&quot;,&quot;given&quot;:&quot;Teresa&quot;,&quot;parse-names&quot;:false,&quot;dropping-particle&quot;:&quot;&quot;,&quot;non-dropping-particle&quot;:&quot;&quot;},{&quot;family&quot;:&quot;Nasr&quot;,&quot;given&quot;:&quot;Engy&quot;,&quot;parse-names&quot;:false,&quot;dropping-particle&quot;:&quot;&quot;,&quot;non-dropping-particle&quot;:&quot;&quot;},{&quot;family&quot;:&quot;Nekrutenko&quot;,&quot;given&quot;:&quot;Anton&quot;,&quot;parse-names&quot;:false,&quot;dropping-particle&quot;:&quot;&quot;,&quot;non-dropping-particle&quot;:&quot;&quot;},{&quot;family&quot;:&quot;Nelson&quot;,&quot;given&quot;:&quot;Tiffanie M.&quot;,&quot;parse-names&quot;:false,&quot;dropping-particle&quot;:&quot;&quot;,&quot;non-dropping-particle&quot;:&quot;&quot;},{&quot;family&quot;:&quot;Oba&quot;,&quot;given&quot;:&quot;Asime J.&quot;,&quot;parse-names&quot;:false,&quot;dropping-particle&quot;:&quot;&quot;,&quot;non-dropping-particle&quot;:&quot;&quot;},{&quot;family&quot;:&quot;Ostrovsky&quot;,&quot;given&quot;:&quot;Alexander&quot;,&quot;parse-names&quot;:false,&quot;dropping-particle&quot;:&quot;&quot;,&quot;non-dropping-particle&quot;:&quot;&quot;},{&quot;family&quot;:&quot;Polunina&quot;,&quot;given&quot;:&quot;Polina&quot;,&quot;parse-names&quot;:false,&quot;dropping-particle&quot;:&quot;V.&quot;,&quot;non-dropping-particle&quot;:&quot;&quot;},{&quot;family&quot;:&quot;Poterlowicz&quot;,&quot;given&quot;:&quot;Krzysztof&quot;,&quot;parse-names&quot;:false,&quot;dropping-particle&quot;:&quot;&quot;,&quot;non-dropping-particle&quot;:&quot;&quot;},{&quot;family&quot;:&quot;Price&quot;,&quot;given&quot;:&quot;Elliott J.&quot;,&quot;parse-names&quot;:false,&quot;dropping-particle&quot;:&quot;&quot;,&quot;non-dropping-particle&quot;:&quot;&quot;},{&quot;family&quot;:&quot;Price&quot;,&quot;given&quot;:&quot;Gareth R.&quot;,&quot;parse-names&quot;:false,&quot;dropping-particle&quot;:&quot;&quot;,&quot;non-dropping-particle&quot;:&quot;&quot;},{&quot;family&quot;:&quot;Rasche&quot;,&quot;given&quot;:&quot;Helena&quot;,&quot;parse-names&quot;:false,&quot;dropping-particle&quot;:&quot;&quot;,&quot;non-dropping-particle&quot;:&quot;&quot;},{&quot;family&quot;:&quot;Raubenolt&quot;,&quot;given&quot;:&quot;Bryan&quot;,&quot;parse-names&quot;:false,&quot;dropping-particle&quot;:&quot;&quot;,&quot;non-dropping-particle&quot;:&quot;&quot;},{&quot;family&quot;:&quot;Royaux&quot;,&quot;given&quot;:&quot;Coline&quot;,&quot;parse-names&quot;:false,&quot;dropping-particle&quot;:&quot;&quot;,&quot;non-dropping-particle&quot;:&quot;&quot;},{&quot;family&quot;:&quot;Sargent&quot;,&quot;given&quot;:&quot;Luke&quot;,&quot;parse-names&quot;:false,&quot;dropping-particle&quot;:&quot;&quot;,&quot;non-dropping-particle&quot;:&quot;&quot;},{&quot;family&quot;:&quot;Savage&quot;,&quot;given&quot;:&quot;Michelle T.&quot;,&quot;parse-names&quot;:false,&quot;dropping-particle&quot;:&quot;&quot;,&quot;non-dropping-particle&quot;:&quot;&quot;},{&quot;family&quot;:&quot;Savchenko&quot;,&quot;given&quot;:&quot;Volodymyr&quot;,&quot;parse-names&quot;:false,&quot;dropping-particle&quot;:&quot;&quot;,&quot;non-dropping-particle&quot;:&quot;&quot;},{&quot;family&quot;:&quot;Savchenko&quot;,&quot;given&quot;:&quot;Denys&quot;,&quot;parse-names&quot;:false,&quot;dropping-particle&quot;:&quot;&quot;,&quot;non-dropping-particle&quot;:&quot;&quot;},{&quot;family&quot;:&quot;Schatz&quot;,&quot;given&quot;:&quot;Michael C.&quot;,&quot;parse-names&quot;:false,&quot;dropping-particle&quot;:&quot;&quot;,&quot;non-dropping-particle&quot;:&quot;&quot;},{&quot;family&quot;:&quot;Seguineau&quot;,&quot;given&quot;:&quot;Pauline&quot;,&quot;parse-names&quot;:false,&quot;dropping-particle&quot;:&quot;&quot;,&quot;non-dropping-particle&quot;:&quot;&quot;},{&quot;family&quot;:&quot;Serrano-Solano&quot;,&quot;given&quot;:&quot;Beatriz&quot;,&quot;parse-names&quot;:false,&quot;dropping-particle&quot;:&quot;&quot;,&quot;non-dropping-particle&quot;:&quot;&quot;},{&quot;family&quot;:&quot;Soranzo&quot;,&quot;given&quot;:&quot;Nicola&quot;,&quot;parse-names&quot;:false,&quot;dropping-particle&quot;:&quot;&quot;,&quot;non-dropping-particle&quot;:&quot;&quot;},{&quot;family&quot;:&quot;Srikakulam&quot;,&quot;given&quot;:&quot;Sanjay Kumar&quot;,&quot;parse-names&quot;:false,&quot;dropping-particle&quot;:&quot;&quot;,&quot;non-dropping-particle&quot;:&quot;&quot;},{&quot;family&quot;:&quot;Suderman&quot;,&quot;given&quot;:&quot;Keith&quot;,&quot;parse-names&quot;:false,&quot;dropping-particle&quot;:&quot;&quot;,&quot;non-dropping-particle&quot;:&quot;&quot;},{&quot;family&quot;:&quot;Syme&quot;,&quot;given&quot;:&quot;Anna E.&quot;,&quot;parse-names&quot;:false,&quot;dropping-particle&quot;:&quot;&quot;,&quot;non-dropping-particle&quot;:&quot;&quot;},{&quot;family&quot;:&quot;Tangaro&quot;,&quot;given&quot;:&quot;Marco Antonio&quot;,&quot;parse-names&quot;:false,&quot;dropping-particle&quot;:&quot;&quot;,&quot;non-dropping-particle&quot;:&quot;&quot;},{&quot;family&quot;:&quot;Tedds&quot;,&quot;given&quot;:&quot;Jonathan A.&quot;,&quot;parse-names&quot;:false,&quot;dropping-particle&quot;:&quot;&quot;,&quot;non-dropping-particle&quot;:&quot;&quot;},{&quot;family&quot;:&quot;Tekman&quot;,&quot;given&quot;:&quot;Mehmet&quot;,&quot;parse-names&quot;:false,&quot;dropping-particle&quot;:&quot;&quot;,&quot;non-dropping-particle&quot;:&quot;&quot;},{&quot;family&quot;:&quot;Thang&quot;,&quot;given&quot;:&quot;Wai Cheng&quot;,&quot;parse-names&quot;:false,&quot;dropping-particle&quot;:&quot;&quot;,&quot;non-dropping-particle&quot;:&quot;&quot;},{&quot;family&quot;:&quot;Thanki&quot;,&quot;given&quot;:&quot;Anil S.&quot;,&quot;parse-names&quot;:false,&quot;dropping-particle&quot;:&quot;&quot;,&quot;non-dropping-particle&quot;:&quot;&quot;},{&quot;family&quot;:&quot;Uhl&quot;,&quot;given&quot;:&quot;Michael&quot;,&quot;parse-names&quot;:false,&quot;dropping-particle&quot;:&quot;&quot;,&quot;non-dropping-particle&quot;:&quot;&quot;},{&quot;family&quot;:&quot;Beek&quot;,&quot;given&quot;:&quot;Marius&quot;,&quot;parse-names&quot;:false,&quot;dropping-particle&quot;:&quot;&quot;,&quot;non-dropping-particle&quot;:&quot;van den&quot;},{&quot;family&quot;:&quot;Varshney&quot;,&quot;given&quot;:&quot;Deepti&quot;,&quot;parse-names&quot;:false,&quot;dropping-particle&quot;:&quot;&quot;,&quot;non-dropping-particle&quot;:&quot;&quot;},{&quot;family&quot;:&quot;Vessio&quot;,&quot;given&quot;:&quot;Jenn&quot;,&quot;parse-names&quot;:false,&quot;dropping-particle&quot;:&quot;&quot;,&quot;non-dropping-particle&quot;:&quot;&quot;},{&quot;family&quot;:&quot;Videm&quot;,&quot;given&quot;:&quot;Pavankumar&quot;,&quot;parse-names&quot;:false,&quot;dropping-particle&quot;:&quot;&quot;,&quot;non-dropping-particle&quot;:&quot;&quot;},{&quot;family&quot;:&quot;Kuster&quot;,&quot;given&quot;:&quot;Greg&quot;,&quot;parse-names&quot;:false,&quot;dropping-particle&quot;:&quot;&quot;,&quot;non-dropping-particle&quot;:&quot;Von&quot;},{&quot;family&quot;:&quot;Watson&quot;,&quot;given&quot;:&quot;Gregory R.&quot;,&quot;parse-names&quot;:false,&quot;dropping-particle&quot;:&quot;&quot;,&quot;non-dropping-particle&quot;:&quot;&quot;},{&quot;family&quot;:&quot;Whitaker-Allen&quot;,&quot;given&quot;:&quot;Natalie&quot;,&quot;parse-names&quot;:false,&quot;dropping-particle&quot;:&quot;&quot;,&quot;non-dropping-particle&quot;:&quot;&quot;},{&quot;family&quot;:&quot;Winter&quot;,&quot;given&quot;:&quot;Uwe&quot;,&quot;parse-names&quot;:false,&quot;dropping-particle&quot;:&quot;&quot;,&quot;non-dropping-particle&quot;:&quot;&quot;},{&quot;family&quot;:&quot;Wolstencroft&quot;,&quot;given&quot;:&quot;Martin&quot;,&quot;parse-names&quot;:false,&quot;dropping-particle&quot;:&quot;&quot;,&quot;non-dropping-particle&quot;:&quot;&quot;},{&quot;family&quot;:&quot;Zambelli&quot;,&quot;given&quot;:&quot;Federico&quot;,&quot;parse-names&quot;:false,&quot;dropping-particle&quot;:&quot;&quot;,&quot;non-dropping-particle&quot;:&quot;&quot;},{&quot;family&quot;:&quot;Zierep&quot;,&quot;given&quot;:&quot;Paul&quot;,&quot;parse-names&quot;:false,&quot;dropping-particle&quot;:&quot;&quot;,&quot;non-dropping-particle&quot;:&quot;&quot;},{&quot;family&quot;:&quot;Zoabi&quot;,&quot;given&quot;:&quot;Rand&quot;,&quot;parse-names&quot;:false,&quot;dropping-particle&quot;:&quot;&quot;,&quot;non-dropping-particle&quot;:&quot;&quot;}],&quot;container-title&quot;:&quot;Nucleic Acids Research&quot;,&quot;container-title-short&quot;:&quot;Nucleic Acids Res.&quot;,&quot;accessed&quot;:{&quot;date-parts&quot;:[[2026,2,10]]},&quot;DOI&quot;:&quot;10.1093/NAR/GKAE410&quot;,&quot;ISSN&quot;:&quot;0305-1048&quot;,&quot;PMID&quot;:&quot;38769056&quot;,&quot;URL&quot;:&quot;https://dx.doi.org/10.1093/nar/gkae410&quot;,&quot;issued&quot;:{&quot;date-parts&quot;:[[2024,7,5]]},&quot;page&quot;:&quot;W83-W94&quot;,&quot;abstract&quot;:&quot;Galaxy (https://galaxyproject.org) is deployed globally, predominantly through free-to-use services, supporting user-driven research that broadens in scope each year. Users are attracted to public Galaxy services by platform stability, tool and reference dataset diversity, training, support and integration, which enables complex, reproducible, shareable data analysis. Applying the principles of user experience design (UXD), has driven improvements in accessibility, tool discoverability through Galaxy Labs/subdomains, and a redesigned Galaxy ToolShed. Galaxy tool capabilities are progressing in two strategic directions: integrating general purpose graphical processing units (GPGPU) access for cutting-edge methods, and licensed tool support. Engagement with global research consortia is being increased by developing more workflows in Galaxy and by resourcing the public Galaxy services to run them. The Galaxy Training Network (GTN) portfolio has grown in both size, and accessibility, through learning paths and direct integration with Galaxy tools that feature in training courses. Code development continues in line with the Galaxy Project roadmap, with improvements to job scheduling and the user interface. Environmental impact assessment is also helping engage users and developers, reminding them of their role in sustainability, by displaying estimated CO2 emissions generated by each Galaxy job.&quot;,&quot;publisher&quot;:&quot;Oxford Academic&quot;,&quot;issue&quot;:&quot;W1&quot;,&quot;volume&quot;:&quot;52&quot;},&quot;isTemporary&quot;:false}]},{&quot;citationID&quot;:&quot;MENDELEY_CITATION_4781d2ea-dda9-4711-913c-f9cfde05bcd5&quot;,&quot;properties&quot;:{&quot;noteIndex&quot;:0},&quot;isEdited&quot;:false,&quot;manualOverride&quot;:{&quot;isManuallyOverridden&quot;:false,&quot;citeprocText&quot;:&quot;[28,36]&quot;,&quot;manualOverrideText&quot;:&quot;&quot;},&quot;citationTag&quot;:&quot;MENDELEY_CITATION_v3_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&quot;,&quot;citationItems&quot;:[{&quot;id&quot;:&quot;4a98ffef-4f24-3aae-91cf-3c24abc5ff3b&quot;,&quot;itemData&quot;:{&quot;type&quot;:&quot;webpage&quot;,&quot;id&quot;:&quot;4a98ffef-4f24-3aae-91cf-3c24abc5ff3b&quot;,&quot;title&quot;:&quot;kavonrtep/TideCluster: 1.8.0&quot;,&quot;author&quot;:[{&quot;family&quot;:&quot;Novak P&quot;,&quot;given&quot;:&quot;&quot;,&quot;parse-names&quot;:false,&quot;dropping-particle&quot;:&quot;&quot;,&quot;non-dropping-particle&quot;:&quot;&quot;}],&quot;DOI&quot;:&quot;https://doi.org/10.5281/zenodo.17638302&quot;,&quot;URL&quot;:&quot;https://zenodo.org/records/17638302&quot;,&quot;issued&quot;:{&quot;date-parts&quot;:[[2025]]},&quot;container-title-short&quot;:&quot;&quot;},&quot;isTemporary&quot;:false},{&quot;id&quot;:&quot;94afb190-65c0-3cc8-af4e-4981eb184daa&quot;,&quot;itemData&quot;:{&quot;type&quot;:&quot;article-journal&quot;,&quot;id&quot;:&quot;94afb190-65c0-3cc8-af4e-4981eb184daa&quot;,&quot;title&quot;:&quot;RepeatExplorer: a Galaxy-based web server for genome-wide characterization of eukaryotic repetitive elements from next-generation sequence reads&quot;,&quot;author&quot;:[{&quot;family&quot;:&quot;Novák&quot;,&quot;given&quot;:&quot;Petr&quot;,&quot;parse-names&quot;:false,&quot;dropping-particle&quot;:&quot;&quot;,&quot;non-dropping-particle&quot;:&quot;&quot;},{&quot;family&quot;:&quot;Neumann&quot;,&quot;given&quot;:&quot;Pavel&quot;,&quot;parse-names&quot;:false,&quot;dropping-particle&quot;:&quot;&quot;,&quot;non-dropping-particle&quot;:&quot;&quot;},{&quot;family&quot;:&quot;Pech&quot;,&quot;given&quot;:&quot;Jiří&quot;,&quot;parse-names&quot;:false,&quot;dropping-particle&quot;:&quot;&quot;,&quot;non-dropping-particle&quot;:&quot;&quot;},{&quot;family&quot;:&quot;Steinhaisl&quot;,&quot;given&quot;:&quot;Jaroslav&quot;,&quot;parse-names&quot;:false,&quot;dropping-particle&quot;:&quot;&quot;,&quot;non-dropping-particle&quot;:&quot;&quot;},{&quot;family&quot;:&quot;MacAs&quot;,&quot;given&quot;:&quot;Jiří&quot;,&quot;parse-names&quot;:false,&quot;dropping-particle&quot;:&quot;&quot;,&quot;non-dropping-particle&quot;:&quot;&quot;}],&quot;container-title&quot;:&quot;Bioinformatics&quot;,&quot;accessed&quot;:{&quot;date-parts&quot;:[[2025,12,21]]},&quot;DOI&quot;:&quot;10.1093/BIOINFORMATICS/BTT054&quot;,&quot;ISSN&quot;:&quot;1367-4803&quot;,&quot;PMID&quot;:&quot;23376349&quot;,&quot;URL&quot;:&quot;https://dx.doi.org/10.1093/bioinformatics/btt054&quot;,&quot;issued&quot;:{&quot;date-parts&quot;:[[2013,3,15]]},&quot;page&quot;:&quot;792-793&quot;,&quot;abstract&quot;:&quot;Motivation: Repetitive DNA makes up large portions of plant and animal nuclear genomes, yet it remains the least-characterized genome component in most species studied so far. Although the recent availability of high-throughput sequencing data provides necessary resources for in-depth investigation of genomic repeats, its utility is hampered by the lack of specialized bioinformatics tools and appropriate computational resources that would enable large-scale repeat analysis to be run by biologically oriented researchers.Results: Here we present RepeatExplorer, a collection of software tools for characterization of repetitive elements, which is accessible via web interface. A key component of the server is the computational pipeline using a graph-based sequence clustering algorithm to facilitate de novo repeat identification without the need for reference databases of known elements. Because the algorithm uses short sequences randomly sampled from the genome as input, it is ideal for analyzing next-generation sequence reads. Additional tools are provided to aid in classification of identified repeats, investigate phylogenetic relationships of retroelements and perform comparative analysis of repeat composition between multiple species. The server allows to analyze several million sequence reads, which typically results in identification of most high and medium copy repeats in higher plant genomes.Implementation and availability: RepeatExplorer was implemented within the Galaxy environment and set up on a public server at http://repeatexplorer.umbr.cas.cz/. Source code and instructions for local installation are available at http://w3lamc.umbr.cas.cz/ lamc/resources.php.Contact: © 2013 The Author 2013. Published by Oxford University Press. All rights reserved. For Permissions, please e-mail: journals.permissions@oup.com. © The Author 2013.&quot;,&quot;publisher&quot;:&quot;Oxford Academic&quot;,&quot;issue&quot;:&quot;6&quot;,&quot;volume&quot;:&quot;29&quot;,&quot;container-title-short&quot;:&quot;&quot;},&quot;isTemporary&quot;:false}]},{&quot;citationID&quot;:&quot;MENDELEY_CITATION_ee5c7c78-23c9-4c63-beb6-6be82d799183&quot;,&quot;properties&quot;:{&quot;noteIndex&quot;:0},&quot;isEdited&quot;:false,&quot;manualOverride&quot;:{&quot;isManuallyOverridden&quot;:false,&quot;citeprocText&quot;:&quot;[28]&quot;,&quot;manualOverrideText&quot;:&quot;&quot;},&quot;citationTag&quot;:&quot;MENDELEY_CITATION_v3_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&quot;,&quot;citationItems&quot;:[{&quot;id&quot;:&quot;94afb190-65c0-3cc8-af4e-4981eb184daa&quot;,&quot;itemData&quot;:{&quot;type&quot;:&quot;article-journal&quot;,&quot;id&quot;:&quot;94afb190-65c0-3cc8-af4e-4981eb184daa&quot;,&quot;title&quot;:&quot;RepeatExplorer: a Galaxy-based web server for genome-wide characterization of eukaryotic repetitive elements from next-generation sequence reads&quot;,&quot;author&quot;:[{&quot;family&quot;:&quot;Novák&quot;,&quot;given&quot;:&quot;Petr&quot;,&quot;parse-names&quot;:false,&quot;dropping-particle&quot;:&quot;&quot;,&quot;non-dropping-particle&quot;:&quot;&quot;},{&quot;family&quot;:&quot;Neumann&quot;,&quot;given&quot;:&quot;Pavel&quot;,&quot;parse-names&quot;:false,&quot;dropping-particle&quot;:&quot;&quot;,&quot;non-dropping-particle&quot;:&quot;&quot;},{&quot;family&quot;:&quot;Pech&quot;,&quot;given&quot;:&quot;Jiří&quot;,&quot;parse-names&quot;:false,&quot;dropping-particle&quot;:&quot;&quot;,&quot;non-dropping-particle&quot;:&quot;&quot;},{&quot;family&quot;:&quot;Steinhaisl&quot;,&quot;given&quot;:&quot;Jaroslav&quot;,&quot;parse-names&quot;:false,&quot;dropping-particle&quot;:&quot;&quot;,&quot;non-dropping-particle&quot;:&quot;&quot;},{&quot;family&quot;:&quot;MacAs&quot;,&quot;given&quot;:&quot;Jiří&quot;,&quot;parse-names&quot;:false,&quot;dropping-particle&quot;:&quot;&quot;,&quot;non-dropping-particle&quot;:&quot;&quot;}],&quot;container-title&quot;:&quot;Bioinformatics&quot;,&quot;accessed&quot;:{&quot;date-parts&quot;:[[2025,12,21]]},&quot;DOI&quot;:&quot;10.1093/BIOINFORMATICS/BTT054&quot;,&quot;ISSN&quot;:&quot;1367-4803&quot;,&quot;PMID&quot;:&quot;23376349&quot;,&quot;URL&quot;:&quot;https://dx.doi.org/10.1093/bioinformatics/btt054&quot;,&quot;issued&quot;:{&quot;date-parts&quot;:[[2013,3,15]]},&quot;page&quot;:&quot;792-793&quot;,&quot;abstract&quot;:&quot;Motivation: Repetitive DNA makes up large portions of plant and animal nuclear genomes, yet it remains the least-characterized genome component in most species studied so far. Although the recent availability of high-throughput sequencing data provides necessary resources for in-depth investigation of genomic repeats, its utility is hampered by the lack of specialized bioinformatics tools and appropriate computational resources that would enable large-scale repeat analysis to be run by biologically oriented researchers.Results: Here we present RepeatExplorer, a collection of software tools for characterization of repetitive elements, which is accessible via web interface. A key component of the server is the computational pipeline using a graph-based sequence clustering algorithm to facilitate de novo repeat identification without the need for reference databases of known elements. Because the algorithm uses short sequences randomly sampled from the genome as input, it is ideal for analyzing next-generation sequence reads. Additional tools are provided to aid in classification of identified repeats, investigate phylogenetic relationships of retroelements and perform comparative analysis of repeat composition between multiple species. The server allows to analyze several million sequence reads, which typically results in identification of most high and medium copy repeats in higher plant genomes.Implementation and availability: RepeatExplorer was implemented within the Galaxy environment and set up on a public server at http://repeatexplorer.umbr.cas.cz/. Source code and instructions for local installation are available at http://w3lamc.umbr.cas.cz/ lamc/resources.php.Contact: © 2013 The Author 2013. Published by Oxford University Press. All rights reserved. For Permissions, please e-mail: journals.permissions@oup.com. © The Author 2013.&quot;,&quot;publisher&quot;:&quot;Oxford Academic&quot;,&quot;issue&quot;:&quot;6&quot;,&quot;volume&quot;:&quot;29&quot;,&quot;container-title-short&quot;:&quot;&quot;},&quot;isTemporary&quot;:false}]},{&quot;citationID&quot;:&quot;MENDELEY_CITATION_8e07513b-8180-4faf-8004-b0779f8b48c2&quot;,&quot;properties&quot;:{&quot;noteIndex&quot;:0},&quot;isEdited&quot;:false,&quot;manualOverride&quot;:{&quot;isManuallyOverridden&quot;:false,&quot;citeprocText&quot;:&quot;[42]&quot;,&quot;manualOverrideText&quot;:&quot;&quot;},&quot;citationTag&quot;:&quot;MENDELEY_CITATION_v3_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&quot;,&quot;citationItems&quot;:[{&quot;id&quot;:&quot;fe78f26e-7d52-379a-9078-0996b6047403&quot;,&quot;itemData&quot;:{&quot;type&quot;:&quot;article-journal&quot;,&quot;id&quot;:&quot;fe78f26e-7d52-379a-9078-0996b6047403&quot;,&quot;title&quot;:&quot;MMseqs2 enables sensitive protein sequence searching for the analysis of massive data sets&quot;,&quot;author&quot;:[{&quot;family&quot;:&quot;Steinegger&quot;,&quot;given&quot;:&quot;Martin&quot;,&quot;parse-names&quot;:false,&quot;dropping-particle&quot;:&quot;&quot;,&quot;non-dropping-particle&quot;:&quot;&quot;},{&quot;family&quot;:&quot;Söding&quot;,&quot;given&quot;:&quot;Johannes&quot;,&quot;parse-names&quot;:false,&quot;dropping-particle&quot;:&quot;&quot;,&quot;non-dropping-particle&quot;:&quot;&quot;}],&quot;container-title&quot;:&quot;Nature Biotechnology 2017 35:11&quot;,&quot;accessed&quot;:{&quot;date-parts&quot;:[[2026,2,9]]},&quot;DOI&quot;:&quot;10.1038/nbt.3988&quot;,&quot;ISSN&quot;:&quot;1546-1696&quot;,&quot;PMID&quot;:&quot;29035372&quot;,&quot;URL&quot;:&quot;https://www.nature.com/articles/nbt.3988&quot;,&quot;issued&quot;:{&quot;date-parts&quot;:[[2017,10,16]]},&quot;page&quot;:&quot;1026-1028&quot;,&quot;publisher&quot;:&quot;Nature Publishing Group&quot;,&quot;issue&quot;:&quot;11&quot;,&quot;volume&quot;:&quot;35&quot;,&quot;container-title-short&quot;:&quot;&quot;},&quot;isTemporary&quot;:false}]},{&quot;citationID&quot;:&quot;MENDELEY_CITATION_35be57e7-f7ce-4d2d-9957-ffb62c81acbd&quot;,&quot;properties&quot;:{&quot;noteIndex&quot;:0},&quot;isEdited&quot;:false,&quot;manualOverride&quot;:{&quot;isManuallyOverridden&quot;:false,&quot;citeprocText&quot;:&quot;[43]&quot;,&quot;manualOverrideText&quot;:&quot;&quot;},&quot;citationTag&quot;:&quot;MENDELEY_CITATION_v3_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&quot;,&quot;citationItems&quot;:[{&quot;id&quot;:&quot;8d199390-e257-3064-807a-85d5971b0400&quot;,&quot;itemData&quot;:{&quot;type&quot;:&quot;article-journal&quot;,&quot;id&quot;:&quot;8d199390-e257-3064-807a-85d5971b0400&quot;,&quot;title&quot;:&quot;BLAST+: architecture and applications&quot;,&quot;author&quot;:[{&quot;family&quot;:&quot;Camacho&quot;,&quot;given&quot;:&quot;Christiam&quot;,&quot;parse-names&quot;:false,&quot;dropping-particle&quot;:&quot;&quot;,&quot;non-dropping-particle&quot;:&quot;&quot;},{&quot;family&quot;:&quot;Coulouris&quot;,&quot;given&quot;:&quot;George&quot;,&quot;parse-names&quot;:false,&quot;dropping-particle&quot;:&quot;&quot;,&quot;non-dropping-particle&quot;:&quot;&quot;},{&quot;family&quot;:&quot;Avagyan&quot;,&quot;given&quot;:&quot;Vahram&quot;,&quot;parse-names&quot;:false,&quot;dropping-particle&quot;:&quot;&quot;,&quot;non-dropping-particle&quot;:&quot;&quot;},{&quot;family&quot;:&quot;Ma&quot;,&quot;given&quot;:&quot;Ning&quot;,&quot;parse-names&quot;:false,&quot;dropping-particle&quot;:&quot;&quot;,&quot;non-dropping-particle&quot;:&quot;&quot;},{&quot;family&quot;:&quot;Papadopoulos&quot;,&quot;given&quot;:&quot;Jason&quot;,&quot;parse-names&quot;:false,&quot;dropping-particle&quot;:&quot;&quot;,&quot;non-dropping-particle&quot;:&quot;&quot;},{&quot;family&quot;:&quot;Bealer&quot;,&quot;given&quot;:&quot;Kevin&quot;,&quot;parse-names&quot;:false,&quot;dropping-particle&quot;:&quot;&quot;,&quot;non-dropping-particle&quot;:&quot;&quot;},{&quot;family&quot;:&quot;Madden&quot;,&quot;given&quot;:&quot;Thomas L.&quot;,&quot;parse-names&quot;:false,&quot;dropping-particle&quot;:&quot;&quot;,&quot;non-dropping-particle&quot;:&quot;&quot;}],&quot;container-title&quot;:&quot;BMC bioinformatics&quot;,&quot;container-title-short&quot;:&quot;BMC Bioinformatics&quot;,&quot;accessed&quot;:{&quot;date-parts&quot;:[[2026,2,10]]},&quot;DOI&quot;:&quot;10.1186/1471-2105-10-421&quot;,&quot;ISSN&quot;:&quot;1471-2105&quot;,&quot;PMID&quot;:&quot;20003500&quot;,&quot;URL&quot;:&quot;https://pubmed.ncbi.nlm.nih.gov/20003500/&quot;,&quot;issued&quot;:{&quot;date-parts&quot;:[[2009,12,15]]},&quot;abstract&quot;:&quo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Conclusion: The new BLAST command-line applications, compared to the current BLAST tools, demonstrate substantial speed improvements for long queries as well as chromosome length database sequences. We have also improved the user interface of the command-line applications. © 2009 Camacho et al; licensee BioMed Central Ltd.&quot;,&quot;publisher&quot;:&quot;BMC Bioinformatics&quot;,&quot;volume&quot;:&quot;10&quot;},&quot;isTemporary&quot;:false}]},{&quot;citationID&quot;:&quot;MENDELEY_CITATION_b3ea5800-1170-4e34-961c-0ab2025f00b5&quot;,&quot;properties&quot;:{&quot;noteIndex&quot;:0},&quot;isEdited&quot;:false,&quot;manualOverride&quot;:{&quot;isManuallyOverridden&quot;:false,&quot;citeprocText&quot;:&quot;[42,44]&quot;,&quot;manualOverrideText&quot;:&quot;&quot;},&quot;citationTag&quot;:&quot;MENDELEY_CITATION_v3_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&quot;,&quot;citationItems&quot;:[{&quot;id&quot;:&quot;7e21b6ff-7140-3de1-b907-285b630fed1b&quot;,&quot;itemData&quot;:{&quot;type&quot;:&quot;webpage&quot;,&quot;id&quot;:&quot;7e21b6ff-7140-3de1-b907-285b630fed1b&quot;,&quot;title&quot;:&quot;MMseqs2 virus protein database with ICTV taxonomy&quot;,&quot;author&quot;:[{&quot;family&quot;:&quot;Camargo&quot;,&quot;given&quot;:&quot;Antonio Pedro&quot;,&quot;parse-names&quot;:false,&quot;dropping-particle&quot;:&quot;&quot;,&quot;non-dropping-particle&quot;:&quot;&quot;},{&quot;family&quot;:&quot;Neri&quot;,&quot;given&quot;:&quot;Uri&quot;,&quot;parse-names&quot;:false,&quot;dropping-particle&quot;:&quot;&quot;,&quot;non-dropping-particle&quot;:&quot;&quot;},{&quot;family&quot;:&quot;Coninck&quot;,&quot;given&quot;:&quot;Lander&quot;,&quot;parse-names&quot;:false,&quot;dropping-particle&quot;:&quot;&quot;,&quot;non-dropping-particle&quot;:&quot;De&quot;}],&quot;DOI&quot;:&quot;10.5281/ZENODO.14889287&quot;,&quot;URL&quot;:&quot;https://zenodo.org/records/14889287&quot;,&quot;issued&quot;:{&quot;date-parts&quot;:[[2025,2,18]]},&quot;container-title-short&quot;:&quot;&quot;},&quot;isTemporary&quot;:false},{&quot;id&quot;:&quot;fe78f26e-7d52-379a-9078-0996b6047403&quot;,&quot;itemData&quot;:{&quot;type&quot;:&quot;article-journal&quot;,&quot;id&quot;:&quot;fe78f26e-7d52-379a-9078-0996b6047403&quot;,&quot;title&quot;:&quot;MMseqs2 enables sensitive protein sequence searching for the analysis of massive data sets&quot;,&quot;author&quot;:[{&quot;family&quot;:&quot;Steinegger&quot;,&quot;given&quot;:&quot;Martin&quot;,&quot;parse-names&quot;:false,&quot;dropping-particle&quot;:&quot;&quot;,&quot;non-dropping-particle&quot;:&quot;&quot;},{&quot;family&quot;:&quot;Söding&quot;,&quot;given&quot;:&quot;Johannes&quot;,&quot;parse-names&quot;:false,&quot;dropping-particle&quot;:&quot;&quot;,&quot;non-dropping-particle&quot;:&quot;&quot;}],&quot;container-title&quot;:&quot;Nature Biotechnology 2017 35:11&quot;,&quot;accessed&quot;:{&quot;date-parts&quot;:[[2026,2,9]]},&quot;DOI&quot;:&quot;10.1038/nbt.3988&quot;,&quot;ISSN&quot;:&quot;1546-1696&quot;,&quot;PMID&quot;:&quot;29035372&quot;,&quot;URL&quot;:&quot;https://www.nature.com/articles/nbt.3988&quot;,&quot;issued&quot;:{&quot;date-parts&quot;:[[2017,10,16]]},&quot;page&quot;:&quot;1026-1028&quot;,&quot;publisher&quot;:&quot;Nature Publishing Group&quot;,&quot;issue&quot;:&quot;11&quot;,&quot;volume&quot;:&quot;35&quot;,&quot;container-title-short&quot;:&quot;&quot;},&quot;isTemporary&quot;:false}]},{&quot;citationID&quot;:&quot;MENDELEY_CITATION_d4bf5422-6b73-419a-805a-7550b26a798f&quot;,&quot;properties&quot;:{&quot;noteIndex&quot;:0},&quot;isEdited&quot;:false,&quot;manualOverride&quot;:{&quot;isManuallyOverridden&quot;:false,&quot;citeprocText&quot;:&quot;[41]&quot;,&quot;manualOverrideText&quot;:&quot;&quot;},&quot;citationTag&quot;:&quot;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&quot;,&quot;citationItems&quot;:[{&quot;id&quot;:&quot;fc85b8cb-f7e3-31d9-851d-70ce1c2589b1&quot;,&quot;itemData&quot;:{&quot;type&quot;:&quot;article-journal&quot;,&quot;id&quot;:&quot;fc85b8cb-f7e3-31d9-851d-70ce1c2589b1&quot;,&quot;title&quot;:&quot;The Galaxy platform for accessible, reproducible, and collaborative data analyses: 2024 update&quot;,&quot;author&quot;:[{&quot;family&quot;:&quot;Abueg&quot;,&quot;given&quot;:&quot;Linelle Ann L.&quot;,&quot;parse-names&quot;:false,&quot;dropping-particle&quot;:&quot;&quot;,&quot;non-dropping-particle&quot;:&quot;&quot;},{&quot;family&quot;:&quot;Afgan&quot;,&quot;given&quot;:&quot;Enis&quot;,&quot;parse-names&quot;:false,&quot;dropping-particle&quot;:&quot;&quot;,&quot;non-dropping-particle&quot;:&quot;&quot;},{&quot;family&quot;:&quot;Allart&quot;,&quot;given&quot;:&quot;Olivier&quot;,&quot;parse-names&quot;:false,&quot;dropping-particle&quot;:&quot;&quot;,&quot;non-dropping-particle&quot;:&quot;&quot;},{&quot;family&quot;:&quot;Awan&quot;,&quot;given&quot;:&quot;Ahmed H.&quot;,&quot;parse-names&quot;:false,&quot;dropping-particle&quot;:&quot;&quot;,&quot;non-dropping-particle&quot;:&quot;&quot;},{&quot;family&quot;:&quot;Bacon&quot;,&quot;given&quot;:&quot;Wendi A.&quot;,&quot;parse-names&quot;:false,&quot;dropping-particle&quot;:&quot;&quot;,&quot;non-dropping-particle&quot;:&quot;&quot;},{&quot;family&quot;:&quot;Baker&quot;,&quot;given&quot;:&quot;Dannon&quot;,&quot;parse-names&quot;:false,&quot;dropping-particle&quot;:&quot;&quot;,&quot;non-dropping-particle&quot;:&quot;&quot;},{&quot;family&quot;:&quot;Bassetti&quot;,&quot;given&quot;:&quot;Madeline&quot;,&quot;parse-names&quot;:false,&quot;dropping-particle&quot;:&quot;&quot;,&quot;non-dropping-particle&quot;:&quot;&quot;},{&quot;family&quot;:&quot;Batut&quot;,&quot;given&quot;:&quot;Bérénice&quot;,&quot;parse-names&quot;:false,&quot;dropping-particle&quot;:&quot;&quot;,&quot;non-dropping-particle&quot;:&quot;&quot;},{&quot;family&quot;:&quot;Bernt&quot;,&quot;given&quot;:&quot;Matthias&quot;,&quot;parse-names&quot;:false,&quot;dropping-particle&quot;:&quot;&quot;,&quot;non-dropping-particle&quot;:&quot;&quot;},{&quot;family&quot;:&quot;Blankenberg&quot;,&quot;given&quot;:&quot;Daniel&quot;,&quot;parse-names&quot;:false,&quot;dropping-particle&quot;:&quot;&quot;,&quot;non-dropping-particle&quot;:&quot;&quot;},{&quot;family&quot;:&quot;Bombarely&quot;,&quot;given&quot;:&quot;Aureliano&quot;,&quot;parse-names&quot;:false,&quot;dropping-particle&quot;:&quot;&quot;,&quot;non-dropping-particle&quot;:&quot;&quot;},{&quot;family&quot;:&quot;Bretaudeau&quot;,&quot;given&quot;:&quot;Anthony&quot;,&quot;parse-names&quot;:false,&quot;dropping-particle&quot;:&quot;&quot;,&quot;non-dropping-particle&quot;:&quot;&quot;},{&quot;family&quot;:&quot;Bromhead&quot;,&quot;given&quot;:&quot;Catherine J.&quot;,&quot;parse-names&quot;:false,&quot;dropping-particle&quot;:&quot;&quot;,&quot;non-dropping-particle&quot;:&quot;&quot;},{&quot;family&quot;:&quot;Burke&quot;,&quot;given&quot;:&quot;Melissa L.&quot;,&quot;parse-names&quot;:false,&quot;dropping-particle&quot;:&quot;&quot;,&quot;non-dropping-particle&quot;:&quot;&quot;},{&quot;family&quot;:&quot;Capon&quot;,&quot;given&quot;:&quot;Patrick K.&quot;,&quot;parse-names&quot;:false,&quot;dropping-particle&quot;:&quot;&quot;,&quot;non-dropping-particle&quot;:&quot;&quot;},{&quot;family&quot;:&quot;Čech&quot;,&quot;given&quot;:&quot;Martin&quot;,&quot;parse-names&quot;:false,&quot;dropping-particle&quot;:&quot;&quot;,&quot;non-dropping-particle&quot;:&quot;&quot;},{&quot;family&quot;:&quot;Chavero-Díez&quot;,&quot;given&quot;:&quot;María&quot;,&quot;parse-names&quot;:false,&quot;dropping-particle&quot;:&quot;&quot;,&quot;non-dropping-particle&quot;:&quot;&quot;},{&quot;family&quot;:&quot;Chilton&quot;,&quot;given&quot;:&quot;John M.&quot;,&quot;parse-names&quot;:false,&quot;dropping-particle&quot;:&quot;&quot;,&quot;non-dropping-particle&quot;:&quot;&quot;},{&quot;family&quot;:&quot;Collins&quot;,&quot;given&quot;:&quot;Tyler J.&quot;,&quot;parse-names&quot;:false,&quot;dropping-particle&quot;:&quot;&quot;,&quot;non-dropping-particle&quot;:&quot;&quot;},{&quot;family&quot;:&quot;Coppens&quot;,&quot;given&quot;:&quot;Frederik&quot;,&quot;parse-names&quot;:false,&quot;dropping-particle&quot;:&quot;&quot;,&quot;non-dropping-particle&quot;:&quot;&quot;},{&quot;family&quot;:&quot;Coraor&quot;,&quot;given&quot;:&quot;Nate&quot;,&quot;parse-names&quot;:false,&quot;dropping-particle&quot;:&quot;&quot;,&quot;non-dropping-particle&quot;:&quot;&quot;},{&quot;family&quot;:&quot;Cuccuru&quot;,&quot;given&quot;:&quot;Gianmauro&quot;,&quot;parse-names&quot;:false,&quot;dropping-particle&quot;:&quot;&quot;,&quot;non-dropping-particle&quot;:&quot;&quot;},{&quot;family&quot;:&quot;Cumbo&quot;,&quot;given&quot;:&quot;Fabio&quot;,&quot;parse-names&quot;:false,&quot;dropping-particle&quot;:&quot;&quot;,&quot;non-dropping-particle&quot;:&quot;&quot;},{&quot;family&quot;:&quot;Davis&quot;,&quot;given&quot;:&quot;John&quot;,&quot;parse-names&quot;:false,&quot;dropping-particle&quot;:&quot;&quot;,&quot;non-dropping-particle&quot;:&quot;&quot;},{&quot;family&quot;:&quot;Geest&quot;,&quot;given&quot;:&quot;Paul F.&quot;,&quot;parse-names&quot;:false,&quot;dropping-particle&quot;:&quot;&quot;,&quot;non-dropping-particle&quot;:&quot;De&quot;},{&quot;family&quot;:&quot;Koning&quot;,&quot;given&quot;:&quot;Willem&quot;,&quot;parse-names&quot;:false,&quot;dropping-particle&quot;:&quot;&quot;,&quot;non-dropping-particle&quot;:&quot;de&quot;},{&quot;family&quot;:&quot;Demko&quot;,&quot;given&quot;:&quot;Martin&quot;,&quot;parse-names&quot;:false,&quot;dropping-particle&quot;:&quot;&quot;,&quot;non-dropping-particle&quot;:&quot;&quot;},{&quot;family&quot;:&quot;DeSanto&quot;,&quot;given&quot;:&quot;Assunta&quot;,&quot;parse-names&quot;:false,&quot;dropping-particle&quot;:&quot;&quot;,&quot;non-dropping-particle&quot;:&quot;&quot;},{&quot;family&quot;:&quot;Begines&quot;,&quot;given&quot;:&quot;José Manuel Domínguez&quot;,&quot;parse-names&quot;:false,&quot;dropping-particle&quot;:&quot;&quot;,&quot;non-dropping-particle&quot;:&quot;&quot;},{&quot;family&quot;:&quot;Doyle&quot;,&quot;given&quot;:&quot;Maria A.&quot;,&quot;parse-names&quot;:false,&quot;dropping-particle&quot;:&quot;&quot;,&quot;non-dropping-particle&quot;:&quot;&quot;},{&quot;family&quot;:&quot;Droesbeke&quot;,&quot;given&quot;:&quot;Bert&quot;,&quot;parse-names&quot;:false,&quot;dropping-particle&quot;:&quot;&quot;,&quot;non-dropping-particle&quot;:&quot;&quot;},{&quot;family&quot;:&quot;Erxleben-Eggenhofer&quot;,&quot;given&quot;:&quot;Anika&quot;,&quot;parse-names&quot;:false,&quot;dropping-particle&quot;:&quot;&quot;,&quot;non-dropping-particle&quot;:&quot;&quot;},{&quot;family&quot;:&quot;Föll&quot;,&quot;given&quot;:&quot;Melanie C.&quot;,&quot;parse-names&quot;:false,&quot;dropping-particle&quot;:&quot;&quot;,&quot;non-dropping-particle&quot;:&quot;&quot;},{&quot;family&quot;:&quot;Formenti&quot;,&quot;given&quot;:&quot;Giulio&quot;,&quot;parse-names&quot;:false,&quot;dropping-particle&quot;:&quot;&quot;,&quot;non-dropping-particle&quot;:&quot;&quot;},{&quot;family&quot;:&quot;Fouilloux&quot;,&quot;given&quot;:&quot;Anne&quot;,&quot;parse-names&quot;:false,&quot;dropping-particle&quot;:&quot;&quot;,&quot;non-dropping-particle&quot;:&quot;&quot;},{&quot;family&quot;:&quot;Gangazhe&quot;,&quot;given&quot;:&quot;Rendani&quot;,&quot;parse-names&quot;:false,&quot;dropping-particle&quot;:&quot;&quot;,&quot;non-dropping-particle&quot;:&quot;&quot;},{&quot;family&quot;:&quot;Genthon&quot;,&quot;given&quot;:&quot;Tanguy&quot;,&quot;parse-names&quot;:false,&quot;dropping-particle&quot;:&quot;&quot;,&quot;non-dropping-particle&quot;:&quot;&quot;},{&quot;family&quot;:&quot;Goecks&quot;,&quot;given&quot;:&quot;Jeremy&quot;,&quot;parse-names&quot;:false,&quot;dropping-particle&quot;:&quot;&quot;,&quot;non-dropping-particle&quot;:&quot;&quot;},{&quot;family&quot;:&quot;Gonzalez Beltran&quot;,&quot;given&quot;:&quot;Alejandra N.&quot;,&quot;parse-names&quot;:false,&quot;dropping-particle&quot;:&quot;&quot;,&quot;non-dropping-particle&quot;:&quot;&quot;},{&quot;family&quot;:&quot;Goonasekera&quot;,&quot;given&quot;:&quot;Nuwan A.&quot;,&quot;parse-names&quot;:false,&quot;dropping-particle&quot;:&quot;&quot;,&quot;non-dropping-particle&quot;:&quot;&quot;},{&quot;family&quot;:&quot;Goué&quot;,&quot;given&quot;:&quot;Nadia&quot;,&quot;parse-names&quot;:false,&quot;dropping-particle&quot;:&quot;&quot;,&quot;non-dropping-particle&quot;:&quot;&quot;},{&quot;family&quot;:&quot;Griffin&quot;,&quot;given&quot;:&quot;Timothy J.&quot;,&quot;parse-names&quot;:false,&quot;dropping-particle&quot;:&quot;&quot;,&quot;non-dropping-particle&quot;:&quot;&quot;},{&quot;family&quot;:&quot;Grüning&quot;,&quot;given&quot;:&quot;Björn A.&quot;,&quot;parse-names&quot;:false,&quot;dropping-particle&quot;:&quot;&quot;,&quot;non-dropping-particle&quot;:&quot;&quot;},{&quot;family&quot;:&quot;Guerler&quot;,&quot;given&quot;:&quot;Aysam&quot;,&quot;parse-names&quot;:false,&quot;dropping-particle&quot;:&quot;&quot;,&quot;non-dropping-particle&quot;:&quot;&quot;},{&quot;family&quot;:&quot;Gundersen&quot;,&quot;given&quot;:&quot;Sveinung&quot;,&quot;parse-names&quot;:false,&quot;dropping-particle&quot;:&quot;&quot;,&quot;non-dropping-particle&quot;:&quot;&quot;},{&quot;family&quot;:&quot;Gustafsson&quot;,&quot;given&quot;:&quot;Ove Johan Ragnar&quot;,&quot;parse-names&quot;:false,&quot;dropping-particle&quot;:&quot;&quot;,&quot;non-dropping-particle&quot;:&quot;&quot;},{&quot;family&quot;:&quot;Hall&quot;,&quot;given&quot;:&quot;Christina&quot;,&quot;parse-names&quot;:false,&quot;dropping-particle&quot;:&quot;&quot;,&quot;non-dropping-particle&quot;:&quot;&quot;},{&quot;family&quot;:&quot;Harrop&quot;,&quot;given&quot;:&quot;Thomas W.&quot;,&quot;parse-names&quot;:false,&quot;dropping-particle&quot;:&quot;&quot;,&quot;non-dropping-particle&quot;:&quot;&quot;},{&quot;family&quot;:&quot;Hecht&quot;,&quot;given&quot;:&quot;Helge&quot;,&quot;parse-names&quot;:false,&quot;dropping-particle&quot;:&quot;&quot;,&quot;non-dropping-particle&quot;:&quot;&quot;},{&quot;family&quot;:&quot;Heidari&quot;,&quot;given&quot;:&quot;Alireza&quot;,&quot;parse-names&quot;:false,&quot;dropping-particle&quot;:&quot;&quot;,&quot;non-dropping-particle&quot;:&quot;&quot;},{&quot;family&quot;:&quot;Heisner&quot;,&quot;given&quot;:&quot;Tillman&quot;,&quot;parse-names&quot;:false,&quot;dropping-particle&quot;:&quot;&quot;,&quot;non-dropping-particle&quot;:&quot;&quot;},{&quot;family&quot;:&quot;Heyl&quot;,&quot;given&quot;:&quot;Florian&quot;,&quot;parse-names&quot;:false,&quot;dropping-particle&quot;:&quot;&quot;,&quot;non-dropping-particle&quot;:&quot;&quot;},{&quot;family&quot;:&quot;Hiltemann&quot;,&quot;given&quot;:&quot;Saskia&quot;,&quot;parse-names&quot;:false,&quot;dropping-particle&quot;:&quot;&quot;,&quot;non-dropping-particle&quot;:&quot;&quot;},{&quot;family&quot;:&quot;Hotz&quot;,&quot;given&quot;:&quot;Hans Rudolf&quot;,&quot;parse-names&quot;:false,&quot;dropping-particle&quot;:&quot;&quot;,&quot;non-dropping-particle&quot;:&quot;&quot;},{&quot;family&quot;:&quot;Hyde&quot;,&quot;given&quot;:&quot;Cameron J.&quot;,&quot;parse-names&quot;:false,&quot;dropping-particle&quot;:&quot;&quot;,&quot;non-dropping-particle&quot;:&quot;&quot;},{&quot;family&quot;:&quot;Jagtap&quot;,&quot;given&quot;:&quot;Pratik D.&quot;,&quot;parse-names&quot;:false,&quot;dropping-particle&quot;:&quot;&quot;,&quot;non-dropping-particle&quot;:&quot;&quot;},{&quot;family&quot;:&quot;Jakiela&quot;,&quot;given&quot;:&quot;Julia&quot;,&quot;parse-names&quot;:false,&quot;dropping-particle&quot;:&quot;&quot;,&quot;non-dropping-particle&quot;:&quot;&quot;},{&quot;family&quot;:&quot;Johnson&quot;,&quot;given&quot;:&quot;James E.&quot;,&quot;parse-names&quot;:false,&quot;dropping-particle&quot;:&quot;&quot;,&quot;non-dropping-particle&quot;:&quot;&quot;},{&quot;family&quot;:&quot;Joshi&quot;,&quot;given&quot;:&quot;Jayadev&quot;,&quot;parse-names&quot;:false,&quot;dropping-particle&quot;:&quot;&quot;,&quot;non-dropping-particle&quot;:&quot;&quot;},{&quot;family&quot;:&quot;Jossé&quot;,&quot;given&quot;:&quot;Marie&quot;,&quot;parse-names&quot;:false,&quot;dropping-particle&quot;:&quot;&quot;,&quot;non-dropping-particle&quot;:&quot;&quot;},{&quot;family&quot;:&quot;Jum’ah&quot;,&quot;given&quot;:&quot;Khaled&quot;,&quot;parse-names&quot;:false,&quot;dropping-particle&quot;:&quot;&quot;,&quot;non-dropping-particle&quot;:&quot;&quot;},{&quot;family&quot;:&quot;Kalaš&quot;,&quot;given&quot;:&quot;Matúš&quot;,&quot;parse-names&quot;:false,&quot;dropping-particle&quot;:&quot;&quot;,&quot;non-dropping-particle&quot;:&quot;&quot;},{&quot;family&quot;:&quot;Kamieniecka&quot;,&quot;given&quot;:&quot;Katarzyna&quot;,&quot;parse-names&quot;:false,&quot;dropping-particle&quot;:&quot;&quot;,&quot;non-dropping-particle&quot;:&quot;&quot;},{&quot;family&quot;:&quot;Kayikcioglu&quot;,&quot;given&quot;:&quot;Tunc&quot;,&quot;parse-names&quot;:false,&quot;dropping-particle&quot;:&quot;&quot;,&quot;non-dropping-particle&quot;:&quot;&quot;},{&quot;family&quot;:&quot;Konkol&quot;,&quot;given&quot;:&quot;Markus&quot;,&quot;parse-names&quot;:false,&quot;dropping-particle&quot;:&quot;&quot;,&quot;non-dropping-particle&quot;:&quot;&quot;},{&quot;family&quot;:&quot;Kostrykin&quot;,&quot;given&quot;:&quot;Leonid&quot;,&quot;parse-names&quot;:false,&quot;dropping-particle&quot;:&quot;&quot;,&quot;non-dropping-particle&quot;:&quot;&quot;},{&quot;family&quot;:&quot;Kucher&quot;,&quot;given&quot;:&quot;Natalie&quot;,&quot;parse-names&quot;:false,&quot;dropping-particle&quot;:&quot;&quot;,&quot;non-dropping-particle&quot;:&quot;&quot;},{&quot;family&quot;:&quot;Kumar&quot;,&quot;given&quot;:&quot;Anup&quot;,&quot;parse-names&quot;:false,&quot;dropping-particle&quot;:&quot;&quot;,&quot;non-dropping-particle&quot;:&quot;&quot;},{&quot;family&quot;:&quot;Kuntz&quot;,&quot;given&quot;:&quot;Mira&quot;,&quot;parse-names&quot;:false,&quot;dropping-particle&quot;:&quot;&quot;,&quot;non-dropping-particle&quot;:&quot;&quot;},{&quot;family&quot;:&quot;Lariviere&quot;,&quot;given&quot;:&quot;Delphine&quot;,&quot;parse-names&quot;:false,&quot;dropping-particle&quot;:&quot;&quot;,&quot;non-dropping-particle&quot;:&quot;&quot;},{&quot;family&quot;:&quot;Lazarus&quot;,&quot;given&quot;:&quot;Ross&quot;,&quot;parse-names&quot;:false,&quot;dropping-particle&quot;:&quot;&quot;,&quot;non-dropping-particle&quot;:&quot;&quot;},{&quot;family&quot;:&quot;Bras&quot;,&quot;given&quot;:&quot;Yvan&quot;,&quot;parse-names&quot;:false,&quot;dropping-particle&quot;:&quot;&quot;,&quot;non-dropping-particle&quot;:&quot;Le&quot;},{&quot;family&quot;:&quot;Corguillé&quot;,&quot;given&quot;:&quot;Gildas&quot;,&quot;parse-names&quot;:false,&quot;dropping-particle&quot;:&quot;&quot;,&quot;non-dropping-particle&quot;:&quot;Le&quot;},{&quot;family&quot;:&quot;Lee&quot;,&quot;given&quot;:&quot;Justin&quot;,&quot;parse-names&quot;:false,&quot;dropping-particle&quot;:&quot;&quot;,&quot;non-dropping-particle&quot;:&quot;&quot;},{&quot;family&quot;:&quot;Leo&quot;,&quot;given&quot;:&quot;Simone&quot;,&quot;parse-names&quot;:false,&quot;dropping-particle&quot;:&quot;&quot;,&quot;non-dropping-particle&quot;:&quot;&quot;},{&quot;family&quot;:&quot;Liborio&quot;,&quot;given&quot;:&quot;Leandro&quot;,&quot;parse-names&quot;:false,&quot;dropping-particle&quot;:&quot;&quot;,&quot;non-dropping-particle&quot;:&quot;&quot;},{&quot;family&quot;:&quot;Libouban&quot;,&quot;given&quot;:&quot;Romane&quot;,&quot;parse-names&quot;:false,&quot;dropping-particle&quot;:&quot;&quot;,&quot;non-dropping-particle&quot;:&quot;&quot;},{&quot;family&quot;:&quot;López Tabernero&quot;,&quot;given&quot;:&quot;David&quot;,&quot;parse-names&quot;:false,&quot;dropping-particle&quot;:&quot;&quot;,&quot;non-dropping-particle&quot;:&quot;&quot;},{&quot;family&quot;:&quot;Lopez-Delisle&quot;,&quot;given&quot;:&quot;Lucille&quot;,&quot;parse-names&quot;:false,&quot;dropping-particle&quot;:&quot;&quot;,&quot;non-dropping-particle&quot;:&quot;&quot;},{&quot;family&quot;:&quot;Los&quot;,&quot;given&quot;:&quot;Laila S.&quot;,&quot;parse-names&quot;:false,&quot;dropping-particle&quot;:&quot;&quot;,&quot;non-dropping-particle&quot;:&quot;&quot;},{&quot;family&quot;:&quot;Mahmoud&quot;,&quot;given&quot;:&quot;Alexandru&quot;,&quot;parse-names&quot;:false,&quot;dropping-particle&quot;:&quot;&quot;,&quot;non-dropping-particle&quot;:&quot;&quot;},{&quot;family&quot;:&quot;Makunin&quot;,&quot;given&quot;:&quot;Igor&quot;,&quot;parse-names&quot;:false,&quot;dropping-particle&quot;:&quot;&quot;,&quot;non-dropping-particle&quot;:&quot;&quot;},{&quot;family&quot;:&quot;Marin&quot;,&quot;given&quot;:&quot;Pierre&quot;,&quot;parse-names&quot;:false,&quot;dropping-particle&quot;:&quot;&quot;,&quot;non-dropping-particle&quot;:&quot;&quot;},{&quot;family&quot;:&quot;Mehta&quot;,&quot;given&quot;:&quot;Subina&quot;,&quot;parse-names&quot;:false,&quot;dropping-particle&quot;:&quot;&quot;,&quot;non-dropping-particle&quot;:&quot;&quot;},{&quot;family&quot;:&quot;Mok&quot;,&quot;given&quot;:&quot;Winnie&quot;,&quot;parse-names&quot;:false,&quot;dropping-particle&quot;:&quot;&quot;,&quot;non-dropping-particle&quot;:&quot;&quot;},{&quot;family&quot;:&quot;Moreno&quot;,&quot;given&quot;:&quot;Pablo A.&quot;,&quot;parse-names&quot;:false,&quot;dropping-particle&quot;:&quot;&quot;,&quot;non-dropping-particle&quot;:&quot;&quot;},{&quot;family&quot;:&quot;Morier-Genoud&quot;,&quot;given&quot;:&quot;François&quot;,&quot;parse-names&quot;:false,&quot;dropping-particle&quot;:&quot;&quot;,&quot;non-dropping-particle&quot;:&quot;&quot;},{&quot;family&quot;:&quot;Mosher&quot;,&quot;given&quot;:&quot;Stephen&quot;,&quot;parse-names&quot;:false,&quot;dropping-particle&quot;:&quot;&quot;,&quot;non-dropping-particle&quot;:&quot;&quot;},{&quot;family&quot;:&quot;Müller&quot;,&quot;given&quot;:&quot;Teresa&quot;,&quot;parse-names&quot;:false,&quot;dropping-particle&quot;:&quot;&quot;,&quot;non-dropping-particle&quot;:&quot;&quot;},{&quot;family&quot;:&quot;Nasr&quot;,&quot;given&quot;:&quot;Engy&quot;,&quot;parse-names&quot;:false,&quot;dropping-particle&quot;:&quot;&quot;,&quot;non-dropping-particle&quot;:&quot;&quot;},{&quot;family&quot;:&quot;Nekrutenko&quot;,&quot;given&quot;:&quot;Anton&quot;,&quot;parse-names&quot;:false,&quot;dropping-particle&quot;:&quot;&quot;,&quot;non-dropping-particle&quot;:&quot;&quot;},{&quot;family&quot;:&quot;Nelson&quot;,&quot;given&quot;:&quot;Tiffanie M.&quot;,&quot;parse-names&quot;:false,&quot;dropping-particle&quot;:&quot;&quot;,&quot;non-dropping-particle&quot;:&quot;&quot;},{&quot;family&quot;:&quot;Oba&quot;,&quot;given&quot;:&quot;Asime J.&quot;,&quot;parse-names&quot;:false,&quot;dropping-particle&quot;:&quot;&quot;,&quot;non-dropping-particle&quot;:&quot;&quot;},{&quot;family&quot;:&quot;Ostrovsky&quot;,&quot;given&quot;:&quot;Alexander&quot;,&quot;parse-names&quot;:false,&quot;dropping-particle&quot;:&quot;&quot;,&quot;non-dropping-particle&quot;:&quot;&quot;},{&quot;family&quot;:&quot;Polunina&quot;,&quot;given&quot;:&quot;Polina&quot;,&quot;parse-names&quot;:false,&quot;dropping-particle&quot;:&quot;V.&quot;,&quot;non-dropping-particle&quot;:&quot;&quot;},{&quot;family&quot;:&quot;Poterlowicz&quot;,&quot;given&quot;:&quot;Krzysztof&quot;,&quot;parse-names&quot;:false,&quot;dropping-particle&quot;:&quot;&quot;,&quot;non-dropping-particle&quot;:&quot;&quot;},{&quot;family&quot;:&quot;Price&quot;,&quot;given&quot;:&quot;Elliott J.&quot;,&quot;parse-names&quot;:false,&quot;dropping-particle&quot;:&quot;&quot;,&quot;non-dropping-particle&quot;:&quot;&quot;},{&quot;family&quot;:&quot;Price&quot;,&quot;given&quot;:&quot;Gareth R.&quot;,&quot;parse-names&quot;:false,&quot;dropping-particle&quot;:&quot;&quot;,&quot;non-dropping-particle&quot;:&quot;&quot;},{&quot;family&quot;:&quot;Rasche&quot;,&quot;given&quot;:&quot;Helena&quot;,&quot;parse-names&quot;:false,&quot;dropping-particle&quot;:&quot;&quot;,&quot;non-dropping-particle&quot;:&quot;&quot;},{&quot;family&quot;:&quot;Raubenolt&quot;,&quot;given&quot;:&quot;Bryan&quot;,&quot;parse-names&quot;:false,&quot;dropping-particle&quot;:&quot;&quot;,&quot;non-dropping-particle&quot;:&quot;&quot;},{&quot;family&quot;:&quot;Royaux&quot;,&quot;given&quot;:&quot;Coline&quot;,&quot;parse-names&quot;:false,&quot;dropping-particle&quot;:&quot;&quot;,&quot;non-dropping-particle&quot;:&quot;&quot;},{&quot;family&quot;:&quot;Sargent&quot;,&quot;given&quot;:&quot;Luke&quot;,&quot;parse-names&quot;:false,&quot;dropping-particle&quot;:&quot;&quot;,&quot;non-dropping-particle&quot;:&quot;&quot;},{&quot;family&quot;:&quot;Savage&quot;,&quot;given&quot;:&quot;Michelle T.&quot;,&quot;parse-names&quot;:false,&quot;dropping-particle&quot;:&quot;&quot;,&quot;non-dropping-particle&quot;:&quot;&quot;},{&quot;family&quot;:&quot;Savchenko&quot;,&quot;given&quot;:&quot;Volodymyr&quot;,&quot;parse-names&quot;:false,&quot;dropping-particle&quot;:&quot;&quot;,&quot;non-dropping-particle&quot;:&quot;&quot;},{&quot;family&quot;:&quot;Savchenko&quot;,&quot;given&quot;:&quot;Denys&quot;,&quot;parse-names&quot;:false,&quot;dropping-particle&quot;:&quot;&quot;,&quot;non-dropping-particle&quot;:&quot;&quot;},{&quot;family&quot;:&quot;Schatz&quot;,&quot;given&quot;:&quot;Michael C.&quot;,&quot;parse-names&quot;:false,&quot;dropping-particle&quot;:&quot;&quot;,&quot;non-dropping-particle&quot;:&quot;&quot;},{&quot;family&quot;:&quot;Seguineau&quot;,&quot;given&quot;:&quot;Pauline&quot;,&quot;parse-names&quot;:false,&quot;dropping-particle&quot;:&quot;&quot;,&quot;non-dropping-particle&quot;:&quot;&quot;},{&quot;family&quot;:&quot;Serrano-Solano&quot;,&quot;given&quot;:&quot;Beatriz&quot;,&quot;parse-names&quot;:false,&quot;dropping-particle&quot;:&quot;&quot;,&quot;non-dropping-particle&quot;:&quot;&quot;},{&quot;family&quot;:&quot;Soranzo&quot;,&quot;given&quot;:&quot;Nicola&quot;,&quot;parse-names&quot;:false,&quot;dropping-particle&quot;:&quot;&quot;,&quot;non-dropping-particle&quot;:&quot;&quot;},{&quot;family&quot;:&quot;Srikakulam&quot;,&quot;given&quot;:&quot;Sanjay Kumar&quot;,&quot;parse-names&quot;:false,&quot;dropping-particle&quot;:&quot;&quot;,&quot;non-dropping-particle&quot;:&quot;&quot;},{&quot;family&quot;:&quot;Suderman&quot;,&quot;given&quot;:&quot;Keith&quot;,&quot;parse-names&quot;:false,&quot;dropping-particle&quot;:&quot;&quot;,&quot;non-dropping-particle&quot;:&quot;&quot;},{&quot;family&quot;:&quot;Syme&quot;,&quot;given&quot;:&quot;Anna E.&quot;,&quot;parse-names&quot;:false,&quot;dropping-particle&quot;:&quot;&quot;,&quot;non-dropping-particle&quot;:&quot;&quot;},{&quot;family&quot;:&quot;Tangaro&quot;,&quot;given&quot;:&quot;Marco Antonio&quot;,&quot;parse-names&quot;:false,&quot;dropping-particle&quot;:&quot;&quot;,&quot;non-dropping-particle&quot;:&quot;&quot;},{&quot;family&quot;:&quot;Tedds&quot;,&quot;given&quot;:&quot;Jonathan A.&quot;,&quot;parse-names&quot;:false,&quot;dropping-particle&quot;:&quot;&quot;,&quot;non-dropping-particle&quot;:&quot;&quot;},{&quot;family&quot;:&quot;Tekman&quot;,&quot;given&quot;:&quot;Mehmet&quot;,&quot;parse-names&quot;:false,&quot;dropping-particle&quot;:&quot;&quot;,&quot;non-dropping-particle&quot;:&quot;&quot;},{&quot;family&quot;:&quot;Thang&quot;,&quot;given&quot;:&quot;Wai Cheng&quot;,&quot;parse-names&quot;:false,&quot;dropping-particle&quot;:&quot;&quot;,&quot;non-dropping-particle&quot;:&quot;&quot;},{&quot;family&quot;:&quot;Thanki&quot;,&quot;given&quot;:&quot;Anil S.&quot;,&quot;parse-names&quot;:false,&quot;dropping-particle&quot;:&quot;&quot;,&quot;non-dropping-particle&quot;:&quot;&quot;},{&quot;family&quot;:&quot;Uhl&quot;,&quot;given&quot;:&quot;Michael&quot;,&quot;parse-names&quot;:false,&quot;dropping-particle&quot;:&quot;&quot;,&quot;non-dropping-particle&quot;:&quot;&quot;},{&quot;family&quot;:&quot;Beek&quot;,&quot;given&quot;:&quot;Marius&quot;,&quot;parse-names&quot;:false,&quot;dropping-particle&quot;:&quot;&quot;,&quot;non-dropping-particle&quot;:&quot;van den&quot;},{&quot;family&quot;:&quot;Varshney&quot;,&quot;given&quot;:&quot;Deepti&quot;,&quot;parse-names&quot;:false,&quot;dropping-particle&quot;:&quot;&quot;,&quot;non-dropping-particle&quot;:&quot;&quot;},{&quot;family&quot;:&quot;Vessio&quot;,&quot;given&quot;:&quot;Jenn&quot;,&quot;parse-names&quot;:false,&quot;dropping-particle&quot;:&quot;&quot;,&quot;non-dropping-particle&quot;:&quot;&quot;},{&quot;family&quot;:&quot;Videm&quot;,&quot;given&quot;:&quot;Pavankumar&quot;,&quot;parse-names&quot;:false,&quot;dropping-particle&quot;:&quot;&quot;,&quot;non-dropping-particle&quot;:&quot;&quot;},{&quot;family&quot;:&quot;Kuster&quot;,&quot;given&quot;:&quot;Greg&quot;,&quot;parse-names&quot;:false,&quot;dropping-particle&quot;:&quot;&quot;,&quot;non-dropping-particle&quot;:&quot;Von&quot;},{&quot;family&quot;:&quot;Watson&quot;,&quot;given&quot;:&quot;Gregory R.&quot;,&quot;parse-names&quot;:false,&quot;dropping-particle&quot;:&quot;&quot;,&quot;non-dropping-particle&quot;:&quot;&quot;},{&quot;family&quot;:&quot;Whitaker-Allen&quot;,&quot;given&quot;:&quot;Natalie&quot;,&quot;parse-names&quot;:false,&quot;dropping-particle&quot;:&quot;&quot;,&quot;non-dropping-particle&quot;:&quot;&quot;},{&quot;family&quot;:&quot;Winter&quot;,&quot;given&quot;:&quot;Uwe&quot;,&quot;parse-names&quot;:false,&quot;dropping-particle&quot;:&quot;&quot;,&quot;non-dropping-particle&quot;:&quot;&quot;},{&quot;family&quot;:&quot;Wolstencroft&quot;,&quot;given&quot;:&quot;Martin&quot;,&quot;parse-names&quot;:false,&quot;dropping-particle&quot;:&quot;&quot;,&quot;non-dropping-particle&quot;:&quot;&quot;},{&quot;family&quot;:&quot;Zambelli&quot;,&quot;given&quot;:&quot;Federico&quot;,&quot;parse-names&quot;:false,&quot;dropping-particle&quot;:&quot;&quot;,&quot;non-dropping-particle&quot;:&quot;&quot;},{&quot;family&quot;:&quot;Zierep&quot;,&quot;given&quot;:&quot;Paul&quot;,&quot;parse-names&quot;:false,&quot;dropping-particle&quot;:&quot;&quot;,&quot;non-dropping-particle&quot;:&quot;&quot;},{&quot;family&quot;:&quot;Zoabi&quot;,&quot;given&quot;:&quot;Rand&quot;,&quot;parse-names&quot;:false,&quot;dropping-particle&quot;:&quot;&quot;,&quot;non-dropping-particle&quot;:&quot;&quot;}],&quot;container-title&quot;:&quot;Nucleic Acids Research&quot;,&quot;container-title-short&quot;:&quot;Nucleic Acids Res.&quot;,&quot;accessed&quot;:{&quot;date-parts&quot;:[[2026,2,10]]},&quot;DOI&quot;:&quot;10.1093/NAR/GKAE410&quot;,&quot;ISSN&quot;:&quot;0305-1048&quot;,&quot;PMID&quot;:&quot;38769056&quot;,&quot;URL&quot;:&quot;https://dx.doi.org/10.1093/nar/gkae410&quot;,&quot;issued&quot;:{&quot;date-parts&quot;:[[2024,7,5]]},&quot;page&quot;:&quot;W83-W94&quot;,&quot;abstract&quot;:&quot;Galaxy (https://galaxyproject.org) is deployed globally, predominantly through free-to-use services, supporting user-driven research that broadens in scope each year. Users are attracted to public Galaxy services by platform stability, tool and reference dataset diversity, training, support and integration, which enables complex, reproducible, shareable data analysis. Applying the principles of user experience design (UXD), has driven improvements in accessibility, tool discoverability through Galaxy Labs/subdomains, and a redesigned Galaxy ToolShed. Galaxy tool capabilities are progressing in two strategic directions: integrating general purpose graphical processing units (GPGPU) access for cutting-edge methods, and licensed tool support. Engagement with global research consortia is being increased by developing more workflows in Galaxy and by resourcing the public Galaxy services to run them. The Galaxy Training Network (GTN) portfolio has grown in both size, and accessibility, through learning paths and direct integration with Galaxy tools that feature in training courses. Code development continues in line with the Galaxy Project roadmap, with improvements to job scheduling and the user interface. Environmental impact assessment is also helping engage users and developers, reminding them of their role in sustainability, by displaying estimated CO2 emissions generated by each Galaxy job.&quot;,&quot;publisher&quot;:&quot;Oxford Academic&quot;,&quot;issue&quot;:&quot;W1&quot;,&quot;volume&quot;:&quot;52&quot;},&quot;isTemporary&quot;:false}]},{&quot;citationID&quot;:&quot;MENDELEY_CITATION_33e21b3f-8298-4eeb-8ff5-79640b6a060d&quot;,&quot;properties&quot;:{&quot;noteIndex&quot;:0},&quot;isEdited&quot;:false,&quot;manualOverride&quot;:{&quot;isManuallyOverridden&quot;:false,&quot;citeprocText&quot;:&quot;[5]&quot;,&quot;manualOverrideText&quot;:&quot;&quot;},&quot;citationTag&quot;:&quot;MENDELEY_CITATION_v3_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&quot;,&quot;citationItems&quot;:[{&quot;id&quot;:&quot;743de985-9249-3664-8071-ed417c6345c2&quot;,&quot;itemData&quot;:{&quot;type&quot;:&quot;article-journal&quot;,&quot;id&quot;:&quot;743de985-9249-3664-8071-ed417c6345c2&quot;,&quot;title&quot;:&quot;The new highest number of B chromosomes (Bs) in Leisler’s bat Nyctalus leisleri (Kuhl, 1817)&quot;,&quot;author&quot;:[{&quot;family&quot;:&quot;Rajičić&quot;,&quot;given&quot;:&quot;Marija&quot;,&quot;parse-names&quot;:false,&quot;dropping-particle&quot;:&quot;&quot;,&quot;non-dropping-particle&quot;:&quot;&quot;},{&quot;family&quot;:&quot;Budinski&quot;,&quot;given&quot;:&quot;Ivana&quot;,&quot;parse-names&quot;:false,&quot;dropping-particle&quot;:&quot;&quot;,&quot;non-dropping-particle&quot;:&quot;&quot;},{&quot;family&quot;:&quot;Miljević&quot;,&quot;given&quot;:&quot;Milan&quot;,&quot;parse-names&quot;:false,&quot;dropping-particle&quot;:&quot;&quot;,&quot;non-dropping-particle&quot;:&quot;&quot;},{&quot;family&quot;:&quot;Bajić&quot;,&quot;given&quot;:&quot;Branka&quot;,&quot;parse-names&quot;:false,&quot;dropping-particle&quot;:&quot;&quot;,&quot;non-dropping-particle&quot;:&quot;&quot;},{&quot;family&quot;:&quot;Paunović&quot;,&quot;given&quot;:&quot;Milan&quot;,&quot;parse-names&quot;:false,&quot;dropping-particle&quot;:&quot;&quot;,&quot;non-dropping-particle&quot;:&quot;&quot;},{&quot;family&quot;:&quot;Vujošević&quot;,&quot;given&quot;:&quot;Mladen&quot;,&quot;parse-names&quot;:false,&quot;dropping-particle&quot;:&quot;&quot;,&quot;non-dropping-particle&quot;:&quot;&quot;},{&quot;family&quot;:&quot;Blagojević&quot;,&quot;given&quot;:&quot;Jelena&quot;,&quot;parse-names&quot;:false,&quot;dropping-particle&quot;:&quot;&quot;,&quot;non-dropping-particle&quot;:&quot;&quot;}],&quot;container-title&quot;:&quot;Comparative Cytogenetics 16(3): 173-184&quot;,&quot;accessed&quot;:{&quot;date-parts&quot;:[[2025,12,18]]},&quot;DOI&quot;:&quot;10.3897/COMPCYTOGEN.V16I3.89911&quot;,&quot;ISSN&quot;:&quot;1993-078X&quot;,&quot;URL&quot;:&quot;https://compcytogen.pensoft.net/article/89911/&quot;,&quot;issued&quot;:{&quot;date-parts&quot;:[[2022,9,30]]},&quot;page&quot;:&quot;173-184&quot;,&quot;abstract&quot;:&quot;B chromosomes (Bs) are supernumerary to the standard chromosome set, from which they prevalently derive. Variation in numbers both among individuals or populations and among cells within individuals is their constant feature. Leisler’s bat Nyctalus leisleri (Kuhl, 1817) is one of only four species of Chiroptera with detected Bs. Four males of N. leisleri were collected from two localities on the territory of Serbia and cytogenetically analysed. All animals had Bs with interindividual variability ranging from two to five heterochromatic micro Bs. The highest number of Bs was detected in this species. Among mammals, Rodentia and Chiroptera are orders with the largest number of species, but Bs frequently appear in rodents and rarely in chiropterans. Possible explanations for this difference are offered.&quot;,&quot;publisher&quot;:&quot;Pensoft Publishers&quot;,&quot;issue&quot;:&quot;3&quot;,&quot;volume&quot;:&quot;16&quot;,&quot;container-title-short&quot;:&quot;&quot;},&quot;isTemporary&quot;:false}]},{&quot;citationID&quot;:&quot;MENDELEY_CITATION_ec46f73d-ad13-4389-ae56-1989bf34bda0&quot;,&quot;properties&quot;:{&quot;noteIndex&quot;:0},&quot;isEdited&quot;:false,&quot;manualOverride&quot;:{&quot;isManuallyOverridden&quot;:false,&quot;citeprocText&quot;:&quot;[45]&quot;,&quot;manualOverrideText&quot;:&quot;&quot;},&quot;citationTag&quot;:&quot;MENDELEY_CITATION_v3_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&quot;,&quot;citationItems&quot;:[{&quot;id&quot;:&quot;560fe42a-8954-3a87-befd-89723168ac90&quot;,&quot;itemData&quot;:{&quot;type&quot;:&quot;article-journal&quot;,&quot;id&quot;:&quot;560fe42a-8954-3a87-befd-89723168ac90&quot;,&quot;title&quot;:&quot;DAVID: a web server for functional enrichment analysis and functional annotation of gene lists (2021 update)&quot;,&quot;author&quot;:[{&quot;family&quot;:&quot;Sherman&quot;,&quot;given&quot;:&quot;Brad T.&quot;,&quot;parse-names&quot;:false,&quot;dropping-particle&quot;:&quot;&quot;,&quot;non-dropping-particle&quot;:&quot;&quot;},{&quot;family&quot;:&quot;Hao&quot;,&quot;given&quot;:&quot;Ming&quot;,&quot;parse-names&quot;:false,&quot;dropping-particle&quot;:&quot;&quot;,&quot;non-dropping-particle&quot;:&quot;&quot;},{&quot;family&quot;:&quot;Qiu&quot;,&quot;given&quot;:&quot;Ju&quot;,&quot;parse-names&quot;:false,&quot;dropping-particle&quot;:&quot;&quot;,&quot;non-dropping-particle&quot;:&quot;&quot;},{&quot;family&quot;:&quot;Jiao&quot;,&quot;given&quot;:&quot;Xiaoli&quot;,&quot;parse-names&quot;:false,&quot;dropping-particle&quot;:&quot;&quot;,&quot;non-dropping-particle&quot;:&quot;&quot;},{&quot;family&quot;:&quot;Baseler&quot;,&quot;given&quot;:&quot;Michael W.&quot;,&quot;parse-names&quot;:false,&quot;dropping-particle&quot;:&quot;&quot;,&quot;non-dropping-particle&quot;:&quot;&quot;},{&quot;family&quot;:&quot;Lane&quot;,&quot;given&quot;:&quot;H. Clifford&quot;,&quot;parse-names&quot;:false,&quot;dropping-particle&quot;:&quot;&quot;,&quot;non-dropping-particle&quot;:&quot;&quot;},{&quot;family&quot;:&quot;Imamichi&quot;,&quot;given&quot;:&quot;Tomozumi&quot;,&quot;parse-names&quot;:false,&quot;dropping-particle&quot;:&quot;&quot;,&quot;non-dropping-particle&quot;:&quot;&quot;},{&quot;family&quot;:&quot;Chang&quot;,&quot;given&quot;:&quot;Weizhong&quot;,&quot;parse-names&quot;:false,&quot;dropping-particle&quot;:&quot;&quot;,&quot;non-dropping-particle&quot;:&quot;&quot;}],&quot;container-title&quot;:&quot;Nucleic Acids Research&quot;,&quot;container-title-short&quot;:&quot;Nucleic Acids Res.&quot;,&quot;accessed&quot;:{&quot;date-parts&quot;:[[2025,12,23]]},&quot;DOI&quot;:&quot;10.1093/NAR/GKAC194&quot;,&quot;ISSN&quot;:&quot;0305-1048&quot;,&quot;PMID&quot;:&quot;35325185&quot;,&quot;URL&quot;:&quot;https://dx.doi.org/10.1093/nar/gkac194&quot;,&quot;issued&quot;:{&quot;date-parts&quot;:[[2022,7,5]]},&quot;page&quot;:&quot;W216-W221&quot;,&quot;abstract&quot;:&quot;DAVID is a popular bioinformatics resource system including a web server and web service for functional annotation and enrichment analyses of gene lists. It consists of a comprehensive knowledgebase and a set of functional analysis tools. Here, we report all updates made in 2021. The DAVID Gene system was rebuilt to gain coverage of more organisms, which increased the taxonomy coverage from 17 399 to 55 464. All existing annotation types have been updated, if available, based on the new DAVID Gene system. Compared with the last version, the number of gene-term records for most annotation types within the updated Knowledgebase have significantly increased. Moreover, we have incorporated new annotations in the Knowledgebase including small molecule-gene interactions from PubChem, drug-gene interactions from DrugBank, tissue expression information from the Human Protein Atlas, disease information from DisGeNET, and pathways from WikiPathways and PathBank. Eight of ten subgroups split from Uniprot Keyword annotation were assigned to specific types. Finally, we added a species parameter for uploading a list of gene symbols to minimize the ambiguity between species, which increases the efficiency of the list upload and eliminates confusion for users. These current updates have significantly expanded the Knowledgebase and enhanced the discovery power of DAVID.&quot;,&quot;publisher&quot;:&quot;Oxford Academic&quot;,&quot;issue&quot;:&quot;W1&quot;,&quot;volume&quot;:&quot;50&quot;},&quot;isTemporary&quot;:false}]}]"/>
    <we:property name="MENDELEY_CITATIONS_LOCALE_CODE" value="&quot;ru-RU&quot;"/>
    <we:property name="MENDELEY_CITATIONS_STYLE" value="{&quot;id&quot;:&quot;https://www.zotero.org/styles/gost-r-7-0-5-2008-numeric&quot;,&quot;title&quot;:&quot;Russian GOST R 7.0.5-2008 (numeric)&quot;,&quot;format&quot;:&quot;numeric&quot;,&quot;defaultLocale&quot;:&quot;ru-RU&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81760-5211-41D6-9B8A-5DC68C008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1042</TotalTime>
  <Pages>32</Pages>
  <Words>8148</Words>
  <Characters>46445</Characters>
  <Application>Microsoft Office Word</Application>
  <DocSecurity>0</DocSecurity>
  <Lines>387</Lines>
  <Paragraphs>108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Gorbunov</dc:creator>
  <cp:keywords/>
  <dc:description/>
  <cp:lastModifiedBy>Gorbunov</cp:lastModifiedBy>
  <cp:revision>117</cp:revision>
  <cp:lastPrinted>2024-05-24T14:42:00Z</cp:lastPrinted>
  <dcterms:created xsi:type="dcterms:W3CDTF">2025-12-23T04:14:00Z</dcterms:created>
  <dcterms:modified xsi:type="dcterms:W3CDTF">2026-02-10T03:06:00Z</dcterms:modified>
</cp:coreProperties>
</file>